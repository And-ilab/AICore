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9C200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0" w:name="_heading=h.l7sad9g3eud7" w:colFirst="0" w:colLast="0"/>
      <w:bookmarkEnd w:id="0"/>
      <w:r w:rsidRPr="00A1095A">
        <w:rPr>
          <w:rFonts w:ascii="Arial" w:eastAsia="Arial" w:hAnsi="Arial" w:cs="Arial"/>
          <w:sz w:val="28"/>
          <w:szCs w:val="28"/>
          <w:lang w:val="ru-RU"/>
        </w:rPr>
        <w:t>ОТКРЫТОЕ АКЦИОНЕРНОЕ ОБЩЕСТВО</w:t>
      </w:r>
    </w:p>
    <w:p w14:paraId="5A345C61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1" w:name="_heading=h.5gfo9e6ygh6b" w:colFirst="0" w:colLast="0"/>
      <w:bookmarkEnd w:id="1"/>
      <w:r w:rsidRPr="00A1095A">
        <w:rPr>
          <w:rFonts w:ascii="Arial" w:eastAsia="Arial" w:hAnsi="Arial" w:cs="Arial"/>
          <w:sz w:val="28"/>
          <w:szCs w:val="28"/>
          <w:lang w:val="ru-RU"/>
        </w:rPr>
        <w:t xml:space="preserve"> «СБЕРЕГАТЕЛЬНЫЙ БАНК БЕЛАРУСБАНК»</w:t>
      </w:r>
    </w:p>
    <w:p w14:paraId="25C8E209" w14:textId="77777777" w:rsidR="009D43E8" w:rsidRPr="00A1095A" w:rsidRDefault="009D43E8">
      <w:pPr>
        <w:spacing w:after="0"/>
        <w:jc w:val="center"/>
        <w:rPr>
          <w:rFonts w:ascii="Arial" w:eastAsia="Arial" w:hAnsi="Arial" w:cs="Arial"/>
          <w:sz w:val="28"/>
          <w:szCs w:val="28"/>
          <w:lang w:val="ru-RU"/>
        </w:rPr>
      </w:pPr>
      <w:bookmarkStart w:id="2" w:name="_heading=h.97w716ig6ks6" w:colFirst="0" w:colLast="0"/>
      <w:bookmarkEnd w:id="2"/>
    </w:p>
    <w:p w14:paraId="26944338" w14:textId="77777777" w:rsidR="009D43E8" w:rsidRPr="00A1095A" w:rsidRDefault="00317F00">
      <w:pPr>
        <w:spacing w:after="0"/>
        <w:jc w:val="center"/>
        <w:rPr>
          <w:rFonts w:ascii="Arial" w:eastAsia="Arial" w:hAnsi="Arial" w:cs="Arial"/>
          <w:sz w:val="26"/>
          <w:szCs w:val="26"/>
          <w:lang w:val="ru-RU"/>
        </w:rPr>
      </w:pPr>
      <w:r w:rsidRPr="00A1095A">
        <w:rPr>
          <w:rFonts w:ascii="Arial" w:eastAsia="Arial" w:hAnsi="Arial" w:cs="Arial"/>
          <w:sz w:val="28"/>
          <w:szCs w:val="28"/>
          <w:lang w:val="ru-RU"/>
        </w:rPr>
        <w:t>ОБЩЕСТВО С ОГРАНИЧЕННОЙ ОТВЕТСТВЕННОСТЬЮ “ГС РИТЕЙЛ”</w:t>
      </w:r>
    </w:p>
    <w:p w14:paraId="20E38DEB" w14:textId="77777777" w:rsidR="009D43E8" w:rsidRPr="00A1095A" w:rsidRDefault="00317F00">
      <w:pPr>
        <w:spacing w:after="0" w:line="360" w:lineRule="auto"/>
        <w:ind w:firstLine="709"/>
        <w:jc w:val="both"/>
        <w:rPr>
          <w:rFonts w:ascii="Arial" w:eastAsia="Arial" w:hAnsi="Arial" w:cs="Arial"/>
          <w:lang w:val="ru-RU"/>
        </w:rPr>
      </w:pPr>
      <w:r>
        <w:rPr>
          <w:noProof/>
          <w:lang w:val="ru-RU"/>
        </w:rPr>
        <mc:AlternateContent>
          <mc:Choice Requires="wps">
            <w:drawing>
              <wp:anchor distT="114300" distB="114300" distL="114300" distR="114300" simplePos="0" relativeHeight="251658240" behindDoc="0" locked="0" layoutInCell="1" hidden="0" allowOverlap="1" wp14:anchorId="17223054" wp14:editId="15A4D08C">
                <wp:simplePos x="0" y="0"/>
                <wp:positionH relativeFrom="column">
                  <wp:posOffset>66676</wp:posOffset>
                </wp:positionH>
                <wp:positionV relativeFrom="paragraph">
                  <wp:posOffset>367643</wp:posOffset>
                </wp:positionV>
                <wp:extent cx="3009900" cy="1990725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98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61B4DC" w14:textId="77777777" w:rsidR="004E522C" w:rsidRPr="003C42DA" w:rsidRDefault="004E522C">
                            <w:pPr>
                              <w:spacing w:after="120" w:line="280" w:lineRule="auto"/>
                              <w:ind w:right="-4239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>УТВЕРЖДАЮ</w:t>
                            </w:r>
                          </w:p>
                          <w:p w14:paraId="726437A2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 xml:space="preserve">Испонительный директор ОАО “Сберегательный банк Беларусбанк” </w:t>
                            </w:r>
                          </w:p>
                          <w:p w14:paraId="09B72848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52911152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Ю.А.Насевич</w:t>
                            </w:r>
                          </w:p>
                          <w:p w14:paraId="2252555A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</w:p>
                          <w:p w14:paraId="4BA11A03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22305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5.25pt;margin-top:28.95pt;width:237pt;height:156.75pt;z-index:251658240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" filled="f" stroked="f">
                <v:textbox style="mso-fit-shape-to-text:t" inset="2.53958mm,2.53958mm,2.53958mm,2.53958mm">
                  <w:txbxContent>
                    <w:p w14:paraId="4F61B4DC" w14:textId="77777777" w:rsidR="004E522C" w:rsidRPr="003C42DA" w:rsidRDefault="004E522C">
                      <w:pPr>
                        <w:spacing w:after="120" w:line="280" w:lineRule="auto"/>
                        <w:ind w:right="-4239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>УТВЕРЖДАЮ</w:t>
                      </w:r>
                    </w:p>
                    <w:p w14:paraId="726437A2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 xml:space="preserve">Испонительный директор ОАО “Сберегательный банк Беларусбанк” </w:t>
                      </w:r>
                    </w:p>
                    <w:p w14:paraId="09B72848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52911152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Ю.А.Насевич</w:t>
                      </w:r>
                    </w:p>
                    <w:p w14:paraId="2252555A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</w:p>
                    <w:p w14:paraId="4BA11A03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ru-RU"/>
        </w:rPr>
        <mc:AlternateContent>
          <mc:Choice Requires="wps">
            <w:drawing>
              <wp:anchor distT="114300" distB="114300" distL="114300" distR="114300" simplePos="0" relativeHeight="251659264" behindDoc="0" locked="0" layoutInCell="1" hidden="0" allowOverlap="1" wp14:anchorId="6EE15004" wp14:editId="54C79C64">
                <wp:simplePos x="0" y="0"/>
                <wp:positionH relativeFrom="column">
                  <wp:posOffset>3181350</wp:posOffset>
                </wp:positionH>
                <wp:positionV relativeFrom="paragraph">
                  <wp:posOffset>325710</wp:posOffset>
                </wp:positionV>
                <wp:extent cx="3009900" cy="1990725"/>
                <wp:effectExtent l="0" t="0" r="0" b="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98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415385" w14:textId="77777777" w:rsidR="004E522C" w:rsidRPr="003C42DA" w:rsidRDefault="004E522C">
                            <w:pPr>
                              <w:spacing w:after="120" w:line="280" w:lineRule="auto"/>
                              <w:ind w:right="-4239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>УТВЕРЖДАЮ</w:t>
                            </w:r>
                          </w:p>
                          <w:p w14:paraId="622DE976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  <w:r w:rsidRPr="003C42DA"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lang w:val="ru-RU"/>
                              </w:rPr>
                              <w:t xml:space="preserve">Директор ООО “ГС Ритейл” </w:t>
                            </w:r>
                          </w:p>
                          <w:p w14:paraId="16622D09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4F666B97" w14:textId="77777777" w:rsidR="004E522C" w:rsidRPr="003C42DA" w:rsidRDefault="004E522C">
                            <w:pPr>
                              <w:spacing w:after="0" w:line="280" w:lineRule="auto"/>
                              <w:textDirection w:val="btLr"/>
                              <w:rPr>
                                <w:lang w:val="ru-RU"/>
                              </w:rPr>
                            </w:pPr>
                          </w:p>
                          <w:p w14:paraId="273A57F9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u w:val="single"/>
                              </w:rPr>
                              <w:t>_______________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 xml:space="preserve"> Г.В.Есис</w:t>
                            </w:r>
                          </w:p>
                          <w:p w14:paraId="044DB650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</w:p>
                          <w:p w14:paraId="3457E026" w14:textId="77777777" w:rsidR="004E522C" w:rsidRDefault="004E522C">
                            <w:pPr>
                              <w:spacing w:after="0" w:line="280" w:lineRule="auto"/>
                              <w:textDirection w:val="btLr"/>
                            </w:pPr>
                            <w:r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</w:rPr>
                              <w:t>«___» ____________2026 г.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E15004" id="Надпись 1" o:spid="_x0000_s1027" type="#_x0000_t202" style="position:absolute;left:0;text-align:left;margin-left:250.5pt;margin-top:25.65pt;width:237pt;height:156.75pt;z-index:251659264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" filled="f" stroked="f">
                <v:textbox style="mso-fit-shape-to-text:t" inset="2.53958mm,2.53958mm,2.53958mm,2.53958mm">
                  <w:txbxContent>
                    <w:p w14:paraId="21415385" w14:textId="77777777" w:rsidR="004E522C" w:rsidRPr="003C42DA" w:rsidRDefault="004E522C">
                      <w:pPr>
                        <w:spacing w:after="120" w:line="280" w:lineRule="auto"/>
                        <w:ind w:right="-4239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>УТВЕРЖДАЮ</w:t>
                      </w:r>
                    </w:p>
                    <w:p w14:paraId="622DE976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  <w:r w:rsidRPr="003C42DA"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lang w:val="ru-RU"/>
                        </w:rPr>
                        <w:t xml:space="preserve">Директор ООО “ГС Ритейл” </w:t>
                      </w:r>
                    </w:p>
                    <w:p w14:paraId="16622D09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4F666B97" w14:textId="77777777" w:rsidR="004E522C" w:rsidRPr="003C42DA" w:rsidRDefault="004E522C">
                      <w:pPr>
                        <w:spacing w:after="0" w:line="280" w:lineRule="auto"/>
                        <w:textDirection w:val="btLr"/>
                        <w:rPr>
                          <w:lang w:val="ru-RU"/>
                        </w:rPr>
                      </w:pPr>
                    </w:p>
                    <w:p w14:paraId="273A57F9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u w:val="single"/>
                        </w:rPr>
                        <w:t>_______________</w:t>
                      </w: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 xml:space="preserve"> Г.В.Есис</w:t>
                      </w:r>
                    </w:p>
                    <w:p w14:paraId="044DB650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</w:p>
                    <w:p w14:paraId="3457E026" w14:textId="77777777" w:rsidR="004E522C" w:rsidRDefault="004E522C">
                      <w:pPr>
                        <w:spacing w:after="0" w:line="280" w:lineRule="auto"/>
                        <w:textDirection w:val="btLr"/>
                      </w:pPr>
                      <w:r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</w:rPr>
                        <w:t>«___» ____________2026 г.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157"/>
        <w:tblW w:w="5250" w:type="dxa"/>
        <w:tblInd w:w="-54" w:type="dxa"/>
        <w:tblLayout w:type="fixed"/>
        <w:tblLook w:val="0000" w:firstRow="0" w:lastRow="0" w:firstColumn="0" w:lastColumn="0" w:noHBand="0" w:noVBand="0"/>
      </w:tblPr>
      <w:tblGrid>
        <w:gridCol w:w="5250"/>
      </w:tblGrid>
      <w:tr w:rsidR="009D43E8" w14:paraId="0ACE9AAA" w14:textId="77777777">
        <w:tc>
          <w:tcPr>
            <w:tcW w:w="5250" w:type="dxa"/>
          </w:tcPr>
          <w:sdt>
            <w:sdtPr>
              <w:tag w:val="goog_rdk_1"/>
              <w:id w:val="1573186655"/>
              <w:lock w:val="contentLocked"/>
            </w:sdtPr>
            <w:sdtContent>
              <w:p w14:paraId="54C82A4A" w14:textId="77777777" w:rsidR="009D43E8" w:rsidRDefault="009D43E8">
                <w:pPr>
                  <w:spacing w:after="0" w:line="360" w:lineRule="auto"/>
                  <w:ind w:firstLine="709"/>
                  <w:jc w:val="both"/>
                  <w:rPr>
                    <w:rFonts w:ascii="Arial" w:eastAsia="Arial" w:hAnsi="Arial" w:cs="Arial"/>
                  </w:rPr>
                </w:pPr>
              </w:p>
              <w:tbl>
                <w:tblPr>
                  <w:tblStyle w:val="156"/>
                  <w:tblW w:w="5264" w:type="dxa"/>
                  <w:tblInd w:w="0" w:type="dxa"/>
                  <w:tblLayout w:type="fixed"/>
                  <w:tblLook w:val="0000" w:firstRow="0" w:lastRow="0" w:firstColumn="0" w:lastColumn="0" w:noHBand="0" w:noVBand="0"/>
                </w:tblPr>
                <w:tblGrid>
                  <w:gridCol w:w="5264"/>
                </w:tblGrid>
                <w:tr w:rsidR="009D43E8" w14:paraId="30FE79DA" w14:textId="77777777">
                  <w:tc>
                    <w:tcPr>
                      <w:tcW w:w="5264" w:type="dxa"/>
                    </w:tcPr>
                    <w:sdt>
                      <w:sdtPr>
                        <w:tag w:val="goog_rdk_0"/>
                        <w:id w:val="1917233826"/>
                        <w:lock w:val="contentLocked"/>
                      </w:sdtPr>
                      <w:sdtContent>
                        <w:p w14:paraId="1E0B4262" w14:textId="77777777" w:rsidR="009D43E8" w:rsidRDefault="00000000">
                          <w:pPr>
                            <w:spacing w:after="0" w:line="280" w:lineRule="auto"/>
                            <w:rPr>
                              <w:rFonts w:ascii="Arial" w:eastAsia="Arial" w:hAnsi="Arial" w:cs="Arial"/>
                              <w:sz w:val="28"/>
                              <w:szCs w:val="28"/>
                            </w:rPr>
                          </w:pPr>
                        </w:p>
                      </w:sdtContent>
                    </w:sdt>
                  </w:tc>
                </w:tr>
              </w:tbl>
              <w:p w14:paraId="2D956847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57CE3B97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1DD0FADB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753465B8" w14:textId="77777777" w:rsidR="009D43E8" w:rsidRDefault="009D43E8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  <w:p w14:paraId="762F2C97" w14:textId="77777777" w:rsidR="009D43E8" w:rsidRDefault="00000000">
                <w:pPr>
                  <w:spacing w:after="0" w:line="280" w:lineRule="auto"/>
                  <w:rPr>
                    <w:rFonts w:ascii="Arial" w:eastAsia="Arial" w:hAnsi="Arial" w:cs="Arial"/>
                    <w:sz w:val="28"/>
                    <w:szCs w:val="28"/>
                  </w:rPr>
                </w:pPr>
              </w:p>
            </w:sdtContent>
          </w:sdt>
        </w:tc>
      </w:tr>
    </w:tbl>
    <w:p w14:paraId="33101E56" w14:textId="77777777" w:rsidR="009D43E8" w:rsidRDefault="009D43E8">
      <w:pPr>
        <w:pStyle w:val="1"/>
        <w:rPr>
          <w:rFonts w:ascii="Arial" w:eastAsia="Arial" w:hAnsi="Arial" w:cs="Arial"/>
          <w:b/>
          <w:bCs/>
          <w:color w:val="000000"/>
          <w:sz w:val="28"/>
          <w:szCs w:val="28"/>
        </w:rPr>
      </w:pPr>
      <w:bookmarkStart w:id="3" w:name="_heading=h.t14uxofe82st" w:colFirst="0" w:colLast="0"/>
      <w:bookmarkEnd w:id="3"/>
    </w:p>
    <w:p w14:paraId="0C689406" w14:textId="77777777" w:rsidR="009D43E8" w:rsidRPr="00A1095A" w:rsidRDefault="00317F00">
      <w:pPr>
        <w:pStyle w:val="1"/>
        <w:jc w:val="center"/>
        <w:rPr>
          <w:rFonts w:ascii="Arial" w:eastAsia="Arial" w:hAnsi="Arial" w:cs="Arial"/>
          <w:b/>
          <w:bCs/>
          <w:color w:val="000000"/>
          <w:sz w:val="28"/>
          <w:szCs w:val="28"/>
          <w:lang w:val="ru-RU"/>
        </w:rPr>
      </w:pPr>
      <w:bookmarkStart w:id="4" w:name="_heading=h.qpb3xe8z620w" w:colFirst="0" w:colLast="0"/>
      <w:bookmarkEnd w:id="4"/>
      <w:r w:rsidRPr="00A1095A">
        <w:rPr>
          <w:rFonts w:ascii="Arial" w:eastAsia="Arial" w:hAnsi="Arial" w:cs="Arial"/>
          <w:b/>
          <w:bCs/>
          <w:color w:val="000000"/>
          <w:sz w:val="28"/>
          <w:szCs w:val="28"/>
          <w:lang w:val="ru-RU"/>
        </w:rPr>
        <w:t>Техническое задание на создание автоматизированной системы</w:t>
      </w:r>
    </w:p>
    <w:p w14:paraId="2303684C" w14:textId="77777777" w:rsidR="009D43E8" w:rsidRPr="00A1095A" w:rsidRDefault="00317F00">
      <w:pPr>
        <w:spacing w:before="180" w:after="180"/>
        <w:jc w:val="center"/>
        <w:rPr>
          <w:rFonts w:ascii="Arial" w:eastAsia="Arial" w:hAnsi="Arial" w:cs="Arial"/>
          <w:b/>
          <w:bCs/>
          <w:color w:val="0F4761"/>
          <w:sz w:val="42"/>
          <w:szCs w:val="42"/>
          <w:lang w:val="ru-RU"/>
        </w:rPr>
      </w:pPr>
      <w:r w:rsidRPr="00A1095A">
        <w:rPr>
          <w:rFonts w:ascii="Arial" w:eastAsia="Arial" w:hAnsi="Arial" w:cs="Arial"/>
          <w:b/>
          <w:bCs/>
          <w:sz w:val="28"/>
          <w:szCs w:val="28"/>
          <w:lang w:val="ru-RU"/>
        </w:rPr>
        <w:t>“ПО на базе искусственного интеллекта для банковских процессов”</w:t>
      </w:r>
    </w:p>
    <w:p w14:paraId="54C4F556" w14:textId="10286DBE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Версия:</w:t>
      </w:r>
      <w:r w:rsidRPr="00A1095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A1095A">
        <w:rPr>
          <w:rFonts w:ascii="Arial" w:eastAsia="Arial" w:hAnsi="Arial" w:cs="Arial"/>
          <w:lang w:val="ru-RU"/>
        </w:rPr>
        <w:t>1.</w:t>
      </w:r>
      <w:ins w:id="5" w:author="Никита Гринь" w:date="2026-08-06T11:37:00Z" w16du:dateUtc="2026-08-06T08:37:00Z">
        <w:r w:rsidR="00641D32">
          <w:rPr>
            <w:rFonts w:ascii="Arial" w:eastAsia="Arial" w:hAnsi="Arial" w:cs="Arial"/>
            <w:lang w:val="ru-RU"/>
          </w:rPr>
          <w:t>8</w:t>
        </w:r>
      </w:ins>
      <w:del w:id="6" w:author="Никита Гринь" w:date="2026-08-04T17:24:00Z" w16du:dateUtc="2026-08-04T14:24:00Z">
        <w:r w:rsidRPr="00A1095A" w:rsidDel="004A7722">
          <w:rPr>
            <w:rFonts w:ascii="Arial" w:eastAsia="Arial" w:hAnsi="Arial" w:cs="Arial"/>
            <w:lang w:val="ru-RU"/>
          </w:rPr>
          <w:delText>4</w:delText>
        </w:r>
      </w:del>
    </w:p>
    <w:p w14:paraId="2304DA42" w14:textId="6A1FC994" w:rsidR="009D43E8" w:rsidRPr="00910837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Дата:</w:t>
      </w:r>
      <w:r w:rsidRPr="00A1095A">
        <w:rPr>
          <w:rFonts w:ascii="Arial" w:eastAsia="Arial" w:hAnsi="Arial" w:cs="Arial"/>
          <w:lang w:val="ru-RU"/>
        </w:rPr>
        <w:t xml:space="preserve"> 2026-0</w:t>
      </w:r>
      <w:ins w:id="7" w:author="Никита Гринь" w:date="2026-08-06T11:37:00Z" w16du:dateUtc="2026-08-06T08:37:00Z">
        <w:r w:rsidR="00641D32">
          <w:rPr>
            <w:rFonts w:ascii="Arial" w:eastAsia="Arial" w:hAnsi="Arial" w:cs="Arial"/>
            <w:lang w:val="ru-RU"/>
          </w:rPr>
          <w:t>6</w:t>
        </w:r>
      </w:ins>
      <w:del w:id="8" w:author="Никита Гринь" w:date="2026-08-04T17:25:00Z" w16du:dateUtc="2026-08-04T14:25:00Z">
        <w:r w:rsidRPr="00A1095A" w:rsidDel="004A7722">
          <w:rPr>
            <w:rFonts w:ascii="Arial" w:eastAsia="Arial" w:hAnsi="Arial" w:cs="Arial"/>
            <w:lang w:val="ru-RU"/>
          </w:rPr>
          <w:delText>7</w:delText>
        </w:r>
      </w:del>
      <w:r w:rsidRPr="00A1095A">
        <w:rPr>
          <w:rFonts w:ascii="Arial" w:eastAsia="Arial" w:hAnsi="Arial" w:cs="Arial"/>
          <w:lang w:val="ru-RU"/>
        </w:rPr>
        <w:t>-</w:t>
      </w:r>
      <w:ins w:id="9" w:author="Никита Гринь" w:date="2026-08-04T17:25:00Z" w16du:dateUtc="2026-08-04T14:25:00Z">
        <w:r w:rsidR="004A7722" w:rsidRPr="00910837">
          <w:rPr>
            <w:rFonts w:ascii="Arial" w:eastAsia="Arial" w:hAnsi="Arial" w:cs="Arial"/>
            <w:lang w:val="ru-RU"/>
            <w:rPrChange w:id="10" w:author="Никита Гринь" w:date="2026-08-05T12:07:00Z" w16du:dateUtc="2026-08-05T09:07:00Z">
              <w:rPr>
                <w:rFonts w:ascii="Arial" w:eastAsia="Arial" w:hAnsi="Arial" w:cs="Arial"/>
                <w:lang w:val="en-US"/>
              </w:rPr>
            </w:rPrChange>
          </w:rPr>
          <w:t>08</w:t>
        </w:r>
      </w:ins>
      <w:del w:id="11" w:author="Никита Гринь" w:date="2026-08-04T17:25:00Z" w16du:dateUtc="2026-08-04T14:25:00Z">
        <w:r w:rsidRPr="00A1095A" w:rsidDel="004A7722">
          <w:rPr>
            <w:rFonts w:ascii="Arial" w:eastAsia="Arial" w:hAnsi="Arial" w:cs="Arial"/>
            <w:lang w:val="ru-RU"/>
          </w:rPr>
          <w:delText>10</w:delText>
        </w:r>
      </w:del>
    </w:p>
    <w:p w14:paraId="0C35CCAD" w14:textId="2D2725F4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Проект:</w:t>
      </w:r>
      <w:r w:rsidRPr="00A1095A">
        <w:rPr>
          <w:rFonts w:ascii="Arial" w:eastAsia="Arial" w:hAnsi="Arial" w:cs="Arial"/>
          <w:lang w:val="ru-RU"/>
        </w:rPr>
        <w:t xml:space="preserve"> ПО на базе искусственного интеллекта для</w:t>
      </w:r>
      <w:r w:rsidRPr="00A1095A">
        <w:rPr>
          <w:rFonts w:ascii="Arial" w:eastAsia="Arial" w:hAnsi="Arial" w:cs="Arial"/>
          <w:color w:val="0F4761"/>
          <w:sz w:val="40"/>
          <w:szCs w:val="4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 xml:space="preserve">банковских процессов на базе ИИ </w:t>
      </w:r>
    </w:p>
    <w:p w14:paraId="06F9D341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Договор:</w:t>
      </w:r>
      <w:r w:rsidRPr="00A1095A">
        <w:rPr>
          <w:rFonts w:ascii="Arial" w:eastAsia="Arial" w:hAnsi="Arial" w:cs="Arial"/>
          <w:lang w:val="ru-RU"/>
        </w:rPr>
        <w:t xml:space="preserve"> № 14-03/2026 </w:t>
      </w:r>
    </w:p>
    <w:p w14:paraId="392A2640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Заказчик:</w:t>
      </w:r>
      <w:r w:rsidRPr="00A1095A">
        <w:rPr>
          <w:rFonts w:ascii="Arial" w:eastAsia="Arial" w:hAnsi="Arial" w:cs="Arial"/>
          <w:lang w:val="ru-RU"/>
        </w:rPr>
        <w:t xml:space="preserve"> ОАО «АСБ Беларусбанк» </w:t>
      </w:r>
    </w:p>
    <w:p w14:paraId="210A4396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Исполнитель:</w:t>
      </w:r>
      <w:r w:rsidRPr="00A1095A">
        <w:rPr>
          <w:rFonts w:ascii="Arial" w:eastAsia="Arial" w:hAnsi="Arial" w:cs="Arial"/>
          <w:lang w:val="ru-RU"/>
        </w:rPr>
        <w:t xml:space="preserve"> ООО «ГС Ритейл»</w:t>
      </w:r>
    </w:p>
    <w:p w14:paraId="21CF9F45" w14:textId="77777777" w:rsidR="009D43E8" w:rsidRPr="00A1095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b/>
          <w:bCs/>
          <w:lang w:val="ru-RU"/>
        </w:rPr>
        <w:t>Назначение:</w:t>
      </w:r>
      <w:r w:rsidRPr="00A1095A">
        <w:rPr>
          <w:rFonts w:ascii="Arial" w:eastAsia="Arial" w:hAnsi="Arial" w:cs="Arial"/>
          <w:lang w:val="ru-RU"/>
        </w:rPr>
        <w:t xml:space="preserve"> единое согласуемое проектное ТЗ (этап 1 календарного плана, </w:t>
      </w:r>
      <w:r w:rsidRPr="00A1095A">
        <w:rPr>
          <w:rFonts w:ascii="Arial" w:eastAsia="Arial" w:hAnsi="Arial" w:cs="Arial"/>
          <w:b/>
          <w:bCs/>
          <w:lang w:val="ru-RU"/>
        </w:rPr>
        <w:t>Прил.2</w:t>
      </w:r>
      <w:r w:rsidRPr="00A1095A">
        <w:rPr>
          <w:rFonts w:ascii="Arial" w:eastAsia="Arial" w:hAnsi="Arial" w:cs="Arial"/>
          <w:lang w:val="ru-RU"/>
        </w:rPr>
        <w:t xml:space="preserve">) на контур </w:t>
      </w:r>
      <w:r>
        <w:rPr>
          <w:rFonts w:ascii="Arial" w:eastAsia="Arial" w:hAnsi="Arial" w:cs="Arial"/>
          <w:b/>
          <w:bCs/>
        </w:rPr>
        <w:t>AI</w:t>
      </w:r>
      <w:r w:rsidRPr="00A1095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Hub</w:t>
      </w:r>
      <w:r w:rsidRPr="00A1095A">
        <w:rPr>
          <w:rFonts w:ascii="Arial" w:eastAsia="Arial" w:hAnsi="Arial" w:cs="Arial"/>
          <w:lang w:val="ru-RU"/>
        </w:rPr>
        <w:t xml:space="preserve"> (оболочка) и договорные модули </w:t>
      </w:r>
      <w:r w:rsidRPr="00A1095A">
        <w:rPr>
          <w:rFonts w:ascii="Arial" w:eastAsia="Arial" w:hAnsi="Arial" w:cs="Arial"/>
          <w:b/>
          <w:bCs/>
          <w:lang w:val="ru-RU"/>
        </w:rPr>
        <w:t>[Прил.1 §2.2]</w:t>
      </w:r>
      <w:r w:rsidRPr="00A1095A">
        <w:rPr>
          <w:rFonts w:ascii="Arial" w:eastAsia="Arial" w:hAnsi="Arial" w:cs="Arial"/>
          <w:lang w:val="ru-RU"/>
        </w:rPr>
        <w:t xml:space="preserve">: модуль </w:t>
      </w:r>
      <w:r>
        <w:rPr>
          <w:rFonts w:ascii="Arial" w:eastAsia="Arial" w:hAnsi="Arial" w:cs="Arial"/>
        </w:rPr>
        <w:t>LLM</w:t>
      </w:r>
      <w:r w:rsidRPr="00A1095A">
        <w:rPr>
          <w:rFonts w:ascii="Arial" w:eastAsia="Arial" w:hAnsi="Arial" w:cs="Arial"/>
          <w:lang w:val="ru-RU"/>
        </w:rPr>
        <w:t>, модуль Контакт-центра, модуль ИИ-ассистент, модуль распознавания документов — и интеграции с системами банка.</w:t>
      </w:r>
    </w:p>
    <w:p w14:paraId="351DE260" w14:textId="77777777" w:rsidR="009D43E8" w:rsidRPr="003C42DA" w:rsidRDefault="00317F00">
      <w:pPr>
        <w:spacing w:before="180" w:after="180"/>
        <w:rPr>
          <w:rFonts w:ascii="Arial" w:eastAsia="Arial" w:hAnsi="Arial" w:cs="Arial"/>
          <w:sz w:val="26"/>
          <w:szCs w:val="26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Нормативная база:</w:t>
      </w:r>
      <w:r w:rsidRPr="003C42DA">
        <w:rPr>
          <w:rFonts w:ascii="Arial" w:eastAsia="Arial" w:hAnsi="Arial" w:cs="Arial"/>
          <w:lang w:val="ru-RU"/>
        </w:rPr>
        <w:t xml:space="preserve"> содержание — по </w:t>
      </w:r>
      <w:r w:rsidRPr="003C42DA">
        <w:rPr>
          <w:rFonts w:ascii="Arial" w:eastAsia="Arial" w:hAnsi="Arial" w:cs="Arial"/>
          <w:b/>
          <w:bCs/>
          <w:lang w:val="ru-RU"/>
        </w:rPr>
        <w:t>Приложению 1</w:t>
      </w:r>
      <w:r w:rsidRPr="003C42DA">
        <w:rPr>
          <w:rFonts w:ascii="Arial" w:eastAsia="Arial" w:hAnsi="Arial" w:cs="Arial"/>
          <w:lang w:val="ru-RU"/>
        </w:rPr>
        <w:t xml:space="preserve"> к договору (приоритет); структура дополнена </w:t>
      </w:r>
      <w:r w:rsidRPr="003C42DA">
        <w:rPr>
          <w:rFonts w:ascii="Arial" w:eastAsia="Arial" w:hAnsi="Arial" w:cs="Arial"/>
          <w:b/>
          <w:bCs/>
          <w:lang w:val="ru-RU"/>
        </w:rPr>
        <w:t>ГОСТ 34.602-2020</w:t>
      </w:r>
      <w:r w:rsidRPr="003C42DA">
        <w:rPr>
          <w:rFonts w:ascii="Arial" w:eastAsia="Arial" w:hAnsi="Arial" w:cs="Arial"/>
          <w:lang w:val="ru-RU"/>
        </w:rPr>
        <w:t xml:space="preserve"> — см. </w:t>
      </w:r>
      <w:r>
        <w:fldChar w:fldCharType="begin"/>
      </w:r>
      <w:r>
        <w:instrText>HYPERLINK</w:instrText>
      </w:r>
      <w:r w:rsidRPr="003D1E67">
        <w:rPr>
          <w:lang w:val="ru-RU"/>
          <w:rPrChange w:id="12" w:author="Никита Гринь" w:date="2026-07-31T11:14:00Z" w16du:dateUtc="2026-07-31T08:14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13" w:author="Никита Гринь" w:date="2026-07-31T11:14:00Z" w16du:dateUtc="2026-07-31T08:14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14" w:author="Никита Гринь" w:date="2026-07-31T11:14:00Z" w16du:dateUtc="2026-07-31T08:14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15" w:author="Никита Гринь" w:date="2026-07-31T11:14:00Z" w16du:dateUtc="2026-07-31T08:14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16" w:author="Никита Гринь" w:date="2026-07-31T11:14:00Z" w16du:dateUtc="2026-07-31T08:14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17" w:author="Никита Гринь" w:date="2026-07-31T11:14:00Z" w16du:dateUtc="2026-07-31T08:14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18" w:author="Никита Гринь" w:date="2026-07-31T11:14:00Z" w16du:dateUtc="2026-07-31T08:14:00Z">
            <w:rPr/>
          </w:rPrChange>
        </w:rPr>
        <w:instrText>/1</w:instrText>
      </w:r>
      <w:r>
        <w:instrText>Y</w:instrText>
      </w:r>
      <w:r w:rsidRPr="003D1E67">
        <w:rPr>
          <w:lang w:val="ru-RU"/>
          <w:rPrChange w:id="19" w:author="Никита Гринь" w:date="2026-07-31T11:14:00Z" w16du:dateUtc="2026-07-31T08:14:00Z">
            <w:rPr/>
          </w:rPrChange>
        </w:rPr>
        <w:instrText>0</w:instrText>
      </w:r>
      <w:r>
        <w:instrText>FB</w:instrText>
      </w:r>
      <w:r w:rsidRPr="003D1E67">
        <w:rPr>
          <w:lang w:val="ru-RU"/>
          <w:rPrChange w:id="20" w:author="Никита Гринь" w:date="2026-07-31T11:14:00Z" w16du:dateUtc="2026-07-31T08:14:00Z">
            <w:rPr/>
          </w:rPrChange>
        </w:rPr>
        <w:instrText>6</w:instrText>
      </w:r>
      <w:r>
        <w:instrText>KqoxWxEejmj</w:instrText>
      </w:r>
      <w:r w:rsidRPr="003D1E67">
        <w:rPr>
          <w:lang w:val="ru-RU"/>
          <w:rPrChange w:id="21" w:author="Никита Гринь" w:date="2026-07-31T11:14:00Z" w16du:dateUtc="2026-07-31T08:14:00Z">
            <w:rPr/>
          </w:rPrChange>
        </w:rPr>
        <w:instrText>4</w:instrText>
      </w:r>
      <w:r>
        <w:instrText>v</w:instrText>
      </w:r>
      <w:r w:rsidRPr="003D1E67">
        <w:rPr>
          <w:lang w:val="ru-RU"/>
          <w:rPrChange w:id="22" w:author="Никита Гринь" w:date="2026-07-31T11:14:00Z" w16du:dateUtc="2026-07-31T08:14:00Z">
            <w:rPr/>
          </w:rPrChange>
        </w:rPr>
        <w:instrText>1</w:instrText>
      </w:r>
      <w:r>
        <w:instrText>rEryHMniKEQL</w:instrText>
      </w:r>
      <w:r w:rsidRPr="003D1E67">
        <w:rPr>
          <w:lang w:val="ru-RU"/>
          <w:rPrChange w:id="23" w:author="Никита Гринь" w:date="2026-07-31T11:14:00Z" w16du:dateUtc="2026-07-31T08:14:00Z">
            <w:rPr/>
          </w:rPrChange>
        </w:rPr>
        <w:instrText>8/</w:instrText>
      </w:r>
      <w:r>
        <w:instrText>edit</w:instrText>
      </w:r>
      <w:r w:rsidRPr="003D1E67">
        <w:rPr>
          <w:lang w:val="ru-RU"/>
          <w:rPrChange w:id="24" w:author="Никита Гринь" w:date="2026-07-31T11:14:00Z" w16du:dateUtc="2026-07-31T08:14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25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6" w:author="Никита Гринь" w:date="2026-07-31T11:14:00Z" w16du:dateUtc="2026-07-31T08:14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7" w:author="Никита Гринь" w:date="2026-07-31T11:14:00Z" w16du:dateUtc="2026-07-31T08:14:00Z">
            <w:rPr/>
          </w:rPrChange>
        </w:rPr>
        <w:instrText>.</w:instrText>
      </w:r>
      <w:r>
        <w:instrText>yt</w:instrText>
      </w:r>
      <w:r w:rsidRPr="003D1E67">
        <w:rPr>
          <w:lang w:val="ru-RU"/>
          <w:rPrChange w:id="28" w:author="Никита Гринь" w:date="2026-07-31T11:14:00Z" w16du:dateUtc="2026-07-31T08:14:00Z">
            <w:rPr/>
          </w:rPrChange>
        </w:rPr>
        <w:instrText>9</w:instrText>
      </w:r>
      <w:r>
        <w:instrText>bz</w:instrText>
      </w:r>
      <w:r w:rsidRPr="003D1E67">
        <w:rPr>
          <w:lang w:val="ru-RU"/>
          <w:rPrChange w:id="29" w:author="Никита Гринь" w:date="2026-07-31T11:14:00Z" w16du:dateUtc="2026-07-31T08:14:00Z">
            <w:rPr/>
          </w:rPrChange>
        </w:rPr>
        <w:instrText>7</w:instrText>
      </w:r>
      <w:r>
        <w:instrText>u</w:instrText>
      </w:r>
      <w:r w:rsidRPr="003D1E67">
        <w:rPr>
          <w:lang w:val="ru-RU"/>
          <w:rPrChange w:id="30" w:author="Никита Гринь" w:date="2026-07-31T11:14:00Z" w16du:dateUtc="2026-07-31T08:14:00Z">
            <w:rPr/>
          </w:rPrChange>
        </w:rPr>
        <w:instrText>53</w:instrText>
      </w:r>
      <w:r>
        <w:instrText>k</w:instrText>
      </w:r>
      <w:r w:rsidRPr="003D1E67">
        <w:rPr>
          <w:lang w:val="ru-RU"/>
          <w:rPrChange w:id="31" w:author="Никита Гринь" w:date="2026-07-31T11:14:00Z" w16du:dateUtc="2026-07-31T08:14:00Z">
            <w:rPr/>
          </w:rPrChange>
        </w:rPr>
        <w:instrText>3</w:instrText>
      </w:r>
      <w:r>
        <w:instrText>z</w:instrText>
      </w:r>
      <w:r w:rsidRPr="003D1E67">
        <w:rPr>
          <w:lang w:val="ru-RU"/>
          <w:rPrChange w:id="32" w:author="Никита Гринь" w:date="2026-07-31T11:14:00Z" w16du:dateUtc="2026-07-31T08:14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.1.1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.</w:t>
      </w:r>
    </w:p>
    <w:p w14:paraId="56823B37" w14:textId="77777777" w:rsidR="009D43E8" w:rsidRPr="003C42DA" w:rsidRDefault="009D43E8">
      <w:pPr>
        <w:pStyle w:val="a3"/>
        <w:rPr>
          <w:rFonts w:ascii="Arial" w:eastAsia="Arial" w:hAnsi="Arial" w:cs="Arial"/>
          <w:sz w:val="28"/>
          <w:szCs w:val="28"/>
          <w:lang w:val="ru-RU"/>
        </w:rPr>
      </w:pPr>
      <w:bookmarkStart w:id="33" w:name="_heading=h.dtl0qxukrsz1" w:colFirst="0" w:colLast="0"/>
      <w:bookmarkEnd w:id="33"/>
    </w:p>
    <w:p w14:paraId="5D268B9D" w14:textId="77777777" w:rsidR="009D43E8" w:rsidRPr="003C42DA" w:rsidRDefault="00317F00">
      <w:pPr>
        <w:pStyle w:val="a3"/>
        <w:rPr>
          <w:rFonts w:ascii="Arial" w:eastAsia="Arial" w:hAnsi="Arial" w:cs="Arial"/>
          <w:b/>
          <w:bCs/>
          <w:lang w:val="ru-RU"/>
        </w:rPr>
      </w:pPr>
      <w:bookmarkStart w:id="34" w:name="_heading=h.5xh43q6c0bn4" w:colFirst="0" w:colLast="0"/>
      <w:bookmarkEnd w:id="34"/>
      <w:r w:rsidRPr="003C42DA">
        <w:rPr>
          <w:rFonts w:ascii="Arial" w:eastAsia="Arial" w:hAnsi="Arial" w:cs="Arial"/>
          <w:sz w:val="28"/>
          <w:szCs w:val="28"/>
          <w:lang w:val="ru-RU"/>
        </w:rPr>
        <w:t>Минск 2026</w:t>
      </w:r>
    </w:p>
    <w:p w14:paraId="2AC6EFB0" w14:textId="77777777" w:rsidR="009D43E8" w:rsidRPr="003C42DA" w:rsidRDefault="00317F00">
      <w:pPr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lastRenderedPageBreak/>
        <w:t>Содержание</w:t>
      </w:r>
    </w:p>
    <w:sdt>
      <w:sdtPr>
        <w:id w:val="1867767232"/>
        <w:docPartObj>
          <w:docPartGallery w:val="Table of Contents"/>
          <w:docPartUnique/>
        </w:docPartObj>
      </w:sdtPr>
      <w:sdtContent>
        <w:p w14:paraId="2CE5EAC3" w14:textId="3FA9A29F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Техническое задание на создание автоматизированной системы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B6BFAAF" w14:textId="7F417A56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0. Реквизиты документа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87CB5C2" w14:textId="654A03E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0.1. Идентификация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355B76E" w14:textId="0AB8E18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0.2. Основание разработки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6ADCA4" w14:textId="48E12B45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0.3. Стороны и контакты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09F45CA" w14:textId="37B9295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I. Общие положения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945116D" w14:textId="341154F0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I.1. Правила и обозначения, принятые в документе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9BA6189" w14:textId="05231C23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Легенда маркеров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E3C7D91" w14:textId="76654220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I.1.1. Соответствие ГОСТ 34.602-2020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1A9F161" w14:textId="3B66B3F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 Контекст и цели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F9DD793" w14:textId="493BFF1D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Цели [Прил.1 §2.1]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5640B3B" w14:textId="5C5A78C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As-Is — Контакт-центр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0F8E55" w14:textId="54E0824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I.2.3. Ключевое решение по RBAC (суфл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и ассистент)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1D419B0" w14:textId="70F31FA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I.2.4. Ключевые проектные решения ТЗ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0EA415E" w14:textId="19196F06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 Глоссарий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5DA711E" w14:textId="2C11671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I.3.0.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и модуль Контакт-центра: разграничение терминов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83247B1" w14:textId="175CC36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I.3.1. Формат описания реализации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BF52931" w14:textId="79C2C55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 Матрица ролей и доступа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3A191C" w14:textId="06BCF50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I.4.1. Роли Прил.1 (§2.4)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E23EFC" w14:textId="224F414D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I.4.2. Дополнительные роли проекта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4970E1C" w14:textId="6B64B37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I.4.3. Матрица доступа (сводка)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205035D" w14:textId="191E1D8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I.5. Оболочка AI Hub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55EF3A8" w14:textId="55B80C64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I.6. Администрирование и настройки (сводка)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6B64AF3" w14:textId="4B992E62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I.7.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A661ABA" w14:textId="0FC3CE3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I.7.1. Архитектура информационного обмена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A1C323B" w14:textId="7177DAE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I.8. Сводная таблица макетов UI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6BFC10C" w14:textId="6A783D55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 Информационная безопасность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5DCB5E" w14:textId="7E01320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I.9.1. Требования информационной безопасности (§8 ТТ)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4F9F1A" w14:textId="47D9CB5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I.9.2. Журналирование и аудит (§9 ТТ)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B978D00" w14:textId="4520822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I.9.3. On-premise и транспорт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00909B3" w14:textId="60AFCEE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I.10. Active Directory / LDAPS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5C5E38F" w14:textId="2A209380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II. Модуль Контакт-центра (§2.2.2, §4)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3B79C05" w14:textId="2547E2F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II.1. Общие положения (§4.1)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5E95911" w14:textId="13113E8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II.1.1.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40A8E35" w14:textId="1E689AAA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 Модуль понимания запросов (§2.2.2.1, §4.2)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FE6777" w14:textId="2F2EE39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II.2.1. Общие требования (§4.2.1)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1D3FC66" w14:textId="0086DD8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II.2.2. ASR в канале телефония (§4.2.2)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86A96C" w14:textId="253F2D5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II.2.3.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51E824E" w14:textId="65B273F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II.2.5. Блокировка тем вне банковских консультаций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E79BDA7" w14:textId="01152DB1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 Дополнительные требования ASR (§4.2.2.13–19)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F6DAF45" w14:textId="43D0360D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II.2.4.1. Сценарии ASR (UC-ASR)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DE9D0CB" w14:textId="358753A2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II.2.4.2. Интеграционные сценарии ASR (INT-T-ASR, INT-T-OKTELL-MRCP)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DFBD6B5" w14:textId="457EF14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I.2.6. Механика эталонов обучающей выборки QU (§4.2.1.4)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168CB39" w14:textId="2E765680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Как наполняются и меняются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C493202" w14:textId="4ED3849B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Кем управляются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104A92" w14:textId="43DDB561" w:rsidR="009D43E8" w:rsidRDefault="009D43E8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2"/>
                <w:id w:val="-16333760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Дополнительные сценарии (≥50) и эталоны QU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0F09A6B2" w14:textId="05A2D324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II.3. Интерфейс для работы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— канал телефония (§2.2.2.2, §4.3.1)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04CC479" w14:textId="52D05D2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II.3.1.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C1A0637" w14:textId="0BC47923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II.3.2.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D6D1E8F" w14:textId="1FFA373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II.3.3.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E3A2D1D" w14:textId="7FD887F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 Функциональные требования §4.3 —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(телефония и онлайн-чат)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8E19138" w14:textId="76523FAD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II.3.4.1. §4.3.1 — канал телефония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08CE975" w14:textId="789309E8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II.3.4.2. §4.3.2 — канал онлайн-чат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8E51EB8" w14:textId="27B937E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 Настройки (редактор сценариев, LLM Контакт-центра)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8D8645E" w14:textId="28539C96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II.3.5.1. Редактор диалоговых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08F36B9" w14:textId="0617CF83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II.3.5.1.1. Управление промптами сценария (§4.5.2.6)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1334978" w14:textId="1CB1CE9B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II.3.5.3. База знаний LLM Контакт-центра (§4.5.1)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79680DF" w14:textId="538C2299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II.3.5.4. Настройка релевантности (§4.5.3)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3DAC3A7" w14:textId="230C709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II.3.5.2. Конфигурация LLM Контакт-центра (sufler_cc)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90B2F0" w14:textId="161BB931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II.3.6.1. Сквозной бюджет времени (ASR + RAG + LLM)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2D6FC9" w14:textId="1CAF7B47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II.3.5.5. Интерфейс внутреннего пользователя КЦ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626609D" w14:textId="58834F4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II.3.6. KPI и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95544C6" w14:textId="2ED3433B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 Интерфейс для работы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 — онлайн-чат (§2.2.2.3, §4.3.2)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3C1C52" w14:textId="4199367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II.4.1.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8175F10" w14:textId="7480D3B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II.4.2. Функциональные требования (UI панели </w:t>
            </w:r>
          </w:hyperlink>
          <w:hyperlink w:anchor="_heading=">
            <w:r>
              <w:rPr>
                <w:rFonts w:ascii="Arial" w:eastAsia="Arial" w:hAnsi="Arial" w:cs="Arial"/>
              </w:rPr>
              <w:t>суфлера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в АРМ)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A6CA99" w14:textId="2871879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II.4.3. Стыковка с платформой онлайн-чата (§8.1 integration TZ)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0B704A3" w14:textId="172F8B3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 Модуль онлайн-чат (§2.2.2.4, §4.4)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8398569" w14:textId="32E9C66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II.5.1. Контекст, каналы, состав системы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1BFB65C" w14:textId="03355B8C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II.5.1.1. Три блока каналов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2C3A2A7" w14:textId="5FDB9F5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II.5.2. Роли и администрирование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643BDD8" w14:textId="4EE6856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II.5.3. Виджет и форма входа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D6C91B" w14:textId="5F639A63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II.5.3.1. Настройки виджета (v1.3)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DEDEF25" w14:textId="33D17F0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II.5.4. АРМ оператора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BFC2C38" w14:textId="4EEEB71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II.5.5. Очереди, офлайн, отказы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43928A6" w14:textId="724032D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II.5.6. Сводная таблица UC (22 сценария)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FD94D02" w14:textId="69256EE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II.5.7.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E6C245D" w14:textId="62DEC35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II.5.9. Возможности сообщений по каналам (§6.3)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5BBC712" w14:textId="0765612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II.5.10. Дополнительные функции §4.4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FD0DBBA" w14:textId="49F5EC0E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 Модуль «Отчетность» (§4.7)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A8A2E69" w14:textId="417C101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II.6.1.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22342B2" w14:textId="4406D75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II.6.2. Пользовательск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DC26441" w14:textId="79BF8B5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58CF74A" w14:textId="59CD3D7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II.7. </w:t>
            </w:r>
          </w:hyperlink>
          <w:hyperlink w:anchor="_heading=">
            <w:r>
              <w:rPr>
                <w:rFonts w:ascii="Arial" w:eastAsia="Arial" w:hAnsi="Arial" w:cs="Arial"/>
              </w:rPr>
              <w:t>Приемка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 xml:space="preserve"> модуля Контакт-центра (SUF-T, CHAT-T)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BF7BE75" w14:textId="14413EED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II.7.0. Формат пошаговых сценариев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мки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 xml:space="preserve">Ошибка! Закладка не </w:t>
          </w:r>
          <w:r w:rsidR="00AE7475">
            <w:rPr>
              <w:b/>
              <w:bCs/>
              <w:noProof/>
              <w:lang w:val="ru-RU"/>
            </w:rPr>
            <w:lastRenderedPageBreak/>
            <w:t>определена.</w:t>
          </w:r>
          <w:r>
            <w:fldChar w:fldCharType="end"/>
          </w:r>
        </w:p>
        <w:p w14:paraId="0A52498D" w14:textId="0380734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II.7.1. SUF-T (интерфейсы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ра, §4.3, §4.6)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1DC5ECC" w14:textId="122E19FA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II.7.1.1. Пошаговые сценарии SUF-T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E2D70E8" w14:textId="5134D5B8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SUF-T-01 — Подсказка по транскрипту в отдельном окне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05141FB" w14:textId="0B50843E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SUF-T-02 — Permalink СУЗ только оператору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85D21E3" w14:textId="3259BE8D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SUF-T-03 — Онлайн-чат: подсказка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E9C3EC" w14:textId="61B13BBF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SUF-T-04 — Клиент онлайн-чата не получает URL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E0E395B" w14:textId="4B698DF1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SUF-T-05 — Оператор онлайн-чата: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 только в АРМ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2BB4561" w14:textId="471629EA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SUF-T-12 — Динамические подсказки и % релевантности (FR-UND-06)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61749A" w14:textId="27EB5ADC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SUF-T-15 — Запрос вне СУЗ: оператору нет подсказки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6C31408" w14:textId="28D7A8F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II.7.2. MDL (профиль sufler_cc)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4E459D0" w14:textId="73F586E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II.7.3. CHAT-T (модуль онлайн-чат, §4.4)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756516A" w14:textId="17303516" w:rsidR="009D43E8" w:rsidRDefault="00317F00">
          <w:pPr>
            <w:widowControl w:val="0"/>
            <w:tabs>
              <w:tab w:val="right" w:pos="9360"/>
            </w:tabs>
            <w:spacing w:before="60" w:after="0"/>
            <w:ind w:left="108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II.7.3.1. Пошаговые сценарии CHAT-T (v1.4)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57E029D" w14:textId="493AD360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CHAT-T-01 — Клиент с сайта начинает диалог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E36EFDE" w14:textId="5BB1A6FE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CHAT-T-02 — Автоназначение / очередь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C9CDF48" w14:textId="0404653A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CHAT-T-03 — АРМ: данные клиента и история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92E9982" w14:textId="228C99A3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CHAT-T-04 — Подсказка суфл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ра из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BC3ED96" w14:textId="04B3320A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CHAT-T-05 — Ответ клиенту без ссылок СУЗ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67E79C4" w14:textId="0475A7AC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CHAT-T-07 — Админ: настройка виджета и точек размещения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D125216" w14:textId="2D0D7E08" w:rsidR="009D43E8" w:rsidRDefault="00317F00">
          <w:pPr>
            <w:widowControl w:val="0"/>
            <w:tabs>
              <w:tab w:val="right" w:pos="9360"/>
            </w:tabs>
            <w:spacing w:before="60" w:after="0"/>
            <w:ind w:left="144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CHAT-T-13 — Единая история между каналами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2E3CF76" w14:textId="25D300D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II.7.4. Нагрузочное тестирование КЦ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89AC7EB" w14:textId="33DD4E22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III. Модуль ИИ-ассистент (§2.2.3, §5)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4F46B58" w14:textId="67BE2BD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III.1. Назначение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FC6FB2A" w14:textId="0257695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Границы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F9E5F30" w14:textId="4278E0CA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9B681B0" w14:textId="332529BC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III.3.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99A2131" w14:textId="7939E1D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Зоны вкладки «Ассистент»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8F82FFE" w14:textId="3B88135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Сводная таблица слайдов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455D8ED" w14:textId="7FB77B97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III.4.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C6FB1AB" w14:textId="4551A2F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FFE875" w14:textId="679DB1B1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III.5.1. Общие требования (§5.1)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B858361" w14:textId="78E09A4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III.5.2. Модуль понимания запросов (§5.2)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C0E06E4" w14:textId="05D6C05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 Настройки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12B2CD3" w14:textId="10CBB38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III.6.1. Рабочий UI — выбор базы знаний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06365E1" w14:textId="09B88FA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III.6.2. Центр настроек — раздел «Ассистент»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04850AA" w14:textId="644C57C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III.6.3. Реестр источников данных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14B6120" w14:textId="527B1A7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III.6.4. «Навыки и инструменты» (capabilities)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3D9DA85" w14:textId="05F84AA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III.6.5. Политика SQL / код (§5.1.39)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7A10E9C" w14:textId="35C3C8FD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III.7. Интеграции и API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8BA5EE6" w14:textId="56D8245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III.8.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(ASS-T)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0D76A6F" w14:textId="7B8BFF0E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III.9. Модуль понимания запросов модуля ИИ-ассистент (§5.2)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31AE5BD" w14:textId="0AC507C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 Промпты и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ассистента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9EC4D17" w14:textId="68CE928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III.10.1. Интерфейс «Промпты ассистента»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956457E" w14:textId="6738CA5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III.10.2.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(§5.4)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DB4E052" w14:textId="1F050C6E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III.11. Конфигурация LLM (ассистент)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F0E72B3" w14:textId="30CDB7D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III.11.1. Параметры модели LLM (§3.3)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852E663" w14:textId="71954BB0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IV. Модуль распознавания документов (§2.2.4, §6)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5D47FE" w14:textId="51F5D5BB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IV.1. Назначение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89FC7EC" w14:textId="5F9421E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Виды документов (§6.1.3)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4C56ABF" w14:textId="540A47F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Границы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49CFC33" w14:textId="663EF462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IV.2. Роли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584100F" w14:textId="3C031875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IV.3. Интерфейсы и макеты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668FFFD" w14:textId="7BC34B3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IV.4. Пользовательские сценарии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5318684" w14:textId="7047E0FC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IV.5. Функциональные требования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8026E97" w14:textId="1D131940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IV.5.1.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(§6.2)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595B44" w14:textId="766E70A2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IV.6. Настройки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F0F1354" w14:textId="108D2C8A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IV.6.2. Отч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тность (§6.2)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6525E7" w14:textId="4993AA64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IV.7.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36BE516" w14:textId="25FA4CA3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IV.8.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(DOC-T)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D40527C" w14:textId="459DAECD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IV.9. Информационная безопасность модуля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7A9428D" w14:textId="72044C67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V. Модуль LLM (§2.2.1, §3)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6AFD75" w14:textId="124CBE01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V.1. Общие требования (§3)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8A2A01" w14:textId="5527DB6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 Конфигурация моделей и RAG (§3.3–3.5)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17A1A30" w14:textId="21EA185B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V.2.1. Ограничения источников знаний для RAG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44B9B9F" w14:textId="5BD089F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V.2.2. Зависимости подтверждения KPI Part V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139E0A17" w14:textId="13B67704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VI. Интеграции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0F5DA6A" w14:textId="72E7C15B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VI.0. Общие положения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2C8E7FA" w14:textId="5CF70255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VI.0.3. Принципы и границы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7848FF" w14:textId="732AFD95" w:rsidR="009D43E8" w:rsidRDefault="009D43E8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3"/>
                <w:id w:val="-63644602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VI.1. СУЗ ↔ RAG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ab/>
                </w:r>
              </w:sdtContent>
            </w:sdt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31953D0C" w14:textId="73E9096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VI.1.1. As-Is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53CA1A" w14:textId="5A6E6ED1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VI.1.2. Модели интеграции A/B/C и выбор B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7D31FE" w14:textId="4FA7953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VI.1.3. Payload, статусы и бизнес-правила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FF3C259" w14:textId="24BCD5E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VI.1.4. Реестр сценариев INT и результатов BTX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573D1CE" w14:textId="5777F6CD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VI.1.5. Матрица ответственности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44C73D" w14:textId="6E04B32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VI.1.7.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INT-T (интеграция СУЗ)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49C75A9" w14:textId="100D59CC" w:rsidR="009D43E8" w:rsidRDefault="009D43E8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sdt>
              <w:sdtPr>
                <w:tag w:val="goog_rdk_4"/>
                <w:id w:val="-150204090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VI.2. Oktell ↔ суфл</w:t>
                </w:r>
              </w:sdtContent>
            </w:sdt>
          </w:hyperlink>
          <w:hyperlink w:anchor="_heading=">
            <w:r w:rsidR="00317F00">
              <w:rPr>
                <w:rFonts w:ascii="Arial" w:eastAsia="Arial" w:hAnsi="Arial" w:cs="Arial"/>
              </w:rPr>
              <w:t>е</w:t>
            </w:r>
          </w:hyperlink>
          <w:hyperlink w:anchor="_heading=">
            <w:r w:rsidR="00317F00">
              <w:rPr>
                <w:rFonts w:ascii="Arial" w:eastAsia="Arial" w:hAnsi="Arial" w:cs="Arial"/>
                <w:color w:val="000000"/>
              </w:rPr>
              <w:t>р (телефония)</w:t>
            </w:r>
            <w:r w:rsidR="00317F00">
              <w:rPr>
                <w:rFonts w:ascii="Arial" w:eastAsia="Arial" w:hAnsi="Arial" w:cs="Arial"/>
                <w:color w:val="000000"/>
              </w:rPr>
              <w:tab/>
            </w:r>
          </w:hyperlink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215A89AC" w14:textId="3C73DCCC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VI.2.1. As-Is (ответы заказчика / вендора)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9604495" w14:textId="44AB1ED4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VI.2.3. Модель интеграции T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6D33CB56" w14:textId="363758C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VI.2.4. Реестр INT-T и сценариев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70C9FD2" w14:textId="4648E846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VI.2.5. Матрица ответственности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A5C259D" w14:textId="1BD61B83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VI.2.7.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INT-T (интеграция Oktell)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C1BC848" w14:textId="5493434F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r>
            <w:fldChar w:fldCharType="begin"/>
          </w:r>
          <w:r>
            <w:instrText>HYPERLINK \l "_heading=" \h</w:instrText>
          </w:r>
          <w:r>
            <w:fldChar w:fldCharType="separate"/>
          </w:r>
          <w:r>
            <w:rPr>
              <w:rFonts w:ascii="Arial" w:eastAsia="Arial" w:hAnsi="Arial" w:cs="Arial"/>
              <w:color w:val="000000"/>
            </w:rPr>
            <w:t xml:space="preserve">VI.3. SIEM / аудит </w:t>
          </w:r>
          <w:del w:id="35" w:author="Никита Гринь" w:date="2026-08-05T12:34:00Z" w16du:dateUtc="2026-08-05T09:34:00Z">
            <w:r w:rsidDel="00D65562">
              <w:rPr>
                <w:rFonts w:ascii="Arial" w:eastAsia="Arial" w:hAnsi="Arial" w:cs="Arial"/>
                <w:color w:val="000000"/>
              </w:rPr>
              <w:delText>(Kaspersky KUMA)</w:delText>
            </w:r>
          </w:del>
          <w:r>
            <w:rPr>
              <w:rFonts w:ascii="Arial" w:eastAsia="Arial" w:hAnsi="Arial" w:cs="Arial"/>
              <w:color w:val="000000"/>
            </w:rPr>
            <w:tab/>
          </w:r>
          <w:r>
            <w:fldChar w:fldCharType="end"/>
          </w:r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0DF609A" w14:textId="1C28B4C7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VI.3.1. Роли и границы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2489C3E5" w14:textId="0E957B8F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VI.3.2. Сопоставление с §9 ТТ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42CFAC3" w14:textId="38378069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VI.3.3. Целевая схема интеграции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9CEB1F" w14:textId="1656E772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VI.3.4. Открытые источники документации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F4EDC4" w14:textId="66B6DB73" w:rsidR="009D43E8" w:rsidRDefault="009D43E8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r>
            <w:fldChar w:fldCharType="begin"/>
          </w:r>
          <w:r>
            <w:instrText>HYPERLINK \l "_heading=" \h</w:instrText>
          </w:r>
          <w:r>
            <w:fldChar w:fldCharType="separate"/>
          </w:r>
          <w:sdt>
            <w:sdtPr>
              <w:tag w:val="goog_rdk_5"/>
              <w:id w:val="706114450"/>
            </w:sdtPr>
            <w:sdtContent>
              <w:r>
                <w:rPr>
                  <w:rFonts w:ascii="Arial Unicode MS" w:eastAsia="Arial Unicode MS" w:hAnsi="Arial Unicode MS" w:cs="Arial Unicode MS"/>
                  <w:color w:val="000000"/>
                </w:rPr>
                <w:t xml:space="preserve">VI.3.5. Черновой перечень событий AI Hub </w:t>
              </w:r>
              <w:del w:id="36" w:author="Никита Гринь" w:date="2026-08-05T12:34:00Z" w16du:dateUtc="2026-08-05T09:34:00Z">
                <w:r w:rsidDel="00D65562">
                  <w:rPr>
                    <w:rFonts w:ascii="Arial Unicode MS" w:eastAsia="Arial Unicode MS" w:hAnsi="Arial Unicode MS" w:cs="Arial Unicode MS"/>
                    <w:color w:val="000000"/>
                  </w:rPr>
                  <w:delText>→ KUMA</w:delText>
                </w:r>
              </w:del>
              <w:r>
                <w:rPr>
                  <w:rFonts w:ascii="Arial Unicode MS" w:eastAsia="Arial Unicode MS" w:hAnsi="Arial Unicode MS" w:cs="Arial Unicode MS"/>
                  <w:color w:val="000000"/>
                </w:rPr>
                <w:tab/>
              </w:r>
            </w:sdtContent>
          </w:sdt>
          <w:r>
            <w:fldChar w:fldCharType="end"/>
          </w:r>
          <w:r w:rsidR="00317F00">
            <w:fldChar w:fldCharType="begin"/>
          </w:r>
          <w:r w:rsidR="00317F00">
            <w:instrText xml:space="preserve"> PAGEREF _heading= \h </w:instrText>
          </w:r>
          <w:r w:rsidR="00317F00"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 w:rsidR="00317F00">
            <w:fldChar w:fldCharType="end"/>
          </w:r>
        </w:p>
        <w:p w14:paraId="71522216" w14:textId="3101FF9E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VI.3.6.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 (INT-T, аудит)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6F2946F" w14:textId="4C6D4215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Часть VII. Закрытие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3355CA3" w14:textId="521B729D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VII.1. Состав и содержание работ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12FABDC" w14:textId="7E947A46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VII.2. Контроль и при</w:t>
            </w:r>
          </w:hyperlink>
          <w:hyperlink w:anchor="_heading=">
            <w:r>
              <w:rPr>
                <w:rFonts w:ascii="Arial" w:eastAsia="Arial" w:hAnsi="Arial" w:cs="Arial"/>
              </w:rPr>
              <w:t>е</w:t>
            </w:r>
          </w:hyperlink>
          <w:hyperlink w:anchor="_heading=">
            <w:r>
              <w:rPr>
                <w:rFonts w:ascii="Arial" w:eastAsia="Arial" w:hAnsi="Arial" w:cs="Arial"/>
                <w:color w:val="000000"/>
              </w:rPr>
              <w:t>мка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CE0FE2C" w14:textId="0E7705F9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VII.3. Подготовка объекта к вводу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3E83C35D" w14:textId="1E5AF7A8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VII.4. Требования к документированию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FEA9768" w14:textId="34716B88" w:rsidR="009D43E8" w:rsidRDefault="00317F00">
          <w:pPr>
            <w:widowControl w:val="0"/>
            <w:tabs>
              <w:tab w:val="right" w:pos="9360"/>
            </w:tabs>
            <w:spacing w:before="60" w:after="0"/>
            <w:ind w:left="72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VII.5.1. Данные заказчика (TBD при внедрении)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45BF5BB4" w14:textId="171DF82E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A. Лист согласования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92DE9F2" w14:textId="75F345CF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B. Реестр диалоговых сценариев КЦ (Прил.2)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5174D5C9" w14:textId="69288161" w:rsidR="009D43E8" w:rsidRDefault="00317F00">
          <w:pPr>
            <w:widowControl w:val="0"/>
            <w:tabs>
              <w:tab w:val="right" w:pos="9360"/>
            </w:tabs>
            <w:spacing w:before="60" w:after="0"/>
            <w:rPr>
              <w:rFonts w:ascii="Arial" w:eastAsia="Arial" w:hAnsi="Arial" w:cs="Arial"/>
              <w:b/>
              <w:bCs/>
              <w:color w:val="000000"/>
            </w:rPr>
          </w:pPr>
          <w:hyperlink w:anchor="_heading=">
            <w:r>
              <w:rPr>
                <w:rFonts w:ascii="Arial" w:eastAsia="Arial" w:hAnsi="Arial" w:cs="Arial"/>
                <w:b/>
                <w:bCs/>
                <w:color w:val="000000"/>
              </w:rPr>
              <w:t>Приложение C. Источники разработки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0A3A56F1" w14:textId="5A59B0C0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C.1. Договорные и нормативные документы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</w:p>
        <w:p w14:paraId="7B2603A2" w14:textId="3E2DD92C" w:rsidR="009D43E8" w:rsidRDefault="00317F00">
          <w:pPr>
            <w:widowControl w:val="0"/>
            <w:tabs>
              <w:tab w:val="right" w:pos="9360"/>
            </w:tabs>
            <w:spacing w:before="60" w:after="0"/>
            <w:ind w:left="360"/>
            <w:rPr>
              <w:rFonts w:ascii="Arial" w:eastAsia="Arial" w:hAnsi="Arial" w:cs="Arial"/>
              <w:color w:val="000000"/>
            </w:rPr>
          </w:pPr>
          <w:hyperlink w:anchor="_heading=">
            <w:r>
              <w:rPr>
                <w:rFonts w:ascii="Arial" w:eastAsia="Arial" w:hAnsi="Arial" w:cs="Arial"/>
                <w:color w:val="000000"/>
              </w:rPr>
              <w:t>C.2. Исходные материалы заказчика</w:t>
            </w:r>
            <w:r>
              <w:rPr>
                <w:rFonts w:ascii="Arial" w:eastAsia="Arial" w:hAnsi="Arial" w:cs="Arial"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_heading= \h </w:instrText>
          </w:r>
          <w:r>
            <w:fldChar w:fldCharType="separate"/>
          </w:r>
          <w:r w:rsidR="00AE7475">
            <w:rPr>
              <w:b/>
              <w:bCs/>
              <w:noProof/>
              <w:lang w:val="ru-RU"/>
            </w:rPr>
            <w:t>Ошибка! Закладка не определена.</w:t>
          </w:r>
          <w:r>
            <w:fldChar w:fldCharType="end"/>
          </w:r>
          <w:r>
            <w:fldChar w:fldCharType="end"/>
          </w:r>
        </w:p>
      </w:sdtContent>
    </w:sdt>
    <w:p w14:paraId="7C6664DE" w14:textId="77777777" w:rsidR="009D43E8" w:rsidRDefault="009D43E8">
      <w:pPr>
        <w:rPr>
          <w:rFonts w:ascii="Arial" w:eastAsia="Arial" w:hAnsi="Arial" w:cs="Arial"/>
        </w:rPr>
      </w:pPr>
    </w:p>
    <w:p w14:paraId="7F38A523" w14:textId="77777777" w:rsidR="009D43E8" w:rsidRDefault="00317F00">
      <w:pPr>
        <w:pStyle w:val="1"/>
        <w:rPr>
          <w:rFonts w:ascii="Arial" w:eastAsia="Arial" w:hAnsi="Arial" w:cs="Arial"/>
        </w:rPr>
      </w:pPr>
      <w:bookmarkStart w:id="37" w:name="bookmark=id.tuou4ccco1fq" w:colFirst="0" w:colLast="0"/>
      <w:bookmarkEnd w:id="37"/>
      <w:r>
        <w:rPr>
          <w:rFonts w:ascii="Arial" w:eastAsia="Arial" w:hAnsi="Arial" w:cs="Arial"/>
        </w:rPr>
        <w:t>Часть 0. Реквизиты документа</w:t>
      </w:r>
    </w:p>
    <w:p w14:paraId="3B241FBC" w14:textId="77777777" w:rsidR="009D43E8" w:rsidRDefault="00317F00">
      <w:pPr>
        <w:pStyle w:val="2"/>
        <w:rPr>
          <w:rFonts w:ascii="Arial" w:eastAsia="Arial" w:hAnsi="Arial" w:cs="Arial"/>
        </w:rPr>
      </w:pPr>
      <w:bookmarkStart w:id="38" w:name="bookmark=id.4b2xz9asuc48" w:colFirst="0" w:colLast="0"/>
      <w:bookmarkEnd w:id="38"/>
      <w:r>
        <w:rPr>
          <w:rFonts w:ascii="Arial" w:eastAsia="Arial" w:hAnsi="Arial" w:cs="Arial"/>
        </w:rPr>
        <w:t>0.1. Идентификация</w:t>
      </w:r>
    </w:p>
    <w:tbl>
      <w:tblPr>
        <w:tblStyle w:val="15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0"/>
        <w:gridCol w:w="5700"/>
      </w:tblGrid>
      <w:tr w:rsidR="009D43E8" w14:paraId="6BE5816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20" w:type="dxa"/>
          </w:tcPr>
          <w:p w14:paraId="73E238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700" w:type="dxa"/>
          </w:tcPr>
          <w:p w14:paraId="488D3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77E427E2" w14:textId="77777777" w:rsidTr="009D43E8">
        <w:tc>
          <w:tcPr>
            <w:tcW w:w="2220" w:type="dxa"/>
          </w:tcPr>
          <w:p w14:paraId="5EA352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 АС</w:t>
            </w:r>
          </w:p>
        </w:tc>
        <w:tc>
          <w:tcPr>
            <w:tcW w:w="5700" w:type="dxa"/>
          </w:tcPr>
          <w:p w14:paraId="3AAC1D1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 на базе ИИ для банковских процессов</w:t>
            </w:r>
          </w:p>
        </w:tc>
      </w:tr>
      <w:tr w:rsidR="009D43E8" w14:paraId="37ECB073" w14:textId="77777777" w:rsidTr="009D43E8">
        <w:tc>
          <w:tcPr>
            <w:tcW w:w="2220" w:type="dxa"/>
          </w:tcPr>
          <w:p w14:paraId="06DAFB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Версия ТЗ</w:t>
            </w:r>
          </w:p>
        </w:tc>
        <w:tc>
          <w:tcPr>
            <w:tcW w:w="5700" w:type="dxa"/>
          </w:tcPr>
          <w:p w14:paraId="1A011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v1.4 </w:t>
            </w:r>
          </w:p>
        </w:tc>
      </w:tr>
      <w:tr w:rsidR="009D43E8" w14:paraId="61832C3D" w14:textId="77777777" w:rsidTr="009D43E8">
        <w:tc>
          <w:tcPr>
            <w:tcW w:w="2220" w:type="dxa"/>
          </w:tcPr>
          <w:p w14:paraId="0E39FF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Дата</w:t>
            </w:r>
          </w:p>
        </w:tc>
        <w:tc>
          <w:tcPr>
            <w:tcW w:w="5700" w:type="dxa"/>
          </w:tcPr>
          <w:p w14:paraId="621BD9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2026-07-08</w:t>
            </w:r>
          </w:p>
        </w:tc>
      </w:tr>
      <w:tr w:rsidR="009D43E8" w14:paraId="163B5365" w14:textId="77777777" w:rsidTr="009D43E8">
        <w:tc>
          <w:tcPr>
            <w:tcW w:w="2220" w:type="dxa"/>
          </w:tcPr>
          <w:p w14:paraId="0044F8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</w:t>
            </w:r>
          </w:p>
        </w:tc>
        <w:tc>
          <w:tcPr>
            <w:tcW w:w="5700" w:type="dxa"/>
          </w:tcPr>
          <w:p w14:paraId="70F586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Процесс согласования</w:t>
            </w:r>
          </w:p>
        </w:tc>
      </w:tr>
      <w:tr w:rsidR="009D43E8" w:rsidRPr="0050000B" w14:paraId="646ECF29" w14:textId="77777777" w:rsidTr="009D43E8">
        <w:tc>
          <w:tcPr>
            <w:tcW w:w="2220" w:type="dxa"/>
          </w:tcPr>
          <w:p w14:paraId="7CFAF7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Общий срок проекта</w:t>
            </w:r>
          </w:p>
        </w:tc>
        <w:tc>
          <w:tcPr>
            <w:tcW w:w="5700" w:type="dxa"/>
          </w:tcPr>
          <w:p w14:paraId="42EEF66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Не более 7 месяцев с даты подписания договора (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Прил.2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0A0E55A1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39" w:name="bookmark=id.2r0wzkx1rb94" w:colFirst="0" w:colLast="0"/>
      <w:bookmarkEnd w:id="39"/>
      <w:r w:rsidRPr="00A1095A">
        <w:rPr>
          <w:rFonts w:ascii="Arial" w:eastAsia="Arial" w:hAnsi="Arial" w:cs="Arial"/>
          <w:lang w:val="ru-RU"/>
        </w:rPr>
        <w:t>0.2. Основание разработки</w:t>
      </w:r>
    </w:p>
    <w:p w14:paraId="62F7AD0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Настоящее ТЗ разрабатывается в рамках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этапа 1</w:t>
      </w:r>
      <w:r w:rsidRPr="00A1095A">
        <w:rPr>
          <w:rFonts w:ascii="Arial" w:eastAsia="Arial" w:hAnsi="Arial" w:cs="Arial"/>
          <w:color w:val="000000"/>
          <w:lang w:val="ru-RU"/>
        </w:rPr>
        <w:t xml:space="preserve"> календарного плана договора № 14-03/2026: «Составление (разработка) Исполнителем Технического задания на основании технических требований Заказчика»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20 рабочих дней</w:t>
      </w:r>
      <w:r w:rsidRPr="00A1095A">
        <w:rPr>
          <w:rFonts w:ascii="Arial" w:eastAsia="Arial" w:hAnsi="Arial" w:cs="Arial"/>
          <w:color w:val="000000"/>
          <w:lang w:val="ru-RU"/>
        </w:rPr>
        <w:t xml:space="preserve"> с даты подписания договора. </w:t>
      </w:r>
      <w:r>
        <w:rPr>
          <w:rFonts w:ascii="Arial" w:eastAsia="Arial" w:hAnsi="Arial" w:cs="Arial"/>
          <w:color w:val="000000"/>
        </w:rPr>
        <w:t xml:space="preserve">Результат этапа — </w:t>
      </w:r>
      <w:r>
        <w:rPr>
          <w:rFonts w:ascii="Arial" w:eastAsia="Arial" w:hAnsi="Arial" w:cs="Arial"/>
        </w:rPr>
        <w:t>утвержденное</w:t>
      </w:r>
      <w:r>
        <w:rPr>
          <w:rFonts w:ascii="Arial" w:eastAsia="Arial" w:hAnsi="Arial" w:cs="Arial"/>
          <w:color w:val="000000"/>
        </w:rPr>
        <w:t xml:space="preserve"> сторонами ТЗ.</w:t>
      </w:r>
    </w:p>
    <w:tbl>
      <w:tblPr>
        <w:tblStyle w:val="154"/>
        <w:tblW w:w="96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5"/>
        <w:gridCol w:w="3240"/>
        <w:gridCol w:w="4380"/>
      </w:tblGrid>
      <w:tr w:rsidR="009D43E8" w14:paraId="1A25403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5" w:type="dxa"/>
          </w:tcPr>
          <w:p w14:paraId="52B58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Основание</w:t>
            </w:r>
          </w:p>
        </w:tc>
        <w:tc>
          <w:tcPr>
            <w:tcW w:w="3240" w:type="dxa"/>
          </w:tcPr>
          <w:p w14:paraId="190D25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Ссылка</w:t>
            </w:r>
          </w:p>
        </w:tc>
        <w:tc>
          <w:tcPr>
            <w:tcW w:w="4380" w:type="dxa"/>
          </w:tcPr>
          <w:p w14:paraId="286086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68EBD558" w14:textId="77777777" w:rsidTr="009D43E8">
        <w:tc>
          <w:tcPr>
            <w:tcW w:w="2025" w:type="dxa"/>
          </w:tcPr>
          <w:p w14:paraId="221E2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</w:t>
            </w:r>
          </w:p>
        </w:tc>
        <w:tc>
          <w:tcPr>
            <w:tcW w:w="3240" w:type="dxa"/>
          </w:tcPr>
          <w:p w14:paraId="7AC7D3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 14-03/2026</w:t>
            </w:r>
          </w:p>
        </w:tc>
        <w:tc>
          <w:tcPr>
            <w:tcW w:w="4380" w:type="dxa"/>
          </w:tcPr>
          <w:p w14:paraId="5F1CA4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Предмет, сроки, стороны</w:t>
            </w:r>
          </w:p>
        </w:tc>
      </w:tr>
      <w:tr w:rsidR="009D43E8" w:rsidRPr="0050000B" w14:paraId="526603FC" w14:textId="77777777" w:rsidTr="009D43E8">
        <w:tc>
          <w:tcPr>
            <w:tcW w:w="2025" w:type="dxa"/>
          </w:tcPr>
          <w:p w14:paraId="3A646E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Технические требования (Прил.1)</w:t>
            </w:r>
          </w:p>
        </w:tc>
        <w:tc>
          <w:tcPr>
            <w:tcW w:w="3240" w:type="dxa"/>
          </w:tcPr>
          <w:p w14:paraId="39F4F2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  <w:tc>
          <w:tcPr>
            <w:tcW w:w="4380" w:type="dxa"/>
          </w:tcPr>
          <w:p w14:paraId="04FF54D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Требования к ПО §1–11, роли, модули</w:t>
            </w:r>
          </w:p>
        </w:tc>
      </w:tr>
      <w:tr w:rsidR="009D43E8" w14:paraId="23C24477" w14:textId="77777777" w:rsidTr="009D43E8">
        <w:tc>
          <w:tcPr>
            <w:tcW w:w="2025" w:type="dxa"/>
          </w:tcPr>
          <w:p w14:paraId="2EB3B2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Календарный план </w:t>
            </w:r>
          </w:p>
        </w:tc>
        <w:tc>
          <w:tcPr>
            <w:tcW w:w="3240" w:type="dxa"/>
          </w:tcPr>
          <w:p w14:paraId="3ED42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 составе </w:t>
            </w:r>
            <w:r>
              <w:rPr>
                <w:rFonts w:ascii="Arial" w:eastAsia="Arial" w:hAnsi="Arial" w:cs="Arial"/>
              </w:rPr>
              <w:t>Договора</w:t>
            </w:r>
          </w:p>
        </w:tc>
        <w:tc>
          <w:tcPr>
            <w:tcW w:w="4380" w:type="dxa"/>
          </w:tcPr>
          <w:p w14:paraId="6D16EE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Этапы 1–9 внедрения</w:t>
            </w:r>
          </w:p>
        </w:tc>
      </w:tr>
      <w:tr w:rsidR="009D43E8" w:rsidRPr="0050000B" w14:paraId="5EA2B364" w14:textId="77777777" w:rsidTr="009D43E8">
        <w:tc>
          <w:tcPr>
            <w:tcW w:w="2025" w:type="dxa"/>
          </w:tcPr>
          <w:p w14:paraId="6EC9605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Эталонные сценарии КЦ (Прил.2 к ТТ, не путать с календарным планом)</w:t>
            </w:r>
          </w:p>
        </w:tc>
        <w:tc>
          <w:tcPr>
            <w:tcW w:w="3240" w:type="dxa"/>
          </w:tcPr>
          <w:p w14:paraId="3E82FF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Прил.2</w:t>
            </w:r>
          </w:p>
        </w:tc>
        <w:tc>
          <w:tcPr>
            <w:tcW w:w="4380" w:type="dxa"/>
          </w:tcPr>
          <w:p w14:paraId="429EBC1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-001…010 (минимум 50 сценариев к внедрению — §4.5.2.1 ТТ)</w:t>
            </w:r>
          </w:p>
        </w:tc>
      </w:tr>
    </w:tbl>
    <w:p w14:paraId="22C8F8E5" w14:textId="77777777" w:rsidR="009D43E8" w:rsidRDefault="00317F00">
      <w:pPr>
        <w:pStyle w:val="2"/>
        <w:rPr>
          <w:rFonts w:ascii="Arial" w:eastAsia="Arial" w:hAnsi="Arial" w:cs="Arial"/>
        </w:rPr>
      </w:pPr>
      <w:bookmarkStart w:id="40" w:name="bookmark=id.han4ogygcofq" w:colFirst="0" w:colLast="0"/>
      <w:bookmarkEnd w:id="40"/>
      <w:r>
        <w:rPr>
          <w:rFonts w:ascii="Arial" w:eastAsia="Arial" w:hAnsi="Arial" w:cs="Arial"/>
        </w:rPr>
        <w:t>0.3. Стороны и контакты</w:t>
      </w:r>
    </w:p>
    <w:tbl>
      <w:tblPr>
        <w:tblStyle w:val="153"/>
        <w:tblW w:w="74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830"/>
      </w:tblGrid>
      <w:tr w:rsidR="009D43E8" w14:paraId="03A0107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3011C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4830" w:type="dxa"/>
          </w:tcPr>
          <w:p w14:paraId="2CACFE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Организация</w:t>
            </w:r>
          </w:p>
        </w:tc>
      </w:tr>
      <w:tr w:rsidR="009D43E8" w14:paraId="54784A98" w14:textId="77777777" w:rsidTr="009D43E8">
        <w:tc>
          <w:tcPr>
            <w:tcW w:w="2640" w:type="dxa"/>
          </w:tcPr>
          <w:p w14:paraId="2EA472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</w:t>
            </w:r>
          </w:p>
        </w:tc>
        <w:tc>
          <w:tcPr>
            <w:tcW w:w="4830" w:type="dxa"/>
          </w:tcPr>
          <w:p w14:paraId="75C2FD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ОАО «АСБ Беларусбанк»</w:t>
            </w:r>
          </w:p>
        </w:tc>
      </w:tr>
      <w:tr w:rsidR="009D43E8" w14:paraId="2390CC77" w14:textId="77777777" w:rsidTr="009D43E8">
        <w:tc>
          <w:tcPr>
            <w:tcW w:w="2640" w:type="dxa"/>
          </w:tcPr>
          <w:p w14:paraId="25D284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Исполнитель</w:t>
            </w:r>
          </w:p>
        </w:tc>
        <w:tc>
          <w:tcPr>
            <w:tcW w:w="4830" w:type="dxa"/>
          </w:tcPr>
          <w:p w14:paraId="183425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ООО «ГС Ритейл»</w:t>
            </w:r>
          </w:p>
        </w:tc>
      </w:tr>
    </w:tbl>
    <w:p w14:paraId="0500C6F4" w14:textId="77777777" w:rsidR="009D43E8" w:rsidRPr="006100D9" w:rsidRDefault="00317F00">
      <w:pPr>
        <w:pStyle w:val="1"/>
        <w:rPr>
          <w:rFonts w:ascii="Arial" w:eastAsia="Arial" w:hAnsi="Arial" w:cs="Arial"/>
          <w:lang w:val="ru-RU"/>
        </w:rPr>
      </w:pPr>
      <w:bookmarkStart w:id="41" w:name="bookmark=id.i5zljgp9tid8" w:colFirst="0" w:colLast="0"/>
      <w:bookmarkEnd w:id="41"/>
      <w:r w:rsidRPr="006100D9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 Общие положения</w:t>
      </w:r>
    </w:p>
    <w:p w14:paraId="09DD2A54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Часть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>описывает</w:t>
      </w:r>
      <w:r w:rsidRPr="00A1095A">
        <w:rPr>
          <w:rFonts w:ascii="Arial" w:eastAsia="Arial" w:hAnsi="Arial" w:cs="Arial"/>
          <w:color w:val="000000"/>
          <w:lang w:val="ru-RU"/>
        </w:rPr>
        <w:t xml:space="preserve"> единые правила, терминологию и архитектурный контекст для всего контура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договорных модулей §2.2 Прил.1.</w:t>
      </w:r>
      <w:r w:rsidRPr="00A1095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Раздел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фиксиру</w:t>
      </w:r>
      <w:r w:rsidRPr="003C42DA">
        <w:rPr>
          <w:rFonts w:ascii="Arial" w:eastAsia="Arial" w:hAnsi="Arial" w:cs="Arial"/>
          <w:lang w:val="ru-RU"/>
        </w:rPr>
        <w:t xml:space="preserve">ет </w:t>
      </w:r>
      <w:r w:rsidRPr="003C42DA">
        <w:rPr>
          <w:rFonts w:ascii="Arial" w:eastAsia="Arial" w:hAnsi="Arial" w:cs="Arial"/>
          <w:color w:val="000000"/>
          <w:lang w:val="ru-RU"/>
        </w:rPr>
        <w:t>приоритет источников, матриц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ролей §2.4, оболочк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, состав системы, требования ИБ и трассировк</w:t>
      </w:r>
      <w:r w:rsidRPr="003C42DA">
        <w:rPr>
          <w:rFonts w:ascii="Arial" w:eastAsia="Arial" w:hAnsi="Arial" w:cs="Arial"/>
          <w:lang w:val="ru-RU"/>
        </w:rPr>
        <w:t>у</w:t>
      </w:r>
      <w:r w:rsidRPr="003C42DA">
        <w:rPr>
          <w:rFonts w:ascii="Arial" w:eastAsia="Arial" w:hAnsi="Arial" w:cs="Arial"/>
          <w:color w:val="000000"/>
          <w:lang w:val="ru-RU"/>
        </w:rPr>
        <w:t xml:space="preserve"> к календарному плану. </w:t>
      </w:r>
      <w:r w:rsidRPr="00A1095A">
        <w:rPr>
          <w:rFonts w:ascii="Arial" w:eastAsia="Arial" w:hAnsi="Arial" w:cs="Arial"/>
          <w:color w:val="000000"/>
          <w:lang w:val="ru-RU"/>
        </w:rPr>
        <w:t xml:space="preserve">Разделы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.1–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.10 используются как справочник при чтении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VII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приложений.</w:t>
      </w:r>
    </w:p>
    <w:p w14:paraId="04AD8806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42" w:name="bookmark=id.zba9h3n39s1r" w:colFirst="0" w:colLast="0"/>
      <w:bookmarkEnd w:id="42"/>
      <w:r>
        <w:rPr>
          <w:rFonts w:ascii="Arial" w:eastAsia="Arial" w:hAnsi="Arial" w:cs="Arial"/>
        </w:rPr>
        <w:t>I</w:t>
      </w:r>
      <w:r w:rsidRPr="00A1095A">
        <w:rPr>
          <w:rFonts w:ascii="Arial" w:eastAsia="Arial" w:hAnsi="Arial" w:cs="Arial"/>
          <w:lang w:val="ru-RU"/>
        </w:rPr>
        <w:t>.1. Правила и обозначения, принятые в документе</w:t>
      </w:r>
    </w:p>
    <w:p w14:paraId="104807CE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§1–2, ГОСТ 34.602]: правила документирования, маркеры, трассировка §2.2</w:t>
      </w:r>
    </w:p>
    <w:p w14:paraId="36601119" w14:textId="10365B2F" w:rsidR="009D43E8" w:rsidRPr="0000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 определяет, как читать и согласовывать настоящее ТЗ: приоритет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, формат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A1095A">
        <w:rPr>
          <w:rFonts w:ascii="Arial" w:eastAsia="Arial" w:hAnsi="Arial" w:cs="Arial"/>
          <w:color w:val="000000"/>
          <w:lang w:val="ru-RU"/>
        </w:rPr>
        <w:t xml:space="preserve">, легенду статусов и соответствие структуры ГОСТ 34.602-2020. </w:t>
      </w:r>
      <w:r w:rsidRPr="000075F8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1E7CCCD1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Единые правила наименования модулей §2.2 и ролей §2.4 (дословно по договору)</w:t>
      </w:r>
    </w:p>
    <w:p w14:paraId="34CA3482" w14:textId="77777777" w:rsidR="009D43E8" w:rsidRPr="00A1095A" w:rsidRDefault="000000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6"/>
          <w:id w:val="-2037258705"/>
        </w:sdtPr>
        <w:sdtContent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Таблицу трассировки §2.2 → разделы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Parts</w:t>
          </w:r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II</w:t>
          </w:r>
          <w:r w:rsidR="00317F00" w:rsidRPr="00A1095A">
            <w:rPr>
              <w:rFonts w:ascii="Arial Unicode MS" w:eastAsia="Arial Unicode MS" w:hAnsi="Arial Unicode MS" w:cs="Arial Unicode MS"/>
              <w:color w:val="000000"/>
              <w:lang w:val="ru-RU"/>
            </w:rPr>
            <w:t>–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V</w:t>
          </w:r>
        </w:sdtContent>
      </w:sdt>
    </w:p>
    <w:p w14:paraId="4C4D3D1C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Легенду маркеров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[Исполнитель]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[Заказчик]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</w:p>
    <w:p w14:paraId="4A2E4BDD" w14:textId="77777777" w:rsidR="009D43E8" w:rsidRPr="00A1095A" w:rsidRDefault="00317F00">
      <w:pPr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Ссылку на формат описания функции </w:t>
      </w:r>
      <w:r>
        <w:rPr>
          <w:rFonts w:ascii="Arial" w:eastAsia="Arial" w:hAnsi="Arial" w:cs="Arial"/>
          <w:color w:val="000000"/>
        </w:rPr>
        <w:t>v</w:t>
      </w:r>
      <w:r w:rsidRPr="00A1095A">
        <w:rPr>
          <w:rFonts w:ascii="Arial" w:eastAsia="Arial" w:hAnsi="Arial" w:cs="Arial"/>
          <w:color w:val="000000"/>
          <w:lang w:val="ru-RU"/>
        </w:rPr>
        <w:t>1.3 (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.1.2</w:t>
      </w:r>
      <w:r w:rsidRPr="00A1095A">
        <w:rPr>
          <w:rFonts w:ascii="Arial" w:eastAsia="Arial" w:hAnsi="Arial" w:cs="Arial"/>
          <w:color w:val="000000"/>
          <w:lang w:val="ru-RU"/>
        </w:rPr>
        <w:t>)</w:t>
      </w:r>
    </w:p>
    <w:p w14:paraId="6D213E51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участники проекта одинаково интерпретируют требования, статусы и границы модулей при согласовании и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мке.</w:t>
      </w:r>
    </w:p>
    <w:p w14:paraId="2F608BE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Документ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единое согласуемое ТЗ</w:t>
      </w:r>
      <w:r w:rsidRPr="00A1095A">
        <w:rPr>
          <w:rFonts w:ascii="Arial" w:eastAsia="Arial" w:hAnsi="Arial" w:cs="Arial"/>
          <w:color w:val="000000"/>
          <w:lang w:val="ru-RU"/>
        </w:rPr>
        <w:t xml:space="preserve"> на контур 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Приоритет источников:</w:t>
      </w:r>
    </w:p>
    <w:p w14:paraId="25E32AA7" w14:textId="77777777" w:rsidR="009D43E8" w:rsidRPr="00A1095A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договорные технические требования (главный источник содержания).</w:t>
      </w:r>
    </w:p>
    <w:p w14:paraId="16E8226F" w14:textId="77777777" w:rsidR="009D43E8" w:rsidRPr="00A1095A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описание функциональности, действующей в настоящее время (исходные материалы заказчика); фиксирует ограничения интеграции.</w:t>
      </w:r>
    </w:p>
    <w:p w14:paraId="627DC707" w14:textId="77777777" w:rsidR="009D43E8" w:rsidRDefault="00317F00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b/>
          <w:bCs/>
          <w:color w:val="000000"/>
        </w:rPr>
        <w:t>ГОСТ 34.602-2020</w:t>
      </w:r>
      <w:r>
        <w:rPr>
          <w:rFonts w:ascii="Arial" w:eastAsia="Arial" w:hAnsi="Arial" w:cs="Arial"/>
          <w:color w:val="000000"/>
        </w:rPr>
        <w:t xml:space="preserve"> — полнота структуры</w:t>
      </w:r>
      <w:r>
        <w:rPr>
          <w:rFonts w:ascii="Arial" w:eastAsia="Arial" w:hAnsi="Arial" w:cs="Arial"/>
        </w:rPr>
        <w:t>.</w:t>
      </w:r>
    </w:p>
    <w:p w14:paraId="0E49350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Правило внедрения и при</w:t>
      </w:r>
      <w:r w:rsidRPr="00A1095A">
        <w:rPr>
          <w:rFonts w:ascii="Arial" w:eastAsia="Arial" w:hAnsi="Arial" w:cs="Arial"/>
          <w:b/>
          <w:bCs/>
          <w:lang w:val="ru-RU"/>
        </w:rPr>
        <w:t>е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мки:</w:t>
      </w:r>
      <w:r w:rsidRPr="00A1095A">
        <w:rPr>
          <w:rFonts w:ascii="Arial" w:eastAsia="Arial" w:hAnsi="Arial" w:cs="Arial"/>
          <w:color w:val="000000"/>
          <w:lang w:val="ru-RU"/>
        </w:rPr>
        <w:t xml:space="preserve"> технические требования, являющиеся приложением к Договору, являются приоритетным источником реализации и внедрения программного обеспечения. В случае отсутствия в настоящем ТЗ каких-либо процессов, терминов, технологий и т.д., внедрение программного обеспечения со стороны Исполнителя и его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мка со стороны Заказчика осуществляются согласно ТТ.</w:t>
      </w:r>
      <w:bookmarkStart w:id="43" w:name="bookmark=id.frdxrkdsfs5d" w:colFirst="0" w:colLast="0"/>
      <w:bookmarkEnd w:id="43"/>
    </w:p>
    <w:p w14:paraId="298527F0" w14:textId="77777777" w:rsidR="009D43E8" w:rsidRDefault="00317F00">
      <w:pPr>
        <w:pStyle w:val="3"/>
        <w:rPr>
          <w:rFonts w:ascii="Arial" w:eastAsia="Arial" w:hAnsi="Arial" w:cs="Arial"/>
        </w:rPr>
      </w:pPr>
      <w:bookmarkStart w:id="44" w:name="bookmark=id.g8ya7td62hk9" w:colFirst="0" w:colLast="0"/>
      <w:bookmarkEnd w:id="44"/>
      <w:r>
        <w:rPr>
          <w:rFonts w:ascii="Arial" w:eastAsia="Arial" w:hAnsi="Arial" w:cs="Arial"/>
        </w:rPr>
        <w:t>Легенда маркеров</w:t>
      </w:r>
    </w:p>
    <w:tbl>
      <w:tblPr>
        <w:tblStyle w:val="152"/>
        <w:tblW w:w="97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70"/>
        <w:gridCol w:w="7080"/>
      </w:tblGrid>
      <w:tr w:rsidR="009D43E8" w14:paraId="0EFD46D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70" w:type="dxa"/>
          </w:tcPr>
          <w:p w14:paraId="7459F1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Маркер</w:t>
            </w:r>
          </w:p>
        </w:tc>
        <w:tc>
          <w:tcPr>
            <w:tcW w:w="7080" w:type="dxa"/>
          </w:tcPr>
          <w:p w14:paraId="39911C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14:paraId="607AE1E1" w14:textId="77777777" w:rsidTr="009D43E8">
        <w:tc>
          <w:tcPr>
            <w:tcW w:w="2670" w:type="dxa"/>
          </w:tcPr>
          <w:p w14:paraId="259453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[Прил.1]</w:t>
            </w:r>
          </w:p>
        </w:tc>
        <w:tc>
          <w:tcPr>
            <w:tcW w:w="7080" w:type="dxa"/>
          </w:tcPr>
          <w:p w14:paraId="4641AC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Приложения 1 к договору</w:t>
            </w:r>
          </w:p>
        </w:tc>
      </w:tr>
      <w:tr w:rsidR="009D43E8" w14:paraId="0EA15B7E" w14:textId="77777777" w:rsidTr="009D43E8">
        <w:tc>
          <w:tcPr>
            <w:tcW w:w="2670" w:type="dxa"/>
          </w:tcPr>
          <w:p w14:paraId="653856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[модуль LLM]</w:t>
            </w:r>
          </w:p>
        </w:tc>
        <w:tc>
          <w:tcPr>
            <w:tcW w:w="7080" w:type="dxa"/>
          </w:tcPr>
          <w:p w14:paraId="3D5C0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Общий слой §2.2.1, §3 — Part V</w:t>
            </w:r>
          </w:p>
        </w:tc>
      </w:tr>
      <w:tr w:rsidR="009D43E8" w14:paraId="6321181A" w14:textId="77777777" w:rsidTr="009D43E8">
        <w:tc>
          <w:tcPr>
            <w:tcW w:w="2670" w:type="dxa"/>
          </w:tcPr>
          <w:p w14:paraId="5F3F99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[Исполнитель]</w:t>
            </w:r>
          </w:p>
        </w:tc>
        <w:tc>
          <w:tcPr>
            <w:tcW w:w="7080" w:type="dxa"/>
          </w:tcPr>
          <w:p w14:paraId="26032E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Реализует в рамках договора</w:t>
            </w:r>
          </w:p>
        </w:tc>
      </w:tr>
      <w:tr w:rsidR="009D43E8" w:rsidRPr="0050000B" w14:paraId="6CAC3612" w14:textId="77777777" w:rsidTr="009D43E8">
        <w:tc>
          <w:tcPr>
            <w:tcW w:w="2670" w:type="dxa"/>
          </w:tcPr>
          <w:p w14:paraId="07A685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[Заказчик]</w:t>
            </w:r>
          </w:p>
        </w:tc>
        <w:tc>
          <w:tcPr>
            <w:tcW w:w="7080" w:type="dxa"/>
          </w:tcPr>
          <w:p w14:paraId="31CC0D60" w14:textId="77777777" w:rsidR="006100D9" w:rsidRPr="006100D9" w:rsidRDefault="00317F00" w:rsidP="006100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внешние системы, контент СУЗ,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ИБ</w:t>
            </w:r>
            <w:r w:rsidR="006100D9">
              <w:rPr>
                <w:rFonts w:ascii="Arial" w:eastAsia="Arial" w:hAnsi="Arial" w:cs="Arial"/>
                <w:color w:val="000000"/>
                <w:lang w:val="ru-RU"/>
              </w:rPr>
              <w:t xml:space="preserve"> - </w:t>
            </w:r>
            <w:r w:rsidR="006100D9" w:rsidRPr="006100D9">
              <w:rPr>
                <w:rFonts w:ascii="Arial" w:eastAsia="Arial" w:hAnsi="Arial" w:cs="Arial"/>
                <w:color w:val="000000"/>
                <w:lang w:val="ru-RU"/>
              </w:rPr>
              <w:t>информационная безопасность</w:t>
            </w:r>
          </w:p>
          <w:p w14:paraId="1A4BE566" w14:textId="7C29ECCB" w:rsidR="009D43E8" w:rsidRPr="00A1095A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  <w:tr w:rsidR="009D43E8" w14:paraId="5830165F" w14:textId="77777777" w:rsidTr="009D43E8">
        <w:tc>
          <w:tcPr>
            <w:tcW w:w="2670" w:type="dxa"/>
          </w:tcPr>
          <w:p w14:paraId="25A33D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As-Is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To-Be</w:t>
            </w:r>
          </w:p>
        </w:tc>
        <w:tc>
          <w:tcPr>
            <w:tcW w:w="7080" w:type="dxa"/>
          </w:tcPr>
          <w:p w14:paraId="0274DC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Текущее и целевое состояние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5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6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7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8" w:author="Никита Гринь" w:date="2026-07-31T11:14:00Z" w16du:dateUtc="2026-07-31T08:14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49" w:author="Никита Гринь" w:date="2026-07-31T11:14:00Z" w16du:dateUtc="2026-07-31T08:1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I.3</w:t>
            </w:r>
            <w:r>
              <w:fldChar w:fldCharType="end"/>
            </w:r>
          </w:p>
        </w:tc>
      </w:tr>
      <w:tr w:rsidR="009D43E8" w:rsidRPr="0050000B" w14:paraId="07FA0470" w14:textId="77777777" w:rsidTr="009D43E8">
        <w:tc>
          <w:tcPr>
            <w:tcW w:w="2670" w:type="dxa"/>
          </w:tcPr>
          <w:p w14:paraId="47D71A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</w:p>
        </w:tc>
        <w:tc>
          <w:tcPr>
            <w:tcW w:w="7080" w:type="dxa"/>
          </w:tcPr>
          <w:p w14:paraId="222BDE4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Значение параметра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50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51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52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53" w:author="Никита Гринь" w:date="2026-07-31T11:14:00Z" w16du:dateUtc="2026-07-31T08:14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54" w:author="Никита Гринь" w:date="2026-07-31T11:14:00Z" w16du:dateUtc="2026-07-31T08:1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6D4A48F" w14:textId="77777777" w:rsidTr="009D43E8">
        <w:tc>
          <w:tcPr>
            <w:tcW w:w="2670" w:type="dxa"/>
          </w:tcPr>
          <w:p w14:paraId="1D88DF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</w:p>
        </w:tc>
        <w:tc>
          <w:tcPr>
            <w:tcW w:w="7080" w:type="dxa"/>
          </w:tcPr>
          <w:p w14:paraId="26E8AA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Сопоставление источников требований с разделами ТЗ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55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56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57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58" w:author="Никита Гринь" w:date="2026-07-31T11:14:00Z" w16du:dateUtc="2026-07-31T08:14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59" w:author="Никита Гринь" w:date="2026-07-31T11:14:00Z" w16du:dateUtc="2026-07-31T08:1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I.3</w:t>
            </w:r>
            <w:r>
              <w:fldChar w:fldCharType="end"/>
            </w:r>
            <w:r>
              <w:rPr>
                <w:rFonts w:ascii="Arial" w:eastAsia="Arial" w:hAnsi="Arial" w:cs="Arial"/>
                <w:color w:val="000000"/>
              </w:rPr>
              <w:t xml:space="preserve">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</w:tbl>
    <w:p w14:paraId="66B9EE98" w14:textId="77777777" w:rsidR="009D43E8" w:rsidRPr="006100D9" w:rsidRDefault="00317F00">
      <w:pPr>
        <w:pStyle w:val="2"/>
        <w:rPr>
          <w:rFonts w:ascii="Arial" w:eastAsia="Arial" w:hAnsi="Arial" w:cs="Arial"/>
          <w:lang w:val="ru-RU"/>
        </w:rPr>
      </w:pPr>
      <w:bookmarkStart w:id="60" w:name="bookmark=id.jitktecjryph" w:colFirst="0" w:colLast="0"/>
      <w:bookmarkEnd w:id="60"/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.1.1. Соответствие ГОСТ 34.602-2020</w:t>
      </w:r>
    </w:p>
    <w:p w14:paraId="06032599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[ГОСТ 34.602-2020]: структура ТЗ на создание АС</w:t>
      </w:r>
    </w:p>
    <w:p w14:paraId="41C61308" w14:textId="10167277" w:rsidR="009D43E8" w:rsidRPr="00424093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.1.1 сопоставляет структуру документа с ГОСТ 34.602-2020 при сохранении приоритета содержания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[Прил.1]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6D4F970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Маппинг разделов ГОСТ (общие положения, назначение, требования,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мка) на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0–</w:t>
      </w:r>
      <w:r>
        <w:rPr>
          <w:rFonts w:ascii="Arial" w:eastAsia="Arial" w:hAnsi="Arial" w:cs="Arial"/>
          <w:color w:val="000000"/>
        </w:rPr>
        <w:t>VII</w:t>
      </w:r>
    </w:p>
    <w:p w14:paraId="13722E3C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Краткое отражение требований ГОСТ §4 (</w:t>
      </w:r>
      <w:r w:rsidRPr="00A1095A">
        <w:rPr>
          <w:rFonts w:ascii="Arial" w:eastAsia="Arial" w:hAnsi="Arial" w:cs="Arial"/>
          <w:lang w:val="ru-RU"/>
        </w:rPr>
        <w:t>надежность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RPO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RTO</w:t>
      </w:r>
      <w:r w:rsidRPr="00A1095A">
        <w:rPr>
          <w:rFonts w:ascii="Arial" w:eastAsia="Arial" w:hAnsi="Arial" w:cs="Arial"/>
          <w:color w:val="000000"/>
          <w:lang w:val="ru-RU"/>
        </w:rPr>
        <w:t>, персонал) без ослабления ТТ</w:t>
      </w:r>
    </w:p>
    <w:p w14:paraId="1E646088" w14:textId="77777777" w:rsidR="009D43E8" w:rsidRPr="00A1095A" w:rsidRDefault="00317F00">
      <w:pPr>
        <w:numPr>
          <w:ilvl w:val="0"/>
          <w:numId w:val="3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Полноту структуры для согласования с ДРиРИТ</w:t>
      </w:r>
    </w:p>
    <w:p w14:paraId="0BD805B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документ соответствует нормативным ожиданиям к ТЗ на АС и одновременно </w:t>
      </w:r>
      <w:r w:rsidRPr="00A1095A">
        <w:rPr>
          <w:rFonts w:ascii="Arial" w:eastAsia="Arial" w:hAnsi="Arial" w:cs="Arial"/>
          <w:lang w:val="ru-RU"/>
        </w:rPr>
        <w:t>остается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договорным по содержанию.</w:t>
      </w:r>
    </w:p>
    <w:p w14:paraId="796116A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Структура документа согласована с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ГОСТ 34.602-2020</w:t>
      </w:r>
      <w:r w:rsidRPr="00A1095A">
        <w:rPr>
          <w:rFonts w:ascii="Arial" w:eastAsia="Arial" w:hAnsi="Arial" w:cs="Arial"/>
          <w:color w:val="000000"/>
          <w:lang w:val="ru-RU"/>
        </w:rPr>
        <w:t xml:space="preserve"> «Техническое задание на создание автоматизированной системы»; содержание требований — по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Приложению </w:t>
      </w:r>
      <w:r>
        <w:rPr>
          <w:rFonts w:ascii="Arial" w:eastAsia="Arial" w:hAnsi="Arial" w:cs="Arial"/>
          <w:b/>
          <w:bCs/>
          <w:color w:val="000000"/>
        </w:rPr>
        <w:t>1</w:t>
      </w:r>
      <w:r>
        <w:rPr>
          <w:rFonts w:ascii="Arial" w:eastAsia="Arial" w:hAnsi="Arial" w:cs="Arial"/>
          <w:color w:val="000000"/>
        </w:rPr>
        <w:t xml:space="preserve"> (приоритет при расхождениях).</w:t>
      </w:r>
    </w:p>
    <w:tbl>
      <w:tblPr>
        <w:tblStyle w:val="151"/>
        <w:tblW w:w="90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620"/>
        <w:gridCol w:w="4380"/>
      </w:tblGrid>
      <w:tr w:rsidR="009D43E8" w14:paraId="3FCD32F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620" w:type="dxa"/>
          </w:tcPr>
          <w:p w14:paraId="1CAFBD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ГОСТ 34.602</w:t>
            </w:r>
          </w:p>
        </w:tc>
        <w:tc>
          <w:tcPr>
            <w:tcW w:w="4380" w:type="dxa"/>
          </w:tcPr>
          <w:p w14:paraId="1D0E11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настоящего ТЗ</w:t>
            </w:r>
          </w:p>
        </w:tc>
      </w:tr>
      <w:tr w:rsidR="009D43E8" w14:paraId="2041AC62" w14:textId="77777777" w:rsidTr="009D43E8">
        <w:tc>
          <w:tcPr>
            <w:tcW w:w="4620" w:type="dxa"/>
          </w:tcPr>
          <w:p w14:paraId="3E2943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1. Общие положения</w:t>
            </w:r>
          </w:p>
        </w:tc>
        <w:tc>
          <w:tcPr>
            <w:tcW w:w="4380" w:type="dxa"/>
          </w:tcPr>
          <w:p w14:paraId="502115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Часть 0, I</w:t>
            </w:r>
          </w:p>
        </w:tc>
      </w:tr>
      <w:tr w:rsidR="009D43E8" w14:paraId="3419D5C3" w14:textId="77777777" w:rsidTr="009D43E8">
        <w:tc>
          <w:tcPr>
            <w:tcW w:w="4620" w:type="dxa"/>
          </w:tcPr>
          <w:p w14:paraId="127EF4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2. Назначение и цели</w:t>
            </w:r>
          </w:p>
        </w:tc>
        <w:tc>
          <w:tcPr>
            <w:tcW w:w="4380" w:type="dxa"/>
          </w:tcPr>
          <w:p w14:paraId="2B854E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I.2</w:t>
            </w:r>
          </w:p>
        </w:tc>
      </w:tr>
      <w:tr w:rsidR="009D43E8" w14:paraId="2879384C" w14:textId="77777777" w:rsidTr="009D43E8">
        <w:tc>
          <w:tcPr>
            <w:tcW w:w="4620" w:type="dxa"/>
          </w:tcPr>
          <w:p w14:paraId="5E2A61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 Характеристика объекта автоматизации</w:t>
            </w:r>
          </w:p>
        </w:tc>
        <w:tc>
          <w:tcPr>
            <w:tcW w:w="4380" w:type="dxa"/>
          </w:tcPr>
          <w:p w14:paraId="1AFE4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I.3–I.4, I.7</w:t>
            </w:r>
          </w:p>
        </w:tc>
      </w:tr>
      <w:tr w:rsidR="009D43E8" w:rsidRPr="0050000B" w14:paraId="479B272C" w14:textId="77777777" w:rsidTr="009D43E8">
        <w:tc>
          <w:tcPr>
            <w:tcW w:w="4620" w:type="dxa"/>
          </w:tcPr>
          <w:p w14:paraId="4D717E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 Требования к системе</w:t>
            </w:r>
          </w:p>
        </w:tc>
        <w:tc>
          <w:tcPr>
            <w:tcW w:w="4380" w:type="dxa"/>
          </w:tcPr>
          <w:p w14:paraId="160136A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Части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–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(модули), </w:t>
            </w:r>
            <w:r>
              <w:rPr>
                <w:rFonts w:ascii="Arial" w:eastAsia="Arial" w:hAnsi="Arial" w:cs="Arial"/>
                <w:color w:val="000000"/>
              </w:rPr>
              <w:t>VI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(интеграции)</w:t>
            </w:r>
          </w:p>
        </w:tc>
      </w:tr>
      <w:tr w:rsidR="009D43E8" w14:paraId="4C327C91" w14:textId="77777777" w:rsidTr="009D43E8">
        <w:tc>
          <w:tcPr>
            <w:tcW w:w="4620" w:type="dxa"/>
          </w:tcPr>
          <w:p w14:paraId="263A8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 Состав и содержание работ</w:t>
            </w:r>
          </w:p>
        </w:tc>
        <w:tc>
          <w:tcPr>
            <w:tcW w:w="4380" w:type="dxa"/>
          </w:tcPr>
          <w:p w14:paraId="2FAAF2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VII.1</w:t>
            </w:r>
          </w:p>
        </w:tc>
      </w:tr>
      <w:tr w:rsidR="009D43E8" w14:paraId="41B29EA0" w14:textId="77777777" w:rsidTr="009D43E8">
        <w:tc>
          <w:tcPr>
            <w:tcW w:w="4620" w:type="dxa"/>
          </w:tcPr>
          <w:p w14:paraId="47E1A0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6. Порядок контроля и </w:t>
            </w:r>
            <w:r>
              <w:rPr>
                <w:rFonts w:ascii="Arial" w:eastAsia="Arial" w:hAnsi="Arial" w:cs="Arial"/>
              </w:rPr>
              <w:t>приемки</w:t>
            </w:r>
          </w:p>
        </w:tc>
        <w:tc>
          <w:tcPr>
            <w:tcW w:w="4380" w:type="dxa"/>
          </w:tcPr>
          <w:p w14:paraId="35D4D9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VII.2, </w:t>
            </w:r>
            <w:r>
              <w:rPr>
                <w:rFonts w:ascii="Arial" w:eastAsia="Arial" w:hAnsi="Arial" w:cs="Arial"/>
              </w:rPr>
              <w:t>приемка</w:t>
            </w:r>
            <w:r>
              <w:rPr>
                <w:rFonts w:ascii="Arial" w:eastAsia="Arial" w:hAnsi="Arial" w:cs="Arial"/>
                <w:color w:val="000000"/>
              </w:rPr>
              <w:t xml:space="preserve"> модулей</w:t>
            </w:r>
          </w:p>
        </w:tc>
      </w:tr>
      <w:tr w:rsidR="009D43E8" w14:paraId="70703C73" w14:textId="77777777" w:rsidTr="009D43E8">
        <w:tc>
          <w:tcPr>
            <w:tcW w:w="4620" w:type="dxa"/>
          </w:tcPr>
          <w:p w14:paraId="7C7C2D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7. Подготовка объекта к вводу</w:t>
            </w:r>
          </w:p>
        </w:tc>
        <w:tc>
          <w:tcPr>
            <w:tcW w:w="4380" w:type="dxa"/>
          </w:tcPr>
          <w:p w14:paraId="42FC9F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VII.3</w:t>
            </w:r>
          </w:p>
        </w:tc>
      </w:tr>
      <w:tr w:rsidR="009D43E8" w14:paraId="3A8591CA" w14:textId="77777777" w:rsidTr="009D43E8">
        <w:tc>
          <w:tcPr>
            <w:tcW w:w="4620" w:type="dxa"/>
          </w:tcPr>
          <w:p w14:paraId="1CCBF4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 Требования к документированию</w:t>
            </w:r>
          </w:p>
        </w:tc>
        <w:tc>
          <w:tcPr>
            <w:tcW w:w="4380" w:type="dxa"/>
          </w:tcPr>
          <w:p w14:paraId="57783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VII.4</w:t>
            </w:r>
          </w:p>
        </w:tc>
      </w:tr>
    </w:tbl>
    <w:p w14:paraId="3136CB2D" w14:textId="77777777" w:rsidR="009D43E8" w:rsidRDefault="00317F00">
      <w:pPr>
        <w:pStyle w:val="2"/>
        <w:rPr>
          <w:rFonts w:ascii="Arial" w:eastAsia="Arial" w:hAnsi="Arial" w:cs="Arial"/>
        </w:rPr>
      </w:pPr>
      <w:bookmarkStart w:id="61" w:name="bookmark=id.fkk2e9elqx3a" w:colFirst="0" w:colLast="0"/>
      <w:bookmarkEnd w:id="61"/>
      <w:r>
        <w:rPr>
          <w:rFonts w:ascii="Arial" w:eastAsia="Arial" w:hAnsi="Arial" w:cs="Arial"/>
        </w:rPr>
        <w:t>I.2. Контекст и цели</w:t>
      </w:r>
    </w:p>
    <w:p w14:paraId="1E1D3A31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§2.1]: цели внедрения ПО на базе ИИ</w:t>
      </w:r>
    </w:p>
    <w:p w14:paraId="624E302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.2 описывает бизнес-контекст проекта: цели оптимизации процессов банка, текущее состояние Контакт-центра (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) и ключевые проектные решения по </w:t>
      </w:r>
      <w:r>
        <w:rPr>
          <w:rFonts w:ascii="Arial" w:eastAsia="Arial" w:hAnsi="Arial" w:cs="Arial"/>
          <w:color w:val="000000"/>
        </w:rPr>
        <w:t>RBAC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lang w:val="ru-RU"/>
        </w:rPr>
        <w:t>суфлера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C9A5DDF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Сопоставление </w:t>
      </w:r>
      <w:r>
        <w:rPr>
          <w:rFonts w:ascii="Arial" w:eastAsia="Arial" w:hAnsi="Arial" w:cs="Arial"/>
          <w:color w:val="000000"/>
        </w:rPr>
        <w:t>As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A1095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To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A1095A">
        <w:rPr>
          <w:rFonts w:ascii="Arial" w:eastAsia="Arial" w:hAnsi="Arial" w:cs="Arial"/>
          <w:color w:val="000000"/>
          <w:lang w:val="ru-RU"/>
        </w:rPr>
        <w:t xml:space="preserve"> по телефонии, онлайн-чату и СУЗ</w:t>
      </w:r>
    </w:p>
    <w:p w14:paraId="79103110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Фиксацию решения: оператор онлайн-чата получает 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р только в АРМ, не во вкладке </w:t>
      </w:r>
      <w:r>
        <w:rPr>
          <w:rFonts w:ascii="Arial" w:eastAsia="Arial" w:hAnsi="Arial" w:cs="Arial"/>
          <w:color w:val="000000"/>
        </w:rPr>
        <w:t>Hub</w:t>
      </w:r>
    </w:p>
    <w:p w14:paraId="7D373928" w14:textId="77777777" w:rsidR="009D43E8" w:rsidRPr="00A1095A" w:rsidRDefault="00317F00">
      <w:pPr>
        <w:numPr>
          <w:ilvl w:val="0"/>
          <w:numId w:val="3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Связь целей §2.1 с модулями 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</w:p>
    <w:p w14:paraId="4A98A79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заказчик и исполнитель разделяют понимание мотивации проекта и ограничений текущей инфраструктуры.</w:t>
      </w:r>
    </w:p>
    <w:p w14:paraId="5D6259FE" w14:textId="77777777" w:rsidR="009D43E8" w:rsidRPr="00A1095A" w:rsidRDefault="00317F00">
      <w:pPr>
        <w:pStyle w:val="3"/>
        <w:rPr>
          <w:rFonts w:ascii="Arial" w:eastAsia="Arial" w:hAnsi="Arial" w:cs="Arial"/>
          <w:lang w:val="ru-RU"/>
        </w:rPr>
      </w:pPr>
      <w:bookmarkStart w:id="62" w:name="bookmark=id.vibna3r2ebp7" w:colFirst="0" w:colLast="0"/>
      <w:bookmarkEnd w:id="62"/>
      <w:r w:rsidRPr="00A1095A">
        <w:rPr>
          <w:rFonts w:ascii="Arial" w:eastAsia="Arial" w:hAnsi="Arial" w:cs="Arial"/>
          <w:lang w:val="ru-RU"/>
        </w:rPr>
        <w:t xml:space="preserve">Цели </w:t>
      </w:r>
      <w:r w:rsidRPr="00A1095A">
        <w:rPr>
          <w:rFonts w:ascii="Arial" w:eastAsia="Arial" w:hAnsi="Arial" w:cs="Arial"/>
          <w:b/>
          <w:bCs/>
          <w:lang w:val="ru-RU"/>
        </w:rPr>
        <w:t>[Прил.1 §2.1]</w:t>
      </w:r>
    </w:p>
    <w:p w14:paraId="21235512" w14:textId="7B6428ED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Усовершенствовать и оптимизировать процессы банка, повысить эффективность работы пользователей пут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м внедрения инструментов на базе ИИ: модуль </w:t>
      </w:r>
      <w:r>
        <w:rPr>
          <w:rFonts w:ascii="Arial" w:eastAsia="Arial" w:hAnsi="Arial" w:cs="Arial"/>
          <w:color w:val="000000"/>
        </w:rPr>
        <w:t>LLM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 w:rsidR="00F040D4">
        <w:rPr>
          <w:rFonts w:ascii="Arial" w:eastAsia="Arial" w:hAnsi="Arial" w:cs="Arial"/>
          <w:color w:val="000000"/>
          <w:lang w:val="ru-RU"/>
        </w:rPr>
        <w:t xml:space="preserve">модуль </w:t>
      </w:r>
      <w:r w:rsidR="000335FD">
        <w:rPr>
          <w:rFonts w:ascii="Arial" w:eastAsia="Arial" w:hAnsi="Arial" w:cs="Arial"/>
          <w:color w:val="000000"/>
          <w:lang w:val="ru-RU"/>
        </w:rPr>
        <w:t>К</w:t>
      </w:r>
      <w:r w:rsidRPr="00A1095A">
        <w:rPr>
          <w:rFonts w:ascii="Arial" w:eastAsia="Arial" w:hAnsi="Arial" w:cs="Arial"/>
          <w:color w:val="000000"/>
          <w:lang w:val="ru-RU"/>
        </w:rPr>
        <w:t>онтакт-центр (суфл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р телефония/онлайн-чат, онлайн-чат), ИИ-ассистент, распознавание документов.</w:t>
      </w:r>
    </w:p>
    <w:p w14:paraId="63834750" w14:textId="77777777" w:rsidR="009D43E8" w:rsidRDefault="00317F00">
      <w:pPr>
        <w:pStyle w:val="3"/>
        <w:rPr>
          <w:rFonts w:ascii="Arial" w:eastAsia="Arial" w:hAnsi="Arial" w:cs="Arial"/>
        </w:rPr>
      </w:pPr>
      <w:bookmarkStart w:id="63" w:name="bookmark=id.2j1aocniln" w:colFirst="0" w:colLast="0"/>
      <w:bookmarkEnd w:id="63"/>
      <w:r>
        <w:rPr>
          <w:rFonts w:ascii="Arial" w:eastAsia="Arial" w:hAnsi="Arial" w:cs="Arial"/>
        </w:rPr>
        <w:t>As-Is — Контакт-центр</w:t>
      </w:r>
    </w:p>
    <w:tbl>
      <w:tblPr>
        <w:tblStyle w:val="150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4140"/>
        <w:gridCol w:w="4260"/>
      </w:tblGrid>
      <w:tr w:rsidR="009D43E8" w14:paraId="0D17427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3E53B5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</w:t>
            </w:r>
          </w:p>
        </w:tc>
        <w:tc>
          <w:tcPr>
            <w:tcW w:w="4140" w:type="dxa"/>
          </w:tcPr>
          <w:p w14:paraId="2C6AEA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</w:t>
            </w:r>
          </w:p>
        </w:tc>
        <w:tc>
          <w:tcPr>
            <w:tcW w:w="4260" w:type="dxa"/>
          </w:tcPr>
          <w:p w14:paraId="1CB5FF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</w:tr>
      <w:tr w:rsidR="009D43E8" w:rsidRPr="0050000B" w14:paraId="555D6521" w14:textId="77777777" w:rsidTr="009D43E8">
        <w:tc>
          <w:tcPr>
            <w:tcW w:w="1605" w:type="dxa"/>
          </w:tcPr>
          <w:p w14:paraId="505CAF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 vs онлайн-чат</w:t>
            </w:r>
          </w:p>
        </w:tc>
        <w:tc>
          <w:tcPr>
            <w:tcW w:w="4140" w:type="dxa"/>
          </w:tcPr>
          <w:p w14:paraId="0EBF384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Разные отделы и ПО; один оператор не вед</w:t>
            </w:r>
            <w:r w:rsidRPr="00A1095A">
              <w:rPr>
                <w:rFonts w:ascii="Arial" w:eastAsia="Arial" w:hAnsi="Arial" w:cs="Arial"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 звонок и онлайн-чат одновременно</w:t>
            </w:r>
          </w:p>
        </w:tc>
        <w:tc>
          <w:tcPr>
            <w:tcW w:w="4260" w:type="dxa"/>
          </w:tcPr>
          <w:p w14:paraId="58DDF0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Единый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модуль Контакт-центра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раздельные АРМ каналов</w:t>
            </w:r>
          </w:p>
        </w:tc>
      </w:tr>
      <w:tr w:rsidR="009D43E8" w:rsidRPr="0050000B" w14:paraId="00B81921" w14:textId="77777777" w:rsidTr="009D43E8">
        <w:tc>
          <w:tcPr>
            <w:tcW w:w="1605" w:type="dxa"/>
          </w:tcPr>
          <w:p w14:paraId="7AFD93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Каналы онлайн-чата</w:t>
            </w:r>
          </w:p>
        </w:tc>
        <w:tc>
          <w:tcPr>
            <w:tcW w:w="4140" w:type="dxa"/>
          </w:tcPr>
          <w:p w14:paraId="6D119B8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Webim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 и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 окно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оператора; виджет (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сайт банка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интернет-банкинг, М-банкинг, лендинги)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открытый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нет</w:t>
            </w:r>
          </w:p>
        </w:tc>
        <w:tc>
          <w:tcPr>
            <w:tcW w:w="4260" w:type="dxa"/>
          </w:tcPr>
          <w:p w14:paraId="57876846" w14:textId="290B65CE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Единое АРМ оператора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всех текстовых каналов: виджет (сайт, лендинги) +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 +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+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-каналы — §4.4;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клиента — §4.3.1.13–14</w:t>
            </w:r>
          </w:p>
        </w:tc>
      </w:tr>
      <w:tr w:rsidR="009D43E8" w:rsidRPr="0050000B" w14:paraId="308ED8EC" w14:textId="77777777" w:rsidTr="009D43E8">
        <w:tc>
          <w:tcPr>
            <w:tcW w:w="1605" w:type="dxa"/>
          </w:tcPr>
          <w:p w14:paraId="31A8B6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ответов</w:t>
            </w:r>
          </w:p>
        </w:tc>
        <w:tc>
          <w:tcPr>
            <w:tcW w:w="4140" w:type="dxa"/>
          </w:tcPr>
          <w:p w14:paraId="3068200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СУЗ (система управления знаниями)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основной; курсы, адреса — с корп. сайта; эскалация — старший оператор / контент-менеджеры</w:t>
            </w:r>
          </w:p>
        </w:tc>
        <w:tc>
          <w:tcPr>
            <w:tcW w:w="4260" w:type="dxa"/>
          </w:tcPr>
          <w:p w14:paraId="25A11AD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по СУЗ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подсказок; ручной поиск в СУЗ/сайте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исключается</w:t>
            </w:r>
          </w:p>
        </w:tc>
      </w:tr>
      <w:tr w:rsidR="009D43E8" w:rsidRPr="0050000B" w14:paraId="11C97958" w14:textId="77777777" w:rsidTr="009D43E8">
        <w:tc>
          <w:tcPr>
            <w:tcW w:w="1605" w:type="dxa"/>
          </w:tcPr>
          <w:p w14:paraId="7324A3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клиента</w:t>
            </w:r>
          </w:p>
        </w:tc>
        <w:tc>
          <w:tcPr>
            <w:tcW w:w="4140" w:type="dxa"/>
          </w:tcPr>
          <w:p w14:paraId="5FABB07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история в рамках звонка;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Webim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(мессенджеры, соцсети, виджет) — история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 рамках канала</w:t>
            </w:r>
            <w:sdt>
              <w:sdtPr>
                <w:tag w:val="goog_rdk_7"/>
                <w:id w:val="-231235940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кросс-канальной и телефония↔онлайн-чат истории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</w:p>
        </w:tc>
        <w:tc>
          <w:tcPr>
            <w:tcW w:w="4260" w:type="dxa"/>
          </w:tcPr>
          <w:p w14:paraId="589CC8A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история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во всех каналах (телефония + онлайн-чат),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настраиваемый контекст — §4.1.12, §4.3.1.13,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§4.3.1.14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§4.3.2.11</w:t>
            </w:r>
          </w:p>
        </w:tc>
      </w:tr>
      <w:tr w:rsidR="009D43E8" w:rsidRPr="0050000B" w14:paraId="711B322D" w14:textId="77777777" w:rsidTr="009D43E8">
        <w:tc>
          <w:tcPr>
            <w:tcW w:w="1605" w:type="dxa"/>
          </w:tcPr>
          <w:p w14:paraId="7940E8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 оператора</w:t>
            </w:r>
          </w:p>
        </w:tc>
        <w:tc>
          <w:tcPr>
            <w:tcW w:w="4140" w:type="dxa"/>
          </w:tcPr>
          <w:p w14:paraId="4A34C2A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Тематики обязательны (влияют на оценку оператора); оценок подсказок ИИ/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</w:p>
        </w:tc>
        <w:tc>
          <w:tcPr>
            <w:tcW w:w="4260" w:type="dxa"/>
          </w:tcPr>
          <w:p w14:paraId="651BA87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§4.3 ТТ: релевантность/полезность; единые кнопки §4.3.1.9</w:t>
            </w:r>
          </w:p>
        </w:tc>
      </w:tr>
      <w:tr w:rsidR="009D43E8" w:rsidRPr="0050000B" w14:paraId="4A98A78B" w14:textId="77777777" w:rsidTr="009D43E8">
        <w:tc>
          <w:tcPr>
            <w:tcW w:w="1605" w:type="dxa"/>
          </w:tcPr>
          <w:p w14:paraId="3B60CA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Сценарии</w:t>
            </w:r>
          </w:p>
        </w:tc>
        <w:tc>
          <w:tcPr>
            <w:tcW w:w="4140" w:type="dxa"/>
          </w:tcPr>
          <w:p w14:paraId="0B4E2E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Черновики скриптов в КЦ; эталон 10 тем —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64" w:author="Никита Гринь" w:date="2026-07-31T11:14:00Z" w16du:dateUtc="2026-07-31T08:1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65" w:author="Никита Гринь" w:date="2026-07-31T11:14:00Z" w16du:dateUtc="2026-07-31T08:1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66" w:author="Никита Гринь" w:date="2026-07-31T11:14:00Z" w16du:dateUtc="2026-07-31T08:14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67" w:author="Никита Гринь" w:date="2026-07-31T11:14:00Z" w16du:dateUtc="2026-07-31T08:14:00Z">
                  <w:rPr/>
                </w:rPrChange>
              </w:rPr>
              <w:instrText>.</w:instrText>
            </w:r>
            <w:r>
              <w:instrText>czf</w:instrText>
            </w:r>
            <w:r w:rsidRPr="003D1E67">
              <w:rPr>
                <w:lang w:val="ru-RU"/>
                <w:rPrChange w:id="68" w:author="Никита Гринь" w:date="2026-07-31T11:14:00Z" w16du:dateUtc="2026-07-31T08:14:00Z">
                  <w:rPr/>
                </w:rPrChange>
              </w:rPr>
              <w:instrText>1</w:instrText>
            </w:r>
            <w:r>
              <w:instrText>gpwckqlg</w:instrText>
            </w:r>
            <w:r w:rsidRPr="003D1E67">
              <w:rPr>
                <w:lang w:val="ru-RU"/>
                <w:rPrChange w:id="69" w:author="Никита Гринь" w:date="2026-07-31T11:14:00Z" w16du:dateUtc="2026-07-31T08:14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B</w:t>
            </w:r>
            <w:r>
              <w:fldChar w:fldCharType="end"/>
            </w:r>
            <w:sdt>
              <w:sdtPr>
                <w:tag w:val="goog_rdk_8"/>
                <w:id w:val="168893175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; ≥50 к внедрению</w:t>
                </w:r>
              </w:sdtContent>
            </w:sdt>
          </w:p>
        </w:tc>
        <w:tc>
          <w:tcPr>
            <w:tcW w:w="4260" w:type="dxa"/>
          </w:tcPr>
          <w:p w14:paraId="78A1B531" w14:textId="2BE05AC7" w:rsidR="00123587" w:rsidRPr="00123587" w:rsidRDefault="00317F00" w:rsidP="001235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123587">
              <w:rPr>
                <w:rFonts w:ascii="Arial" w:eastAsia="Arial" w:hAnsi="Arial" w:cs="Arial"/>
                <w:color w:val="000000"/>
                <w:lang w:val="ru-RU"/>
              </w:rPr>
              <w:t xml:space="preserve">Редактор сценариев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>При вводе в промышленную эксплуатацию настраивает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>ся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 xml:space="preserve"> порядка 50 сценарных диалогов. В процессе эксплуатации </w:t>
            </w:r>
            <w:r w:rsidR="00123587">
              <w:rPr>
                <w:rFonts w:ascii="Arial" w:eastAsia="Arial" w:hAnsi="Arial" w:cs="Arial"/>
                <w:color w:val="000000"/>
                <w:lang w:val="ru-RU"/>
              </w:rPr>
              <w:t>а</w:t>
            </w:r>
            <w:r w:rsidR="00123587" w:rsidRPr="00123587">
              <w:rPr>
                <w:rFonts w:ascii="Arial" w:eastAsia="Arial" w:hAnsi="Arial" w:cs="Arial"/>
                <w:color w:val="000000"/>
                <w:lang w:val="ru-RU"/>
              </w:rPr>
              <w:t>дминистратор диалоговых сценариев может создавать любое дополнительное количество сценариев.</w:t>
            </w:r>
          </w:p>
          <w:p w14:paraId="51587BF8" w14:textId="6EB118B3" w:rsidR="009D43E8" w:rsidRPr="00123587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</w:tbl>
    <w:p w14:paraId="5D60602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0" w:name="bookmark=id.cmfx7mestbcz" w:colFirst="0" w:colLast="0"/>
      <w:bookmarkEnd w:id="70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.2.3. Ключевое решение по </w:t>
      </w:r>
      <w:r>
        <w:rPr>
          <w:rFonts w:ascii="Arial" w:eastAsia="Arial" w:hAnsi="Arial" w:cs="Arial"/>
        </w:rPr>
        <w:t>RBAC</w:t>
      </w:r>
      <w:r w:rsidRPr="003C42DA">
        <w:rPr>
          <w:rFonts w:ascii="Arial" w:eastAsia="Arial" w:hAnsi="Arial" w:cs="Arial"/>
          <w:lang w:val="ru-RU"/>
        </w:rPr>
        <w:t xml:space="preserve"> (суфлер и ассистент)</w:t>
      </w:r>
    </w:p>
    <w:p w14:paraId="55559E25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A1095A">
        <w:rPr>
          <w:rFonts w:ascii="Arial" w:eastAsia="Arial" w:hAnsi="Arial" w:cs="Arial"/>
          <w:b/>
          <w:bCs/>
          <w:lang w:val="ru-RU"/>
        </w:rPr>
        <w:t>е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р в работе»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фактическое отображение подсказок оператору в канале (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 телефония или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панель АРМ онлайн-чата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«Окно ассистента»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отдельное </w:t>
      </w:r>
      <w:r>
        <w:fldChar w:fldCharType="begin"/>
      </w:r>
      <w:r>
        <w:instrText>HYPERLINK</w:instrText>
      </w:r>
      <w:r w:rsidRPr="003D1E67">
        <w:rPr>
          <w:lang w:val="ru-RU"/>
          <w:rPrChange w:id="71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72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73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74" w:author="Никита Гринь" w:date="2026-07-31T11:15:00Z" w16du:dateUtc="2026-07-31T08:1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75" w:author="Никита Гринь" w:date="2026-07-31T11:15:00Z" w16du:dateUtc="2026-07-31T08:1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standalone</w:t>
      </w:r>
      <w:r w:rsidRPr="00A1095A">
        <w:rPr>
          <w:rFonts w:ascii="Arial" w:eastAsia="Arial" w:hAnsi="Arial" w:cs="Arial"/>
          <w:color w:val="156082"/>
          <w:lang w:val="ru-RU"/>
        </w:rPr>
        <w:t>-окно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 модуля ИИ-ассистент, вызываемое из портального лаунчера 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D1E67">
        <w:rPr>
          <w:lang w:val="ru-RU"/>
          <w:rPrChange w:id="76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77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78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79" w:author="Никита Гринь" w:date="2026-07-31T11:15:00Z" w16du:dateUtc="2026-07-31T08:15:00Z">
            <w:rPr/>
          </w:rPrChange>
        </w:rPr>
        <w:instrText>.</w:instrText>
      </w:r>
      <w:r>
        <w:instrText>var</w:instrText>
      </w:r>
      <w:r w:rsidRPr="003D1E67">
        <w:rPr>
          <w:lang w:val="ru-RU"/>
          <w:rPrChange w:id="80" w:author="Никита Гринь" w:date="2026-07-31T11:15:00Z" w16du:dateUtc="2026-07-31T08:15:00Z">
            <w:rPr/>
          </w:rPrChange>
        </w:rPr>
        <w:instrText>47</w:instrText>
      </w:r>
      <w:r>
        <w:instrText>dt</w:instrText>
      </w:r>
      <w:r w:rsidRPr="003D1E67">
        <w:rPr>
          <w:lang w:val="ru-RU"/>
          <w:rPrChange w:id="81" w:author="Никита Гринь" w:date="2026-07-31T11:15:00Z" w16du:dateUtc="2026-07-31T08:15:00Z">
            <w:rPr/>
          </w:rPrChange>
        </w:rPr>
        <w:instrText>214</w:instrText>
      </w:r>
      <w:r>
        <w:instrText>r</w:instrText>
      </w:r>
      <w:r w:rsidRPr="003D1E67">
        <w:rPr>
          <w:lang w:val="ru-RU"/>
          <w:rPrChange w:id="82" w:author="Никита Гринь" w:date="2026-07-31T11:15:00Z" w16du:dateUtc="2026-07-31T08:15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83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84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85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86" w:author="Никита Гринь" w:date="2026-07-31T11:15:00Z" w16du:dateUtc="2026-07-31T08:15:00Z">
            <w:rPr/>
          </w:rPrChange>
        </w:rPr>
        <w:instrText>.</w:instrText>
      </w:r>
      <w:r>
        <w:instrText>gha</w:instrText>
      </w:r>
      <w:r w:rsidRPr="003D1E67">
        <w:rPr>
          <w:lang w:val="ru-RU"/>
          <w:rPrChange w:id="87" w:author="Никита Гринь" w:date="2026-07-31T11:15:00Z" w16du:dateUtc="2026-07-31T08:15:00Z">
            <w:rPr/>
          </w:rPrChange>
        </w:rPr>
        <w:instrText>19</w:instrText>
      </w:r>
      <w:r>
        <w:instrText>d</w:instrText>
      </w:r>
      <w:r w:rsidRPr="003D1E67">
        <w:rPr>
          <w:lang w:val="ru-RU"/>
          <w:rPrChange w:id="88" w:author="Никита Гринь" w:date="2026-07-31T11:15:00Z" w16du:dateUtc="2026-07-31T08:15:00Z">
            <w:rPr/>
          </w:rPrChange>
        </w:rPr>
        <w:instrText>2</w:instrText>
      </w:r>
      <w:r>
        <w:instrText>qwtbc</w:instrText>
      </w:r>
      <w:r w:rsidRPr="003D1E67">
        <w:rPr>
          <w:lang w:val="ru-RU"/>
          <w:rPrChange w:id="89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-0).</w:t>
      </w:r>
    </w:p>
    <w:tbl>
      <w:tblPr>
        <w:tblStyle w:val="149"/>
        <w:tblW w:w="97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45"/>
        <w:gridCol w:w="2400"/>
        <w:gridCol w:w="2580"/>
        <w:gridCol w:w="2910"/>
      </w:tblGrid>
      <w:tr w:rsidR="009D43E8" w14:paraId="44DFEFB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45" w:type="dxa"/>
          </w:tcPr>
          <w:p w14:paraId="50A0D3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Роль (§2.4)</w:t>
            </w:r>
          </w:p>
        </w:tc>
        <w:tc>
          <w:tcPr>
            <w:tcW w:w="2400" w:type="dxa"/>
          </w:tcPr>
          <w:p w14:paraId="44DCAC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Окно </w:t>
            </w:r>
            <w:r>
              <w:rPr>
                <w:rFonts w:ascii="Arial" w:eastAsia="Arial" w:hAnsi="Arial" w:cs="Arial"/>
              </w:rPr>
              <w:t>суфлера</w:t>
            </w:r>
          </w:p>
        </w:tc>
        <w:tc>
          <w:tcPr>
            <w:tcW w:w="2580" w:type="dxa"/>
          </w:tcPr>
          <w:p w14:paraId="60DB6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Окно ассистента</w:t>
            </w:r>
          </w:p>
        </w:tc>
        <w:tc>
          <w:tcPr>
            <w:tcW w:w="2910" w:type="dxa"/>
          </w:tcPr>
          <w:p w14:paraId="5BF79A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Портал AI Hub</w:t>
            </w:r>
          </w:p>
        </w:tc>
      </w:tr>
      <w:tr w:rsidR="009D43E8" w14:paraId="040266A8" w14:textId="77777777" w:rsidTr="009D43E8">
        <w:tc>
          <w:tcPr>
            <w:tcW w:w="1845" w:type="dxa"/>
          </w:tcPr>
          <w:p w14:paraId="5DFB83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канала телефония (п. 4)</w:t>
            </w:r>
          </w:p>
        </w:tc>
        <w:tc>
          <w:tcPr>
            <w:tcW w:w="2400" w:type="dxa"/>
          </w:tcPr>
          <w:p w14:paraId="14EF331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-2,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580" w:type="dxa"/>
          </w:tcPr>
          <w:p w14:paraId="3788B2E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Доступен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выбору в лаунчере (настройка админа)</w:t>
            </w:r>
          </w:p>
        </w:tc>
        <w:tc>
          <w:tcPr>
            <w:tcW w:w="2910" w:type="dxa"/>
          </w:tcPr>
          <w:p w14:paraId="124534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Меню «Суфл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| Ассистент»</w:t>
            </w:r>
          </w:p>
        </w:tc>
      </w:tr>
      <w:tr w:rsidR="009D43E8" w14:paraId="605E54C8" w14:textId="77777777" w:rsidTr="009D43E8">
        <w:tc>
          <w:tcPr>
            <w:tcW w:w="1845" w:type="dxa"/>
          </w:tcPr>
          <w:p w14:paraId="6B28E9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Оператор онлайн-чата (п. 5)</w:t>
            </w:r>
          </w:p>
        </w:tc>
        <w:tc>
          <w:tcPr>
            <w:tcW w:w="2400" w:type="dxa"/>
          </w:tcPr>
          <w:p w14:paraId="1B80EC5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Правая панель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АРМ онлайн-чата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-3,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-4)</w:t>
            </w:r>
          </w:p>
        </w:tc>
        <w:tc>
          <w:tcPr>
            <w:tcW w:w="2580" w:type="dxa"/>
          </w:tcPr>
          <w:p w14:paraId="3BF7990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Доступен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выбору в лаунчере (настройка админа)</w:t>
            </w:r>
          </w:p>
        </w:tc>
        <w:tc>
          <w:tcPr>
            <w:tcW w:w="2910" w:type="dxa"/>
          </w:tcPr>
          <w:p w14:paraId="24B575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Меню «Суфл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| Ассистент»</w:t>
            </w:r>
          </w:p>
        </w:tc>
      </w:tr>
      <w:tr w:rsidR="009D43E8" w14:paraId="7330585E" w14:textId="77777777" w:rsidTr="009D43E8">
        <w:tc>
          <w:tcPr>
            <w:tcW w:w="1845" w:type="dxa"/>
          </w:tcPr>
          <w:p w14:paraId="1DE777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Прочие роли §2.4</w:t>
            </w:r>
          </w:p>
        </w:tc>
        <w:tc>
          <w:tcPr>
            <w:tcW w:w="2400" w:type="dxa"/>
          </w:tcPr>
          <w:p w14:paraId="53DBF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RBAC (</w:t>
            </w: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580" w:type="dxa"/>
          </w:tcPr>
          <w:p w14:paraId="39D3CF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RBAC</w:t>
            </w:r>
          </w:p>
        </w:tc>
        <w:tc>
          <w:tcPr>
            <w:tcW w:w="2910" w:type="dxa"/>
          </w:tcPr>
          <w:p w14:paraId="0DCFAD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FAB / slide-in Hub</w:t>
            </w:r>
          </w:p>
        </w:tc>
      </w:tr>
    </w:tbl>
    <w:p w14:paraId="20BB0882" w14:textId="77777777" w:rsidR="009D43E8" w:rsidRDefault="00317F00">
      <w:pPr>
        <w:pStyle w:val="3"/>
        <w:rPr>
          <w:rFonts w:ascii="Arial" w:eastAsia="Arial" w:hAnsi="Arial" w:cs="Arial"/>
        </w:rPr>
      </w:pPr>
      <w:bookmarkStart w:id="90" w:name="bookmark=id.5u3zb8vhnuzx" w:colFirst="0" w:colLast="0"/>
      <w:bookmarkEnd w:id="90"/>
      <w:r>
        <w:rPr>
          <w:rFonts w:ascii="Arial" w:eastAsia="Arial" w:hAnsi="Arial" w:cs="Arial"/>
        </w:rPr>
        <w:t>I.2.4. Ключевые проектные решения ТЗ</w:t>
      </w:r>
    </w:p>
    <w:p w14:paraId="42422E8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Сводка решений, </w:t>
      </w:r>
      <w:r w:rsidRPr="00A1095A">
        <w:rPr>
          <w:rFonts w:ascii="Arial" w:eastAsia="Arial" w:hAnsi="Arial" w:cs="Arial"/>
          <w:lang w:val="ru-RU"/>
        </w:rPr>
        <w:t>отраженных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настоящем ТЗ:</w:t>
      </w:r>
    </w:p>
    <w:tbl>
      <w:tblPr>
        <w:tblStyle w:val="148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75"/>
        <w:gridCol w:w="3720"/>
        <w:gridCol w:w="4140"/>
      </w:tblGrid>
      <w:tr w:rsidR="009D43E8" w14:paraId="1BB9AAD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75" w:type="dxa"/>
          </w:tcPr>
          <w:p w14:paraId="7FFFDF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</w:t>
            </w:r>
          </w:p>
        </w:tc>
        <w:tc>
          <w:tcPr>
            <w:tcW w:w="3720" w:type="dxa"/>
          </w:tcPr>
          <w:p w14:paraId="163EC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Решение</w:t>
            </w:r>
          </w:p>
        </w:tc>
        <w:tc>
          <w:tcPr>
            <w:tcW w:w="4140" w:type="dxa"/>
          </w:tcPr>
          <w:p w14:paraId="025B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Отражение в </w:t>
            </w:r>
            <w:r>
              <w:rPr>
                <w:rFonts w:ascii="Arial" w:eastAsia="Arial" w:hAnsi="Arial" w:cs="Arial"/>
              </w:rPr>
              <w:t>ТЗ</w:t>
            </w:r>
          </w:p>
        </w:tc>
      </w:tr>
      <w:tr w:rsidR="009D43E8" w:rsidRPr="0050000B" w14:paraId="57939ED3" w14:textId="77777777" w:rsidTr="009D43E8">
        <w:tc>
          <w:tcPr>
            <w:tcW w:w="2175" w:type="dxa"/>
          </w:tcPr>
          <w:p w14:paraId="3CDCAFC9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9"/>
                <w:id w:val="2049482115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Описание реализации (вход → механизм → выход → </w:t>
                </w:r>
              </w:sdtContent>
            </w:sdt>
            <w:r w:rsidR="00317F00" w:rsidRPr="00A1095A">
              <w:rPr>
                <w:rFonts w:ascii="Arial" w:eastAsia="Arial" w:hAnsi="Arial" w:cs="Arial"/>
                <w:lang w:val="ru-RU"/>
              </w:rPr>
              <w:t>приемка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720" w:type="dxa"/>
          </w:tcPr>
          <w:p w14:paraId="795098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Детализация, не копия ТТ</w:t>
            </w:r>
          </w:p>
        </w:tc>
        <w:tc>
          <w:tcPr>
            <w:tcW w:w="4140" w:type="dxa"/>
          </w:tcPr>
          <w:p w14:paraId="23E9B36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.1.2,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.3.1, колонка «Реализация»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9D43E8" w14:paraId="562C38CC" w14:textId="77777777" w:rsidTr="009D43E8">
        <w:tc>
          <w:tcPr>
            <w:tcW w:w="2175" w:type="dxa"/>
          </w:tcPr>
          <w:p w14:paraId="5540F7E4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"/>
                <w:id w:val="-2018728543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Портал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AI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Hub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→ выбор модуля</w:t>
                </w:r>
              </w:sdtContent>
            </w:sdt>
          </w:p>
        </w:tc>
        <w:tc>
          <w:tcPr>
            <w:tcW w:w="3720" w:type="dxa"/>
          </w:tcPr>
          <w:p w14:paraId="3872CD9B" w14:textId="042F7F34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"/>
                <w:id w:val="1147090453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Кнопка в правом нижнем углу портала → </w:t>
                </w:r>
              </w:sdtContent>
            </w:sdt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«Суфл</w:t>
            </w:r>
            <w:r w:rsidR="00317F00"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р»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«Ассистент»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два </w:t>
            </w:r>
            <w:r w:rsidR="00317F00"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отдельных</w:t>
            </w:r>
            <w:r w:rsidR="00317F00"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окна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C65C41" w:rsidRPr="00C65C41">
              <w:rPr>
                <w:rFonts w:ascii="Arial" w:eastAsia="Arial" w:hAnsi="Arial" w:cs="Arial"/>
                <w:color w:val="000000"/>
                <w:lang w:val="ru-RU"/>
              </w:rPr>
              <w:t>Два отдельных виджета: (1) суфлёр — автоматически отображается оператору Контакт-центра; (2) ИИ-ассистент — открывается по вызову пользователя банка.</w:t>
            </w:r>
          </w:p>
        </w:tc>
        <w:tc>
          <w:tcPr>
            <w:tcW w:w="4140" w:type="dxa"/>
          </w:tcPr>
          <w:p w14:paraId="27467C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I.5, I.8 I-0, </w:t>
            </w:r>
            <w:r>
              <w:rPr>
                <w:rFonts w:ascii="Arial" w:eastAsia="Arial" w:hAnsi="Arial" w:cs="Arial"/>
              </w:rPr>
              <w:t>кнопка</w:t>
            </w:r>
            <w:r>
              <w:rPr>
                <w:rFonts w:ascii="Arial" w:eastAsia="Arial" w:hAnsi="Arial" w:cs="Arial"/>
                <w:color w:val="000000"/>
              </w:rPr>
              <w:t xml:space="preserve"> tray-launcher</w:t>
            </w:r>
          </w:p>
        </w:tc>
      </w:tr>
      <w:tr w:rsidR="009D43E8" w14:paraId="2FB02C8C" w14:textId="77777777" w:rsidTr="009D43E8">
        <w:tc>
          <w:tcPr>
            <w:tcW w:w="2175" w:type="dxa"/>
          </w:tcPr>
          <w:p w14:paraId="798BD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Два окна одновременно</w:t>
            </w:r>
          </w:p>
        </w:tc>
        <w:tc>
          <w:tcPr>
            <w:tcW w:w="3720" w:type="dxa"/>
          </w:tcPr>
          <w:p w14:paraId="04DD10F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A1095A">
              <w:rPr>
                <w:rFonts w:ascii="Arial" w:eastAsia="Arial" w:hAnsi="Arial" w:cs="Arial"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р и ассистент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разные</w:t>
            </w:r>
            <w:sdt>
              <w:sdtPr>
                <w:tag w:val="goog_rdk_12"/>
                <w:id w:val="858975708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окна;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≠ только ассистент+документы</w:t>
                </w:r>
              </w:sdtContent>
            </w:sdt>
          </w:p>
        </w:tc>
        <w:tc>
          <w:tcPr>
            <w:tcW w:w="4140" w:type="dxa"/>
          </w:tcPr>
          <w:p w14:paraId="2FDF96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I.5, II.3, III.3</w:t>
            </w:r>
          </w:p>
        </w:tc>
      </w:tr>
      <w:tr w:rsidR="009D43E8" w14:paraId="3DE02706" w14:textId="77777777" w:rsidTr="009D43E8">
        <w:tc>
          <w:tcPr>
            <w:tcW w:w="2175" w:type="dxa"/>
          </w:tcPr>
          <w:p w14:paraId="14A9B9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Онлайн-чат: каналы</w:t>
            </w:r>
          </w:p>
        </w:tc>
        <w:tc>
          <w:tcPr>
            <w:tcW w:w="3720" w:type="dxa"/>
          </w:tcPr>
          <w:p w14:paraId="4E2BDD9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Сайт банка,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Одноклассники, открытый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единообразно</w:t>
            </w:r>
          </w:p>
        </w:tc>
        <w:tc>
          <w:tcPr>
            <w:tcW w:w="4140" w:type="dxa"/>
          </w:tcPr>
          <w:p w14:paraId="03DFDA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kmks2i30lu1">
              <w:r>
                <w:rPr>
                  <w:rFonts w:ascii="Arial" w:eastAsia="Arial" w:hAnsi="Arial" w:cs="Arial"/>
                  <w:color w:val="156082"/>
                </w:rPr>
                <w:t>II.5.1.1</w:t>
              </w:r>
            </w:hyperlink>
            <w:r>
              <w:rPr>
                <w:rFonts w:ascii="Arial" w:eastAsia="Arial" w:hAnsi="Arial" w:cs="Arial"/>
                <w:color w:val="000000"/>
              </w:rPr>
              <w:t>, I.3</w:t>
            </w:r>
          </w:p>
        </w:tc>
      </w:tr>
      <w:tr w:rsidR="009D43E8" w14:paraId="506C1563" w14:textId="77777777" w:rsidTr="009D43E8">
        <w:tc>
          <w:tcPr>
            <w:tcW w:w="2175" w:type="dxa"/>
          </w:tcPr>
          <w:p w14:paraId="5B45DD3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Виджет: без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91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92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93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94" w:author="Никита Гринь" w:date="2026-07-31T11:15:00Z" w16du:dateUtc="2026-07-31T08:1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95" w:author="Никита Гринь" w:date="2026-07-31T11:15:00Z" w16du:dateUtc="2026-07-31T08:1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ETA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тема опционально</w:t>
            </w:r>
          </w:p>
        </w:tc>
        <w:tc>
          <w:tcPr>
            <w:tcW w:w="3720" w:type="dxa"/>
          </w:tcPr>
          <w:p w14:paraId="224508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Настройки админа</w:t>
            </w:r>
          </w:p>
        </w:tc>
        <w:tc>
          <w:tcPr>
            <w:tcW w:w="4140" w:type="dxa"/>
          </w:tcPr>
          <w:p w14:paraId="4D5BA8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fiyynu7ncml">
              <w:r>
                <w:rPr>
                  <w:rFonts w:ascii="Arial" w:eastAsia="Arial" w:hAnsi="Arial" w:cs="Arial"/>
                  <w:color w:val="156082"/>
                </w:rPr>
                <w:t>II.5.3.1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I.3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ETA</w:t>
            </w:r>
            <w:r>
              <w:rPr>
                <w:rFonts w:ascii="Arial" w:eastAsia="Arial" w:hAnsi="Arial" w:cs="Arial"/>
                <w:color w:val="000000"/>
              </w:rPr>
              <w:t>), FR-CHAT-*</w:t>
            </w:r>
          </w:p>
        </w:tc>
      </w:tr>
      <w:tr w:rsidR="009D43E8" w14:paraId="466EB5F7" w14:textId="77777777" w:rsidTr="009D43E8">
        <w:tc>
          <w:tcPr>
            <w:tcW w:w="2175" w:type="dxa"/>
          </w:tcPr>
          <w:p w14:paraId="5D7D64E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АРМ: клиент/оператор,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история</w:t>
            </w:r>
          </w:p>
        </w:tc>
        <w:tc>
          <w:tcPr>
            <w:tcW w:w="3720" w:type="dxa"/>
          </w:tcPr>
          <w:p w14:paraId="2E941D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Единая история и summary</w:t>
            </w:r>
          </w:p>
        </w:tc>
        <w:tc>
          <w:tcPr>
            <w:tcW w:w="4140" w:type="dxa"/>
          </w:tcPr>
          <w:p w14:paraId="0349EF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II.4, II.5.4, FR-SUF-15, ин</w:t>
            </w:r>
            <w:r>
              <w:rPr>
                <w:rFonts w:ascii="Arial" w:eastAsia="Arial" w:hAnsi="Arial" w:cs="Arial"/>
              </w:rPr>
              <w:t>терфейс</w:t>
            </w:r>
            <w:r>
              <w:rPr>
                <w:rFonts w:ascii="Arial" w:eastAsia="Arial" w:hAnsi="Arial" w:cs="Arial"/>
                <w:color w:val="000000"/>
              </w:rPr>
              <w:t xml:space="preserve"> «Онлайн-чат»</w:t>
            </w:r>
          </w:p>
        </w:tc>
      </w:tr>
      <w:tr w:rsidR="009D43E8" w14:paraId="69016421" w14:textId="77777777" w:rsidTr="009D43E8">
        <w:tc>
          <w:tcPr>
            <w:tcW w:w="2175" w:type="dxa"/>
          </w:tcPr>
          <w:p w14:paraId="20479FC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Обратная связь,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лог правок</w:t>
            </w:r>
          </w:p>
        </w:tc>
        <w:tc>
          <w:tcPr>
            <w:tcW w:w="3720" w:type="dxa"/>
          </w:tcPr>
          <w:p w14:paraId="76C92D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редакций оператора</w:t>
            </w:r>
          </w:p>
        </w:tc>
        <w:tc>
          <w:tcPr>
            <w:tcW w:w="4140" w:type="dxa"/>
          </w:tcPr>
          <w:p w14:paraId="1EE8E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II.5.10, FR-CHAT-*, post-chat</w:t>
            </w:r>
          </w:p>
        </w:tc>
      </w:tr>
      <w:tr w:rsidR="009D43E8" w14:paraId="0F9F5B72" w14:textId="77777777" w:rsidTr="009D43E8">
        <w:tc>
          <w:tcPr>
            <w:tcW w:w="2175" w:type="dxa"/>
          </w:tcPr>
          <w:p w14:paraId="756B26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Многоязычность RU/EN</w:t>
            </w:r>
          </w:p>
        </w:tc>
        <w:tc>
          <w:tcPr>
            <w:tcW w:w="3720" w:type="dxa"/>
          </w:tcPr>
          <w:p w14:paraId="2A9F6E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LLM +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4140" w:type="dxa"/>
          </w:tcPr>
          <w:p w14:paraId="41706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II.2, II.4, FR-SUF-14</w:t>
            </w:r>
          </w:p>
        </w:tc>
      </w:tr>
      <w:tr w:rsidR="009D43E8" w14:paraId="070D4911" w14:textId="77777777" w:rsidTr="009D43E8">
        <w:tc>
          <w:tcPr>
            <w:tcW w:w="2175" w:type="dxa"/>
          </w:tcPr>
          <w:p w14:paraId="6F83D4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</w:t>
            </w:r>
          </w:p>
        </w:tc>
        <w:tc>
          <w:tcPr>
            <w:tcW w:w="3720" w:type="dxa"/>
          </w:tcPr>
          <w:p w14:paraId="2F741D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Маршруты, очереди, UC</w:t>
            </w:r>
          </w:p>
        </w:tc>
        <w:tc>
          <w:tcPr>
            <w:tcW w:w="4140" w:type="dxa"/>
          </w:tcPr>
          <w:p w14:paraId="14A48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II-8</w:t>
              </w:r>
            </w:hyperlink>
            <w:r>
              <w:rPr>
                <w:rFonts w:ascii="Arial" w:eastAsia="Arial" w:hAnsi="Arial" w:cs="Arial"/>
                <w:color w:val="000000"/>
              </w:rPr>
              <w:t>, слайд 22, UC-S1…S3</w:t>
            </w:r>
          </w:p>
        </w:tc>
      </w:tr>
      <w:tr w:rsidR="009D43E8" w14:paraId="233C589E" w14:textId="77777777" w:rsidTr="009D43E8">
        <w:tc>
          <w:tcPr>
            <w:tcW w:w="2175" w:type="dxa"/>
          </w:tcPr>
          <w:p w14:paraId="23B8BD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виджета CSP/вложения</w:t>
            </w:r>
          </w:p>
        </w:tc>
        <w:tc>
          <w:tcPr>
            <w:tcW w:w="3720" w:type="dxa"/>
          </w:tcPr>
          <w:p w14:paraId="015A57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Правила вложений и домены</w:t>
            </w:r>
          </w:p>
        </w:tc>
        <w:tc>
          <w:tcPr>
            <w:tcW w:w="4140" w:type="dxa"/>
          </w:tcPr>
          <w:p w14:paraId="01EE0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FR-CHAT-20, II.5</w:t>
            </w:r>
          </w:p>
        </w:tc>
      </w:tr>
      <w:tr w:rsidR="009D43E8" w14:paraId="779797A6" w14:textId="77777777" w:rsidTr="009D43E8">
        <w:tc>
          <w:tcPr>
            <w:tcW w:w="2175" w:type="dxa"/>
          </w:tcPr>
          <w:p w14:paraId="5D2060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 КЦ</w:t>
            </w:r>
          </w:p>
        </w:tc>
        <w:tc>
          <w:tcPr>
            <w:tcW w:w="3720" w:type="dxa"/>
          </w:tcPr>
          <w:p w14:paraId="3E1C47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Webim, процессы, каналы</w:t>
            </w:r>
          </w:p>
        </w:tc>
        <w:tc>
          <w:tcPr>
            <w:tcW w:w="4140" w:type="dxa"/>
          </w:tcPr>
          <w:p w14:paraId="5DE364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I.2, II.5.1</w:t>
            </w:r>
          </w:p>
        </w:tc>
      </w:tr>
      <w:tr w:rsidR="009D43E8" w:rsidRPr="0050000B" w14:paraId="3FECFFAA" w14:textId="77777777" w:rsidTr="009D43E8">
        <w:tc>
          <w:tcPr>
            <w:tcW w:w="2175" w:type="dxa"/>
          </w:tcPr>
          <w:p w14:paraId="0DA1B9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 — отдельный интерфейс</w:t>
            </w:r>
          </w:p>
        </w:tc>
        <w:tc>
          <w:tcPr>
            <w:tcW w:w="3720" w:type="dxa"/>
          </w:tcPr>
          <w:p w14:paraId="10559F6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одной оболочке с ассистентом/документами</w:t>
            </w:r>
          </w:p>
        </w:tc>
        <w:tc>
          <w:tcPr>
            <w:tcW w:w="4140" w:type="dxa"/>
          </w:tcPr>
          <w:p w14:paraId="3FD094E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.5,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-09/12, макеты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-3;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-1 без суфл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</w:t>
            </w:r>
          </w:p>
        </w:tc>
      </w:tr>
      <w:tr w:rsidR="009D43E8" w14:paraId="096A8727" w14:textId="77777777" w:rsidTr="009D43E8">
        <w:tc>
          <w:tcPr>
            <w:tcW w:w="2175" w:type="dxa"/>
          </w:tcPr>
          <w:p w14:paraId="0218F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Архитектурная схема</w:t>
            </w:r>
          </w:p>
        </w:tc>
        <w:tc>
          <w:tcPr>
            <w:tcW w:w="3720" w:type="dxa"/>
          </w:tcPr>
          <w:p w14:paraId="135CF5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Hub, RAG, Oktell, СУЗ, AD</w:t>
            </w:r>
            <w:del w:id="96" w:author="Никита Гринь" w:date="2026-08-05T12:34:00Z" w16du:dateUtc="2026-08-05T09:34:00Z">
              <w:r w:rsidDel="00D65562">
                <w:rPr>
                  <w:rFonts w:ascii="Arial" w:eastAsia="Arial" w:hAnsi="Arial" w:cs="Arial"/>
                  <w:color w:val="000000"/>
                </w:rPr>
                <w:delText>, KUMA</w:delText>
              </w:r>
            </w:del>
          </w:p>
        </w:tc>
        <w:tc>
          <w:tcPr>
            <w:tcW w:w="4140" w:type="dxa"/>
          </w:tcPr>
          <w:p w14:paraId="7051B3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I.7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xcm8pv0xxod">
              <w:r>
                <w:rPr>
                  <w:rFonts w:ascii="Arial" w:eastAsia="Arial" w:hAnsi="Arial" w:cs="Arial"/>
                  <w:color w:val="156082"/>
                </w:rPr>
                <w:t>I.7.1</w:t>
              </w:r>
            </w:hyperlink>
          </w:p>
        </w:tc>
      </w:tr>
      <w:tr w:rsidR="009D43E8" w14:paraId="30F565EE" w14:textId="77777777" w:rsidTr="009D43E8">
        <w:tc>
          <w:tcPr>
            <w:tcW w:w="2175" w:type="dxa"/>
          </w:tcPr>
          <w:p w14:paraId="56CF9C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Роли: read-only просмотр</w:t>
            </w:r>
          </w:p>
        </w:tc>
        <w:tc>
          <w:tcPr>
            <w:tcW w:w="3720" w:type="dxa"/>
          </w:tcPr>
          <w:p w14:paraId="75C47EBF" w14:textId="54A97AAF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Без роли «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>Руководитель</w:t>
            </w:r>
            <w:r>
              <w:rPr>
                <w:rFonts w:ascii="Arial" w:eastAsia="Arial" w:hAnsi="Arial" w:cs="Arial"/>
                <w:color w:val="000000"/>
              </w:rPr>
              <w:t>» §2.4</w:t>
            </w:r>
          </w:p>
        </w:tc>
        <w:tc>
          <w:tcPr>
            <w:tcW w:w="4140" w:type="dxa"/>
          </w:tcPr>
          <w:p w14:paraId="0E3F64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I.4.2 (супервизор)</w:t>
            </w:r>
          </w:p>
        </w:tc>
      </w:tr>
      <w:tr w:rsidR="009D43E8" w14:paraId="6FBA08D9" w14:textId="77777777" w:rsidTr="009D43E8">
        <w:tc>
          <w:tcPr>
            <w:tcW w:w="2175" w:type="dxa"/>
          </w:tcPr>
          <w:p w14:paraId="515439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Нагрузочное тестирование</w:t>
            </w:r>
          </w:p>
        </w:tc>
        <w:tc>
          <w:tcPr>
            <w:tcW w:w="3720" w:type="dxa"/>
          </w:tcPr>
          <w:p w14:paraId="2725F5C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3"/>
                <w:id w:val="-192878529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75 оп., p95 ≤2 с</w:t>
                </w:r>
              </w:sdtContent>
            </w:sdt>
          </w:p>
        </w:tc>
        <w:tc>
          <w:tcPr>
            <w:tcW w:w="4140" w:type="dxa"/>
          </w:tcPr>
          <w:p w14:paraId="76532B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II.7.4</w:t>
              </w:r>
            </w:hyperlink>
          </w:p>
        </w:tc>
      </w:tr>
      <w:tr w:rsidR="009D43E8" w14:paraId="799CD6BD" w14:textId="77777777" w:rsidTr="009D43E8">
        <w:tc>
          <w:tcPr>
            <w:tcW w:w="2175" w:type="dxa"/>
          </w:tcPr>
          <w:p w14:paraId="4EF264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пользователь КЦ</w:t>
            </w:r>
          </w:p>
        </w:tc>
        <w:tc>
          <w:tcPr>
            <w:tcW w:w="3720" w:type="dxa"/>
          </w:tcPr>
          <w:p w14:paraId="37E21C0B" w14:textId="4FBE511B" w:rsidR="00C65C41" w:rsidRPr="00C65C41" w:rsidRDefault="00317F00" w:rsidP="00C65C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65C41">
              <w:rPr>
                <w:rFonts w:ascii="Arial" w:eastAsia="Arial" w:hAnsi="Arial" w:cs="Arial"/>
                <w:color w:val="000000"/>
                <w:lang w:val="ru-RU"/>
              </w:rPr>
              <w:t>Отдельн</w:t>
            </w:r>
            <w:r w:rsidR="00C65C41">
              <w:rPr>
                <w:rFonts w:ascii="Arial" w:eastAsia="Arial" w:hAnsi="Arial" w:cs="Arial"/>
                <w:color w:val="000000"/>
                <w:lang w:val="ru-RU"/>
              </w:rPr>
              <w:t>ое</w:t>
            </w:r>
            <w:r w:rsidRPr="00C65C41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C65C41" w:rsidRPr="00C65C41">
              <w:rPr>
                <w:rFonts w:ascii="Arial" w:eastAsia="Arial" w:hAnsi="Arial" w:cs="Arial"/>
                <w:color w:val="000000"/>
                <w:lang w:val="ru-RU"/>
              </w:rPr>
              <w:t>диалоговое окно для внутренних пользователей</w:t>
            </w:r>
          </w:p>
          <w:p w14:paraId="43FA9347" w14:textId="785AA4A4" w:rsidR="009D43E8" w:rsidRPr="00C65C41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4140" w:type="dxa"/>
          </w:tcPr>
          <w:p w14:paraId="7EF0DE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II-KC, II.3.5.3</w:t>
            </w:r>
          </w:p>
        </w:tc>
      </w:tr>
    </w:tbl>
    <w:p w14:paraId="10E6FCC9" w14:textId="77777777" w:rsidR="009D43E8" w:rsidRDefault="00317F00">
      <w:pPr>
        <w:pStyle w:val="2"/>
        <w:rPr>
          <w:rFonts w:ascii="Arial" w:eastAsia="Arial" w:hAnsi="Arial" w:cs="Arial"/>
        </w:rPr>
      </w:pPr>
      <w:bookmarkStart w:id="97" w:name="bookmark=id.1fkeonkkdgu5" w:colFirst="0" w:colLast="0"/>
      <w:bookmarkEnd w:id="97"/>
      <w:r>
        <w:rPr>
          <w:rFonts w:ascii="Arial" w:eastAsia="Arial" w:hAnsi="Arial" w:cs="Arial"/>
        </w:rPr>
        <w:t>I.3. Глоссарий</w:t>
      </w:r>
    </w:p>
    <w:p w14:paraId="087C62B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§1]: термины и проектные уточнения</w:t>
      </w:r>
    </w:p>
    <w:p w14:paraId="26E2F89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>.3 содержит ключевые термины §1 дословно и проектные уточнения (</w:t>
      </w:r>
      <w:r>
        <w:rPr>
          <w:rFonts w:ascii="Arial" w:eastAsia="Arial" w:hAnsi="Arial" w:cs="Arial"/>
          <w:color w:val="000000"/>
        </w:rPr>
        <w:t>AI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A1095A">
        <w:rPr>
          <w:rFonts w:ascii="Arial" w:eastAsia="Arial" w:hAnsi="Arial" w:cs="Arial"/>
          <w:color w:val="000000"/>
          <w:lang w:val="ru-RU"/>
        </w:rPr>
        <w:t xml:space="preserve">, трассировка, </w:t>
      </w:r>
      <w:r>
        <w:rPr>
          <w:rFonts w:ascii="Arial" w:eastAsia="Arial" w:hAnsi="Arial" w:cs="Arial"/>
          <w:color w:val="000000"/>
        </w:rPr>
        <w:t>INT</w:t>
      </w:r>
      <w:r w:rsidRPr="00A1095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A1095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C66AB77" w14:textId="77777777" w:rsidR="009D43E8" w:rsidRPr="00A1095A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Единый словарь для всех модулей и интеграций</w:t>
      </w:r>
    </w:p>
    <w:p w14:paraId="39CCD770" w14:textId="77777777" w:rsidR="009D43E8" w:rsidRPr="00A1095A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Ссылки на </w:t>
      </w:r>
      <w:r>
        <w:fldChar w:fldCharType="begin"/>
      </w:r>
      <w:r>
        <w:instrText>HYPERLINK</w:instrText>
      </w:r>
      <w:r w:rsidRPr="003D1E67">
        <w:rPr>
          <w:lang w:val="ru-RU"/>
          <w:rPrChange w:id="98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99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00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01" w:author="Никита Гринь" w:date="2026-07-31T11:15:00Z" w16du:dateUtc="2026-07-31T08:15:00Z">
            <w:rPr/>
          </w:rPrChange>
        </w:rPr>
        <w:instrText>.</w:instrText>
      </w:r>
      <w:r>
        <w:instrText>owrjk</w:instrText>
      </w:r>
      <w:r w:rsidRPr="003D1E67">
        <w:rPr>
          <w:lang w:val="ru-RU"/>
          <w:rPrChange w:id="102" w:author="Никита Гринь" w:date="2026-07-31T11:15:00Z" w16du:dateUtc="2026-07-31T08:15:00Z">
            <w:rPr/>
          </w:rPrChange>
        </w:rPr>
        <w:instrText>3438</w:instrText>
      </w:r>
      <w:r>
        <w:instrText>ugj</w:instrText>
      </w:r>
      <w:r w:rsidRPr="003D1E67">
        <w:rPr>
          <w:lang w:val="ru-RU"/>
          <w:rPrChange w:id="103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.3.1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 для меток колонки «Реализация»</w:t>
      </w:r>
    </w:p>
    <w:p w14:paraId="0271AA0D" w14:textId="77777777" w:rsidR="009D43E8" w:rsidRDefault="00317F00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 w:rsidRPr="00A1095A">
        <w:rPr>
          <w:rFonts w:ascii="Arial" w:eastAsia="Arial" w:hAnsi="Arial" w:cs="Arial"/>
          <w:color w:val="000000"/>
          <w:lang w:val="ru-RU"/>
        </w:rPr>
        <w:t>Разграничение «Суфл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р» (интерфейс) и «модуль Контакт-центра» (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 xml:space="preserve">) — см. </w:t>
      </w:r>
      <w:r>
        <w:fldChar w:fldCharType="begin"/>
      </w:r>
      <w:r>
        <w:instrText>HYPERLINK</w:instrText>
      </w:r>
      <w:r w:rsidRPr="003D1E67">
        <w:rPr>
          <w:lang w:val="ru-RU"/>
          <w:rPrChange w:id="104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05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06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07" w:author="Никита Гринь" w:date="2026-07-31T11:15:00Z" w16du:dateUtc="2026-07-31T08:15:00Z">
            <w:rPr/>
          </w:rPrChange>
        </w:rPr>
        <w:instrText>.</w:instrText>
      </w:r>
      <w:r>
        <w:instrText>yzcfuvkg</w:instrText>
      </w:r>
      <w:r w:rsidRPr="003D1E67">
        <w:rPr>
          <w:lang w:val="ru-RU"/>
          <w:rPrChange w:id="108" w:author="Никита Гринь" w:date="2026-07-31T11:15:00Z" w16du:dateUtc="2026-07-31T08:15:00Z">
            <w:rPr/>
          </w:rPrChange>
        </w:rPr>
        <w:instrText>796</w:instrText>
      </w:r>
      <w:r>
        <w:instrText>m</w:instrText>
      </w:r>
      <w:r w:rsidRPr="003D1E67">
        <w:rPr>
          <w:lang w:val="ru-RU"/>
          <w:rPrChange w:id="109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I.3.0</w:t>
      </w:r>
      <w:r>
        <w:fldChar w:fldCharType="end"/>
      </w:r>
    </w:p>
    <w:p w14:paraId="5D955757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при чтении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</w:t>
      </w:r>
      <w:r w:rsidRPr="00A1095A">
        <w:rPr>
          <w:rFonts w:ascii="Arial" w:eastAsia="Arial" w:hAnsi="Arial" w:cs="Arial"/>
          <w:lang w:val="ru-RU"/>
        </w:rPr>
        <w:t>приемки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заказчик однозначно понимает, о каком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договорном модуле</w:t>
      </w:r>
      <w:r w:rsidRPr="00A1095A">
        <w:rPr>
          <w:rFonts w:ascii="Arial" w:eastAsia="Arial" w:hAnsi="Arial" w:cs="Arial"/>
          <w:color w:val="000000"/>
          <w:lang w:val="ru-RU"/>
        </w:rPr>
        <w:t xml:space="preserve"> или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интерфейсе</w:t>
      </w:r>
      <w:r w:rsidRPr="00A1095A">
        <w:rPr>
          <w:rFonts w:ascii="Arial" w:eastAsia="Arial" w:hAnsi="Arial" w:cs="Arial"/>
          <w:color w:val="000000"/>
          <w:lang w:val="ru-RU"/>
        </w:rPr>
        <w:t xml:space="preserve"> ид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т речь</w:t>
      </w:r>
      <w:r w:rsidRPr="00A1095A">
        <w:rPr>
          <w:rFonts w:ascii="Arial" w:eastAsia="Arial" w:hAnsi="Arial" w:cs="Arial"/>
          <w:lang w:val="ru-RU"/>
        </w:rPr>
        <w:t>.</w:t>
      </w:r>
    </w:p>
    <w:p w14:paraId="45447B4D" w14:textId="496D9E81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10" w:name="bookmark=id.yzcfuvkg796m" w:colFirst="0" w:colLast="0"/>
      <w:bookmarkEnd w:id="110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.3.0. </w:t>
      </w:r>
      <w:r w:rsidR="00C74DFC">
        <w:rPr>
          <w:rFonts w:ascii="Arial" w:eastAsia="Arial" w:hAnsi="Arial" w:cs="Arial"/>
          <w:lang w:val="ru-RU"/>
        </w:rPr>
        <w:t>М</w:t>
      </w:r>
      <w:r w:rsidRPr="003C42DA">
        <w:rPr>
          <w:rFonts w:ascii="Arial" w:eastAsia="Arial" w:hAnsi="Arial" w:cs="Arial"/>
          <w:lang w:val="ru-RU"/>
        </w:rPr>
        <w:t>одуль Контакт-центра: разграничение терминов</w:t>
      </w:r>
    </w:p>
    <w:p w14:paraId="385A0CA9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Модуль Контакт-центра — это единый договорный модуль, в который входит всё вместе:</w:t>
      </w:r>
    </w:p>
    <w:p w14:paraId="71A46F4E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суфлёр (подсказки оператору в телефонии и онлайн-чате);</w:t>
      </w:r>
    </w:p>
    <w:p w14:paraId="4C4F0137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lastRenderedPageBreak/>
        <w:t>• модуль понимания / распознавания запросов;</w:t>
      </w:r>
    </w:p>
    <w:p w14:paraId="0DEE7AD1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модуль онлайн-чат;</w:t>
      </w:r>
    </w:p>
    <w:p w14:paraId="10EA639E" w14:textId="77777777" w:rsidR="00C74DFC" w:rsidRPr="00C74DFC" w:rsidRDefault="00C74DFC" w:rsidP="00C74DF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C74DFC">
        <w:rPr>
          <w:rFonts w:ascii="Arial" w:eastAsia="Arial" w:hAnsi="Arial" w:cs="Arial"/>
          <w:b/>
          <w:bCs/>
          <w:color w:val="000000"/>
          <w:lang w:val="ru-RU"/>
        </w:rPr>
        <w:t>• модуль «Отчётность».</w:t>
      </w:r>
    </w:p>
    <w:p w14:paraId="51860043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Разграничение нужно, чтобы в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при 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мке не возникало двусмысленности</w:t>
      </w:r>
      <w:r w:rsidRPr="00A1095A">
        <w:rPr>
          <w:rFonts w:ascii="Arial" w:eastAsia="Arial" w:hAnsi="Arial" w:cs="Arial"/>
          <w:lang w:val="ru-RU"/>
        </w:rPr>
        <w:t>, а также для соответствия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§2.2]</w:t>
      </w:r>
      <w:r w:rsidRPr="00A1095A">
        <w:rPr>
          <w:rFonts w:ascii="Arial" w:eastAsia="Arial" w:hAnsi="Arial" w:cs="Arial"/>
          <w:color w:val="000000"/>
          <w:lang w:val="ru-RU"/>
        </w:rPr>
        <w:t>.</w:t>
      </w:r>
    </w:p>
    <w:p w14:paraId="1CC4DCB0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Примеры префиксов </w:t>
      </w:r>
      <w:r>
        <w:rPr>
          <w:rFonts w:ascii="Arial" w:eastAsia="Arial" w:hAnsi="Arial" w:cs="Arial"/>
          <w:b/>
          <w:bCs/>
          <w:color w:val="000000"/>
        </w:rPr>
        <w:t>ID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в настоящем ТЗ:</w:t>
      </w:r>
    </w:p>
    <w:p w14:paraId="47531751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функции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интерфейса </w:t>
      </w:r>
      <w:r w:rsidRPr="00A1095A">
        <w:rPr>
          <w:rFonts w:ascii="Arial" w:eastAsia="Arial" w:hAnsi="Arial" w:cs="Arial"/>
          <w:b/>
          <w:bCs/>
          <w:lang w:val="ru-RU"/>
        </w:rPr>
        <w:t>суфлера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 (подсказки, окно телефонии, панель в АРМ онлайн-чата): </w:t>
      </w:r>
      <w:r>
        <w:fldChar w:fldCharType="begin"/>
      </w:r>
      <w:r>
        <w:instrText>HYPERLINK</w:instrText>
      </w:r>
      <w:r w:rsidRPr="003D1E67">
        <w:rPr>
          <w:lang w:val="ru-RU"/>
          <w:rPrChange w:id="111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12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13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14" w:author="Никита Гринь" w:date="2026-07-31T11:15:00Z" w16du:dateUtc="2026-07-31T08:15:00Z">
            <w:rPr/>
          </w:rPrChange>
        </w:rPr>
        <w:instrText>.</w:instrText>
      </w:r>
      <w:r>
        <w:instrText>wuscu</w:instrText>
      </w:r>
      <w:r w:rsidRPr="003D1E67">
        <w:rPr>
          <w:lang w:val="ru-RU"/>
          <w:rPrChange w:id="115" w:author="Никита Гринь" w:date="2026-07-31T11:15:00Z" w16du:dateUtc="2026-07-31T08:15:00Z">
            <w:rPr/>
          </w:rPrChange>
        </w:rPr>
        <w:instrText>3</w:instrText>
      </w:r>
      <w:r>
        <w:instrText>m</w:instrText>
      </w:r>
      <w:r w:rsidRPr="003D1E67">
        <w:rPr>
          <w:lang w:val="ru-RU"/>
          <w:rPrChange w:id="116" w:author="Никита Гринь" w:date="2026-07-31T11:15:00Z" w16du:dateUtc="2026-07-31T08:15:00Z">
            <w:rPr/>
          </w:rPrChange>
        </w:rPr>
        <w:instrText>9</w:instrText>
      </w:r>
      <w:r>
        <w:instrText>hwe</w:instrText>
      </w:r>
      <w:r w:rsidRPr="003D1E67">
        <w:rPr>
          <w:lang w:val="ru-RU"/>
          <w:rPrChange w:id="117" w:author="Никита Гринь" w:date="2026-07-31T11:15:00Z" w16du:dateUtc="2026-07-31T08:15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118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19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20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21" w:author="Никита Гринь" w:date="2026-07-31T11:15:00Z" w16du:dateUtc="2026-07-31T08:15:00Z">
            <w:rPr/>
          </w:rPrChange>
        </w:rPr>
        <w:instrText>.</w:instrText>
      </w:r>
      <w:r>
        <w:instrText>fe</w:instrText>
      </w:r>
      <w:r w:rsidRPr="003D1E67">
        <w:rPr>
          <w:lang w:val="ru-RU"/>
          <w:rPrChange w:id="122" w:author="Никита Гринь" w:date="2026-07-31T11:15:00Z" w16du:dateUtc="2026-07-31T08:15:00Z">
            <w:rPr/>
          </w:rPrChange>
        </w:rPr>
        <w:instrText>42</w:instrText>
      </w:r>
      <w:r>
        <w:instrText>mr</w:instrText>
      </w:r>
      <w:r w:rsidRPr="003D1E67">
        <w:rPr>
          <w:lang w:val="ru-RU"/>
          <w:rPrChange w:id="123" w:author="Никита Гринь" w:date="2026-07-31T11:15:00Z" w16du:dateUtc="2026-07-31T08:15:00Z">
            <w:rPr/>
          </w:rPrChange>
        </w:rPr>
        <w:instrText>8</w:instrText>
      </w:r>
      <w:r>
        <w:instrText>qcsmh</w:instrText>
      </w:r>
      <w:r w:rsidRPr="003D1E67">
        <w:rPr>
          <w:lang w:val="ru-RU"/>
          <w:rPrChange w:id="124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</w:p>
    <w:p w14:paraId="59B24DEC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общие требования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модуля Контакт-центра</w:t>
      </w:r>
      <w:r w:rsidRPr="00A1095A">
        <w:rPr>
          <w:rFonts w:ascii="Arial" w:eastAsia="Arial" w:hAnsi="Arial" w:cs="Arial"/>
          <w:color w:val="000000"/>
          <w:lang w:val="ru-RU"/>
        </w:rPr>
        <w:t xml:space="preserve"> (ИБ, язык </w:t>
      </w:r>
      <w:r>
        <w:rPr>
          <w:rFonts w:ascii="Arial" w:eastAsia="Arial" w:hAnsi="Arial" w:cs="Arial"/>
          <w:color w:val="000000"/>
        </w:rPr>
        <w:t>UI</w:t>
      </w:r>
      <w:r w:rsidRPr="00A1095A">
        <w:rPr>
          <w:rFonts w:ascii="Arial" w:eastAsia="Arial" w:hAnsi="Arial" w:cs="Arial"/>
          <w:color w:val="000000"/>
          <w:lang w:val="ru-RU"/>
        </w:rPr>
        <w:t xml:space="preserve">, масштабируемость): </w:t>
      </w:r>
      <w:r>
        <w:fldChar w:fldCharType="begin"/>
      </w:r>
      <w:r>
        <w:instrText>HYPERLINK</w:instrText>
      </w:r>
      <w:r w:rsidRPr="003D1E67">
        <w:rPr>
          <w:lang w:val="ru-RU"/>
          <w:rPrChange w:id="125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26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27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28" w:author="Никита Гринь" w:date="2026-07-31T11:15:00Z" w16du:dateUtc="2026-07-31T08:15:00Z">
            <w:rPr/>
          </w:rPrChange>
        </w:rPr>
        <w:instrText>.</w:instrText>
      </w:r>
      <w:r>
        <w:instrText>bp</w:instrText>
      </w:r>
      <w:r w:rsidRPr="003D1E67">
        <w:rPr>
          <w:lang w:val="ru-RU"/>
          <w:rPrChange w:id="129" w:author="Никита Гринь" w:date="2026-07-31T11:15:00Z" w16du:dateUtc="2026-07-31T08:15:00Z">
            <w:rPr/>
          </w:rPrChange>
        </w:rPr>
        <w:instrText>6</w:instrText>
      </w:r>
      <w:r>
        <w:instrText>hjhdikhrz</w:instrText>
      </w:r>
      <w:r w:rsidRPr="003D1E67">
        <w:rPr>
          <w:lang w:val="ru-RU"/>
          <w:rPrChange w:id="13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</w:p>
    <w:p w14:paraId="28644C39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* — функции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подмодуля онлайн-чат</w:t>
      </w:r>
      <w:r w:rsidRPr="00A1095A">
        <w:rPr>
          <w:rFonts w:ascii="Arial" w:eastAsia="Arial" w:hAnsi="Arial" w:cs="Arial"/>
          <w:color w:val="000000"/>
          <w:lang w:val="ru-RU"/>
        </w:rPr>
        <w:t xml:space="preserve"> (виджет, очереди, АРМ): </w:t>
      </w:r>
      <w:r>
        <w:fldChar w:fldCharType="begin"/>
      </w:r>
      <w:r>
        <w:instrText>HYPERLINK</w:instrText>
      </w:r>
      <w:r w:rsidRPr="003D1E67">
        <w:rPr>
          <w:lang w:val="ru-RU"/>
          <w:rPrChange w:id="131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32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33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34" w:author="Никита Гринь" w:date="2026-07-31T11:15:00Z" w16du:dateUtc="2026-07-31T08:15:00Z">
            <w:rPr/>
          </w:rPrChange>
        </w:rPr>
        <w:instrText>.</w:instrText>
      </w:r>
      <w:r>
        <w:instrText>kkdo</w:instrText>
      </w:r>
      <w:r w:rsidRPr="003D1E67">
        <w:rPr>
          <w:lang w:val="ru-RU"/>
          <w:rPrChange w:id="135" w:author="Никита Гринь" w:date="2026-07-31T11:15:00Z" w16du:dateUtc="2026-07-31T08:15:00Z">
            <w:rPr/>
          </w:rPrChange>
        </w:rPr>
        <w:instrText>6</w:instrText>
      </w:r>
      <w:r>
        <w:instrText>hgu</w:instrText>
      </w:r>
      <w:r w:rsidRPr="003D1E67">
        <w:rPr>
          <w:lang w:val="ru-RU"/>
          <w:rPrChange w:id="136" w:author="Никита Гринь" w:date="2026-07-31T11:15:00Z" w16du:dateUtc="2026-07-31T08:15:00Z">
            <w:rPr/>
          </w:rPrChange>
        </w:rPr>
        <w:instrText>9</w:instrText>
      </w:r>
      <w:r>
        <w:instrText>d</w:instrText>
      </w:r>
      <w:r w:rsidRPr="003D1E67">
        <w:rPr>
          <w:lang w:val="ru-RU"/>
          <w:rPrChange w:id="137" w:author="Никита Гринь" w:date="2026-07-31T11:15:00Z" w16du:dateUtc="2026-07-31T08:15:00Z">
            <w:rPr/>
          </w:rPrChange>
        </w:rPr>
        <w:instrText>54"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</w:p>
    <w:p w14:paraId="2ACCF95B" w14:textId="77777777" w:rsidR="009D43E8" w:rsidRPr="00A1095A" w:rsidRDefault="00317F00">
      <w:pPr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-</w:t>
      </w:r>
      <w:r w:rsidRPr="00A1095A">
        <w:rPr>
          <w:rFonts w:ascii="Arial" w:eastAsia="Arial" w:hAnsi="Arial" w:cs="Arial"/>
          <w:i/>
          <w:i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FR</w:t>
      </w:r>
      <w:r w:rsidRPr="00A1095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RPT</w:t>
      </w:r>
      <w:r w:rsidRPr="00A1095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CC</w:t>
      </w:r>
      <w:r w:rsidRPr="00A1095A">
        <w:rPr>
          <w:rFonts w:ascii="Arial" w:eastAsia="Arial" w:hAnsi="Arial" w:cs="Arial"/>
          <w:b/>
          <w:bCs/>
          <w:i/>
          <w:iCs/>
          <w:color w:val="000000"/>
          <w:lang w:val="ru-RU"/>
        </w:rPr>
        <w:t>-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модуль понимания запросов и отч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 xml:space="preserve">тность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в составе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 xml:space="preserve">: </w:t>
      </w:r>
      <w:r>
        <w:fldChar w:fldCharType="begin"/>
      </w:r>
      <w:r>
        <w:instrText>HYPERLINK</w:instrText>
      </w:r>
      <w:r w:rsidRPr="003D1E67">
        <w:rPr>
          <w:lang w:val="ru-RU"/>
          <w:rPrChange w:id="138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39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40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41" w:author="Никита Гринь" w:date="2026-07-31T11:15:00Z" w16du:dateUtc="2026-07-31T08:15:00Z">
            <w:rPr/>
          </w:rPrChange>
        </w:rPr>
        <w:instrText>.</w:instrText>
      </w:r>
      <w:r>
        <w:instrText>t</w:instrText>
      </w:r>
      <w:r w:rsidRPr="003D1E67">
        <w:rPr>
          <w:lang w:val="ru-RU"/>
          <w:rPrChange w:id="142" w:author="Никита Гринь" w:date="2026-07-31T11:15:00Z" w16du:dateUtc="2026-07-31T08:15:00Z">
            <w:rPr/>
          </w:rPrChange>
        </w:rPr>
        <w:instrText>7</w:instrText>
      </w:r>
      <w:r>
        <w:instrText>slx</w:instrText>
      </w:r>
      <w:r w:rsidRPr="003D1E67">
        <w:rPr>
          <w:lang w:val="ru-RU"/>
          <w:rPrChange w:id="143" w:author="Никита Гринь" w:date="2026-07-31T11:15:00Z" w16du:dateUtc="2026-07-31T08:15:00Z">
            <w:rPr/>
          </w:rPrChange>
        </w:rPr>
        <w:instrText>0</w:instrText>
      </w:r>
      <w:r>
        <w:instrText>dqttdg</w:instrText>
      </w:r>
      <w:r w:rsidRPr="003D1E67">
        <w:rPr>
          <w:lang w:val="ru-RU"/>
          <w:rPrChange w:id="144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145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146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147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148" w:author="Никита Гринь" w:date="2026-07-31T11:15:00Z" w16du:dateUtc="2026-07-31T08:15:00Z">
            <w:rPr/>
          </w:rPrChange>
        </w:rPr>
        <w:instrText>.1</w:instrText>
      </w:r>
      <w:r>
        <w:instrText>glrqibn</w:instrText>
      </w:r>
      <w:r w:rsidRPr="003D1E67">
        <w:rPr>
          <w:lang w:val="ru-RU"/>
          <w:rPrChange w:id="149" w:author="Никита Гринь" w:date="2026-07-31T11:15:00Z" w16du:dateUtc="2026-07-31T08:15:00Z">
            <w:rPr/>
          </w:rPrChange>
        </w:rPr>
        <w:instrText>37</w:instrText>
      </w:r>
      <w:r>
        <w:instrText>p</w:instrText>
      </w:r>
      <w:r w:rsidRPr="003D1E67">
        <w:rPr>
          <w:lang w:val="ru-RU"/>
          <w:rPrChange w:id="15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A1095A">
        <w:rPr>
          <w:rFonts w:ascii="Arial" w:eastAsia="Arial" w:hAnsi="Arial" w:cs="Arial"/>
          <w:color w:val="156082"/>
          <w:lang w:val="ru-RU"/>
        </w:rPr>
        <w:t>.6</w:t>
      </w:r>
      <w:r>
        <w:fldChar w:fldCharType="end"/>
      </w:r>
    </w:p>
    <w:p w14:paraId="1486D8F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Термины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§1]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дословно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 (полный перечень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Прил.1 1</w:t>
      </w:r>
      <w:r w:rsidRPr="00A1095A">
        <w:rPr>
          <w:rFonts w:ascii="Arial" w:eastAsia="Arial" w:hAnsi="Arial" w:cs="Arial"/>
          <w:color w:val="000000"/>
          <w:lang w:val="ru-RU"/>
        </w:rPr>
        <w:t xml:space="preserve">). Ниже — ключевые термины настоящего ТЗ;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трассировка</w:t>
      </w:r>
      <w:r w:rsidRPr="00A1095A">
        <w:rPr>
          <w:rFonts w:ascii="Arial" w:eastAsia="Arial" w:hAnsi="Arial" w:cs="Arial"/>
          <w:color w:val="000000"/>
          <w:lang w:val="ru-RU"/>
        </w:rPr>
        <w:t xml:space="preserve"> требований к разделам — см. термин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Трассировка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блоке «Проектные уточнения». </w:t>
      </w:r>
      <w:r>
        <w:rPr>
          <w:rFonts w:ascii="Arial" w:eastAsia="Arial" w:hAnsi="Arial" w:cs="Arial"/>
          <w:color w:val="000000"/>
        </w:rPr>
        <w:t>Уточнения из не заменяют определения §1.</w:t>
      </w:r>
    </w:p>
    <w:tbl>
      <w:tblPr>
        <w:tblStyle w:val="147"/>
        <w:tblW w:w="98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10"/>
        <w:gridCol w:w="7545"/>
      </w:tblGrid>
      <w:tr w:rsidR="009D43E8" w14:paraId="0819519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10" w:type="dxa"/>
          </w:tcPr>
          <w:p w14:paraId="143DA1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 (§1)</w:t>
            </w:r>
          </w:p>
        </w:tc>
        <w:tc>
          <w:tcPr>
            <w:tcW w:w="7545" w:type="dxa"/>
          </w:tcPr>
          <w:p w14:paraId="1B618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 (Прил.1)</w:t>
            </w:r>
          </w:p>
        </w:tc>
      </w:tr>
      <w:tr w:rsidR="009D43E8" w:rsidRPr="0050000B" w14:paraId="2C0B9446" w14:textId="77777777" w:rsidTr="009D43E8">
        <w:tc>
          <w:tcPr>
            <w:tcW w:w="2310" w:type="dxa"/>
          </w:tcPr>
          <w:p w14:paraId="4E5B2F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  <w:tc>
          <w:tcPr>
            <w:tcW w:w="7545" w:type="dxa"/>
          </w:tcPr>
          <w:p w14:paraId="1B3DC71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большая языковая модель, используемая для обработки и генерации естественного языка на основе большого количества текстовых данных, обучающаяся распознавать закономерности в данных, позволяя им генерировать тексты, отвечать на вопросы, переводить тексты, суммировать информацию и выполнять иные задачи, связанные с языком.</w:t>
            </w:r>
          </w:p>
        </w:tc>
      </w:tr>
      <w:tr w:rsidR="009D43E8" w:rsidRPr="0050000B" w14:paraId="361C07AB" w14:textId="77777777" w:rsidTr="009D43E8">
        <w:tc>
          <w:tcPr>
            <w:tcW w:w="2310" w:type="dxa"/>
          </w:tcPr>
          <w:p w14:paraId="53440F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Актив</w:t>
            </w:r>
          </w:p>
        </w:tc>
        <w:tc>
          <w:tcPr>
            <w:tcW w:w="7545" w:type="dxa"/>
          </w:tcPr>
          <w:p w14:paraId="75220B6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компьютер, сетевой ресурс, СУБД, ПО, ПК, СХД и управляемый элемент сети передачи данных</w:t>
            </w:r>
          </w:p>
        </w:tc>
      </w:tr>
      <w:tr w:rsidR="009D43E8" w:rsidRPr="0050000B" w14:paraId="76E48FFE" w14:textId="77777777" w:rsidTr="009D43E8">
        <w:tc>
          <w:tcPr>
            <w:tcW w:w="2310" w:type="dxa"/>
          </w:tcPr>
          <w:p w14:paraId="6C5F0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АНИС</w:t>
            </w:r>
          </w:p>
        </w:tc>
        <w:tc>
          <w:tcPr>
            <w:tcW w:w="7545" w:type="dxa"/>
          </w:tcPr>
          <w:p w14:paraId="158A54D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автоматизированная нормативно-информационная ПО ОАО «АСБ Беларусбанк» - программный комплекс, размещенный по адресу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://</w:t>
            </w:r>
            <w:r>
              <w:rPr>
                <w:rFonts w:ascii="Arial" w:eastAsia="Arial" w:hAnsi="Arial" w:cs="Arial"/>
                <w:color w:val="000000"/>
              </w:rPr>
              <w:t>anis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asb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by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 и предназначенный для размещения в соответствующих электронных сборниках локальных правовых актов, форм договоров и документов, а также иных банковских документов и информации, необходимой для использования пользователями в своей деятельности.</w:t>
            </w:r>
          </w:p>
        </w:tc>
      </w:tr>
      <w:tr w:rsidR="009D43E8" w14:paraId="6A22B432" w14:textId="77777777" w:rsidTr="009D43E8">
        <w:tc>
          <w:tcPr>
            <w:tcW w:w="2310" w:type="dxa"/>
          </w:tcPr>
          <w:p w14:paraId="3974FA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База знаний LLM</w:t>
            </w:r>
          </w:p>
        </w:tc>
        <w:tc>
          <w:tcPr>
            <w:tcW w:w="7545" w:type="dxa"/>
          </w:tcPr>
          <w:p w14:paraId="57C2E0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специализированный набор данных, который включает в себя информацию и материалы, необходимые для обучения и функционирования ПО. Может содержать тексты, документы, и другие ресурсы, которые ПО использует для генерации ответов и решения задач в соответствии с определенной предметной областью и спецификой деятельности банка. </w:t>
            </w:r>
            <w:r>
              <w:rPr>
                <w:rFonts w:ascii="Arial" w:eastAsia="Arial" w:hAnsi="Arial" w:cs="Arial"/>
                <w:color w:val="000000"/>
              </w:rPr>
              <w:t>Данные могут быть как структурированными, так и неструктурированными.</w:t>
            </w:r>
          </w:p>
        </w:tc>
      </w:tr>
      <w:tr w:rsidR="009D43E8" w14:paraId="4AAEDFA2" w14:textId="77777777" w:rsidTr="009D43E8">
        <w:tc>
          <w:tcPr>
            <w:tcW w:w="2310" w:type="dxa"/>
          </w:tcPr>
          <w:p w14:paraId="5067C9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Банк</w:t>
            </w:r>
          </w:p>
        </w:tc>
        <w:tc>
          <w:tcPr>
            <w:tcW w:w="7545" w:type="dxa"/>
          </w:tcPr>
          <w:p w14:paraId="38986D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ОАО «АСБ Беларусбанк»</w:t>
            </w:r>
          </w:p>
        </w:tc>
      </w:tr>
      <w:tr w:rsidR="009D43E8" w:rsidRPr="0050000B" w14:paraId="3AA537A7" w14:textId="77777777" w:rsidTr="009D43E8">
        <w:tc>
          <w:tcPr>
            <w:tcW w:w="2310" w:type="dxa"/>
          </w:tcPr>
          <w:p w14:paraId="31C632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Веб-сайт банка (веб-сайт)</w:t>
            </w:r>
          </w:p>
        </w:tc>
        <w:tc>
          <w:tcPr>
            <w:tcW w:w="7545" w:type="dxa"/>
          </w:tcPr>
          <w:p w14:paraId="1B9B94B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официальный корпоративный сайт банка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://</w:t>
            </w:r>
            <w:r>
              <w:rPr>
                <w:rFonts w:ascii="Arial" w:eastAsia="Arial" w:hAnsi="Arial" w:cs="Arial"/>
                <w:color w:val="000000"/>
              </w:rPr>
              <w:t>belarusbank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by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/, размещенный на сервере банка и доступный для пользователей сети Интернет (на базе ПО «1С-Битрикс: Система управления сайтом»).</w:t>
            </w:r>
          </w:p>
        </w:tc>
      </w:tr>
      <w:tr w:rsidR="009D43E8" w:rsidRPr="0050000B" w14:paraId="10660A07" w14:textId="77777777" w:rsidTr="009D43E8">
        <w:tc>
          <w:tcPr>
            <w:tcW w:w="2310" w:type="dxa"/>
          </w:tcPr>
          <w:p w14:paraId="6F54CF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Внешний источник данных</w:t>
            </w:r>
          </w:p>
        </w:tc>
        <w:tc>
          <w:tcPr>
            <w:tcW w:w="7545" w:type="dxa"/>
          </w:tcPr>
          <w:p w14:paraId="239E711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источник данных, используемый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и обучения, находящийся за пределами закрытого контура банка.</w:t>
            </w:r>
          </w:p>
        </w:tc>
      </w:tr>
      <w:tr w:rsidR="009D43E8" w:rsidRPr="0050000B" w14:paraId="1990681C" w14:textId="77777777" w:rsidTr="009D43E8">
        <w:tc>
          <w:tcPr>
            <w:tcW w:w="2310" w:type="dxa"/>
          </w:tcPr>
          <w:p w14:paraId="359B73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Внутренний источник данных</w:t>
            </w:r>
          </w:p>
        </w:tc>
        <w:tc>
          <w:tcPr>
            <w:tcW w:w="7545" w:type="dxa"/>
          </w:tcPr>
          <w:p w14:paraId="27AFAD1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источник данных, используемый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и обучения, находящийся в пределах закрытого контура банка.</w:t>
            </w:r>
          </w:p>
        </w:tc>
      </w:tr>
      <w:tr w:rsidR="009D43E8" w:rsidRPr="0050000B" w14:paraId="7476CAA5" w14:textId="77777777" w:rsidTr="009D43E8">
        <w:tc>
          <w:tcPr>
            <w:tcW w:w="2310" w:type="dxa"/>
          </w:tcPr>
          <w:p w14:paraId="53F6AD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Галлюцинации</w:t>
            </w:r>
          </w:p>
        </w:tc>
        <w:tc>
          <w:tcPr>
            <w:tcW w:w="7545" w:type="dxa"/>
          </w:tcPr>
          <w:p w14:paraId="39650B7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ответа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который выглядит правдоподобным, однако не имеет логического обоснования или подтверждения данными, на основе которых происходило обучение модели.</w:t>
            </w:r>
          </w:p>
        </w:tc>
      </w:tr>
      <w:tr w:rsidR="009D43E8" w:rsidRPr="0050000B" w14:paraId="4B7B940F" w14:textId="77777777" w:rsidTr="009D43E8">
        <w:tc>
          <w:tcPr>
            <w:tcW w:w="2310" w:type="dxa"/>
          </w:tcPr>
          <w:p w14:paraId="0C490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Диалоговые сценарии</w:t>
            </w:r>
          </w:p>
        </w:tc>
        <w:tc>
          <w:tcPr>
            <w:tcW w:w="7545" w:type="dxa"/>
          </w:tcPr>
          <w:p w14:paraId="69D27FB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набор готовых вопросов и предполагаемых ответов, собранных в последовательность, которая приводит пользователя к определенному ответу.</w:t>
            </w:r>
          </w:p>
        </w:tc>
      </w:tr>
      <w:tr w:rsidR="009D43E8" w:rsidRPr="0050000B" w14:paraId="75F472A1" w14:textId="77777777" w:rsidTr="009D43E8">
        <w:tc>
          <w:tcPr>
            <w:tcW w:w="2310" w:type="dxa"/>
          </w:tcPr>
          <w:p w14:paraId="5EEBDC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Запрос</w:t>
            </w:r>
          </w:p>
        </w:tc>
        <w:tc>
          <w:tcPr>
            <w:tcW w:w="7545" w:type="dxa"/>
          </w:tcPr>
          <w:p w14:paraId="1983F25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голосовой или текстовый вопрос, сформированный на естественном языке, который направляется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для получения ответа.</w:t>
            </w:r>
          </w:p>
        </w:tc>
      </w:tr>
      <w:tr w:rsidR="009D43E8" w:rsidRPr="0050000B" w14:paraId="742658D0" w14:textId="77777777" w:rsidTr="009D43E8">
        <w:tc>
          <w:tcPr>
            <w:tcW w:w="2310" w:type="dxa"/>
          </w:tcPr>
          <w:p w14:paraId="3DDE7C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ИИ-ассистент</w:t>
            </w:r>
          </w:p>
        </w:tc>
        <w:tc>
          <w:tcPr>
            <w:tcW w:w="7545" w:type="dxa"/>
          </w:tcPr>
          <w:p w14:paraId="1B67B20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 взаимодействия пользователя с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позволяющий пользователю направлять запросы (промпты) и получать ответы (результаты исполнения промпта) посредством текстовых или иных сообщений (результатов рассмотрения запроса, исполнения промпта), сгенерированных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:rsidRPr="0050000B" w14:paraId="02E88BDD" w14:textId="77777777" w:rsidTr="009D43E8">
        <w:tc>
          <w:tcPr>
            <w:tcW w:w="2310" w:type="dxa"/>
          </w:tcPr>
          <w:p w14:paraId="7E2A17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Канал телефония</w:t>
            </w:r>
          </w:p>
        </w:tc>
        <w:tc>
          <w:tcPr>
            <w:tcW w:w="7545" w:type="dxa"/>
          </w:tcPr>
          <w:p w14:paraId="2FCDBD6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канал взаимодействия с клиентами, позволяющий предоставлять консультации посредством обработки входящих и исходящих звонков (реализован в банке на основании программной инфраструктуры КЦ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входящей в состав ПТК для автоматизации Контакт-центра).</w:t>
            </w:r>
          </w:p>
        </w:tc>
      </w:tr>
      <w:tr w:rsidR="009D43E8" w:rsidRPr="0050000B" w14:paraId="4778DD90" w14:textId="77777777" w:rsidTr="009D43E8">
        <w:tc>
          <w:tcPr>
            <w:tcW w:w="2310" w:type="dxa"/>
          </w:tcPr>
          <w:p w14:paraId="2E4A56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Клиент</w:t>
            </w:r>
          </w:p>
        </w:tc>
        <w:tc>
          <w:tcPr>
            <w:tcW w:w="7545" w:type="dxa"/>
          </w:tcPr>
          <w:p w14:paraId="74E6708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физическое или юридическое лицо, потенциально желающее воспользоваться или уже воспользовавшееся услугами банка.</w:t>
            </w:r>
          </w:p>
        </w:tc>
      </w:tr>
      <w:tr w:rsidR="009D43E8" w:rsidRPr="0050000B" w14:paraId="5C8EA578" w14:textId="77777777" w:rsidTr="009D43E8">
        <w:tc>
          <w:tcPr>
            <w:tcW w:w="2310" w:type="dxa"/>
          </w:tcPr>
          <w:p w14:paraId="02D8BF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Онлайн-чат</w:t>
            </w:r>
          </w:p>
        </w:tc>
        <w:tc>
          <w:tcPr>
            <w:tcW w:w="7545" w:type="dxa"/>
          </w:tcPr>
          <w:p w14:paraId="5033569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канал взаимодействия с клиентами, позволяющий предоставлять консультации посредством текстовых сообщений как в режиме реального времени, так и офлайн.</w:t>
            </w:r>
          </w:p>
        </w:tc>
      </w:tr>
      <w:tr w:rsidR="009D43E8" w:rsidRPr="0050000B" w14:paraId="6461E440" w14:textId="77777777" w:rsidTr="009D43E8">
        <w:tc>
          <w:tcPr>
            <w:tcW w:w="2310" w:type="dxa"/>
          </w:tcPr>
          <w:p w14:paraId="676ED4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онлайн-чата</w:t>
            </w:r>
          </w:p>
        </w:tc>
        <w:tc>
          <w:tcPr>
            <w:tcW w:w="7545" w:type="dxa"/>
          </w:tcPr>
          <w:p w14:paraId="21E189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задействованный в обслуживании клиентов посредством модуля онлайн-чат в Контакт-центре.</w:t>
            </w:r>
          </w:p>
        </w:tc>
      </w:tr>
      <w:tr w:rsidR="009D43E8" w:rsidRPr="0050000B" w14:paraId="42FAD5FE" w14:textId="77777777" w:rsidTr="009D43E8">
        <w:tc>
          <w:tcPr>
            <w:tcW w:w="2310" w:type="dxa"/>
          </w:tcPr>
          <w:p w14:paraId="1A7E5A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 канала телефония</w:t>
            </w:r>
          </w:p>
        </w:tc>
        <w:tc>
          <w:tcPr>
            <w:tcW w:w="7545" w:type="dxa"/>
          </w:tcPr>
          <w:p w14:paraId="7C5AD06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задействованный в обслуживании клиентов на канале телефония в Контакт-центре.</w:t>
            </w:r>
          </w:p>
        </w:tc>
      </w:tr>
      <w:tr w:rsidR="009D43E8" w:rsidRPr="0050000B" w14:paraId="74ACC5D1" w14:textId="77777777" w:rsidTr="009D43E8">
        <w:tc>
          <w:tcPr>
            <w:tcW w:w="2310" w:type="dxa"/>
          </w:tcPr>
          <w:p w14:paraId="2BF036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Пользователь</w:t>
            </w:r>
          </w:p>
        </w:tc>
        <w:tc>
          <w:tcPr>
            <w:tcW w:w="7545" w:type="dxa"/>
          </w:tcPr>
          <w:p w14:paraId="39650C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сотрудник банка, который каким-либо образом взаимодействует с любым из модулей ПО.</w:t>
            </w:r>
          </w:p>
        </w:tc>
      </w:tr>
      <w:tr w:rsidR="009D43E8" w:rsidRPr="0050000B" w14:paraId="5E70A8AC" w14:textId="77777777" w:rsidTr="009D43E8">
        <w:tc>
          <w:tcPr>
            <w:tcW w:w="2310" w:type="dxa"/>
          </w:tcPr>
          <w:p w14:paraId="232DE3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Промпты</w:t>
            </w:r>
          </w:p>
        </w:tc>
        <w:tc>
          <w:tcPr>
            <w:tcW w:w="7545" w:type="dxa"/>
          </w:tcPr>
          <w:p w14:paraId="32721A88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Задание (запрос, инструкция), сформулированное на естественном языке, которое используется для взаимодействия с большой языковой моделью.</w:t>
            </w:r>
          </w:p>
        </w:tc>
      </w:tr>
      <w:tr w:rsidR="009D43E8" w:rsidRPr="0050000B" w14:paraId="2B77B977" w14:textId="77777777" w:rsidTr="009D43E8">
        <w:tc>
          <w:tcPr>
            <w:tcW w:w="2310" w:type="dxa"/>
          </w:tcPr>
          <w:p w14:paraId="2303C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Релевантность</w:t>
            </w:r>
          </w:p>
        </w:tc>
        <w:tc>
          <w:tcPr>
            <w:tcW w:w="7545" w:type="dxa"/>
          </w:tcPr>
          <w:p w14:paraId="626DDB0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уровень соответствия ответа, сгенерированного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запросу клиента (%).</w:t>
            </w:r>
          </w:p>
        </w:tc>
      </w:tr>
      <w:tr w:rsidR="009D43E8" w:rsidRPr="0050000B" w14:paraId="536059FA" w14:textId="77777777" w:rsidTr="009D43E8">
        <w:tc>
          <w:tcPr>
            <w:tcW w:w="2310" w:type="dxa"/>
          </w:tcPr>
          <w:p w14:paraId="2B12C6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Ретривер</w:t>
            </w:r>
          </w:p>
        </w:tc>
        <w:tc>
          <w:tcPr>
            <w:tcW w:w="7545" w:type="dxa"/>
          </w:tcPr>
          <w:p w14:paraId="0A5AAB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 поиска релевантной информации в базах данных для последующей ее передачи модулю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который с учетом такой информации генерирует ответ на запрос.</w:t>
            </w:r>
          </w:p>
        </w:tc>
      </w:tr>
      <w:tr w:rsidR="009D43E8" w:rsidRPr="0050000B" w14:paraId="0E959B71" w14:textId="77777777" w:rsidTr="009D43E8">
        <w:tc>
          <w:tcPr>
            <w:tcW w:w="2310" w:type="dxa"/>
          </w:tcPr>
          <w:p w14:paraId="3268A0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Саммаризация</w:t>
            </w:r>
          </w:p>
        </w:tc>
        <w:tc>
          <w:tcPr>
            <w:tcW w:w="7545" w:type="dxa"/>
          </w:tcPr>
          <w:p w14:paraId="72D91F6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метод сокращения и упрощения большого объема данных до ключевых аспектов, который позволяет сохранять суть исходного набора данных.</w:t>
            </w:r>
          </w:p>
        </w:tc>
      </w:tr>
      <w:tr w:rsidR="009D43E8" w:rsidRPr="0050000B" w14:paraId="75470716" w14:textId="77777777" w:rsidTr="009D43E8">
        <w:tc>
          <w:tcPr>
            <w:tcW w:w="2310" w:type="dxa"/>
          </w:tcPr>
          <w:p w14:paraId="1C78F1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</w:t>
            </w:r>
          </w:p>
        </w:tc>
        <w:tc>
          <w:tcPr>
            <w:tcW w:w="7545" w:type="dxa"/>
          </w:tcPr>
          <w:p w14:paraId="66D0D9F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программное обеспечение, предназначенное для внедрения и использования в банковских процессах инструментов (сервисов, модулей, функциональностей), основанных на технологии искусственного интеллекта.</w:t>
            </w:r>
          </w:p>
        </w:tc>
      </w:tr>
      <w:tr w:rsidR="009D43E8" w:rsidRPr="0050000B" w14:paraId="6AADECE9" w14:textId="77777777" w:rsidTr="009D43E8">
        <w:tc>
          <w:tcPr>
            <w:tcW w:w="2310" w:type="dxa"/>
          </w:tcPr>
          <w:p w14:paraId="40E7CA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 (система управления знаниями)</w:t>
            </w:r>
          </w:p>
        </w:tc>
        <w:tc>
          <w:tcPr>
            <w:tcW w:w="7545" w:type="dxa"/>
          </w:tcPr>
          <w:p w14:paraId="175D205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 «Система управления знаниями» (на базе ПО «1С-Битрикс: Система управления сайтом»), предназначенное для размещения информации о банке, продуктах, услугах и процессах банка, необходимой при консультировании клиентов работниками Контакт-центра и специалистами фронт-офиса розничного бизнеса (специалистами корпоративного бизнеса); раскрытия информации о деятельности Контакт-центра.</w:t>
            </w:r>
          </w:p>
        </w:tc>
      </w:tr>
      <w:tr w:rsidR="009D43E8" w:rsidRPr="0050000B" w14:paraId="0F5B7579" w14:textId="77777777" w:rsidTr="009D43E8">
        <w:tc>
          <w:tcPr>
            <w:tcW w:w="2310" w:type="dxa"/>
          </w:tcPr>
          <w:p w14:paraId="2D66A1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</w:t>
            </w:r>
          </w:p>
        </w:tc>
        <w:tc>
          <w:tcPr>
            <w:tcW w:w="7545" w:type="dxa"/>
          </w:tcPr>
          <w:p w14:paraId="555DED0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модуль, который помогает обслуживать клиентов в ходе разговора оператору канала телефония и/или онлайн-чата путем предоставления ответов, сгенерированных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соответствующих запросу клиента.</w:t>
            </w:r>
          </w:p>
        </w:tc>
      </w:tr>
    </w:tbl>
    <w:p w14:paraId="42B658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Проектные уточнения (не §1):</w:t>
      </w:r>
    </w:p>
    <w:tbl>
      <w:tblPr>
        <w:tblStyle w:val="146"/>
        <w:tblW w:w="96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7245"/>
      </w:tblGrid>
      <w:tr w:rsidR="009D43E8" w14:paraId="61CD19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686C4E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7245" w:type="dxa"/>
          </w:tcPr>
          <w:p w14:paraId="1E0C88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</w:tr>
      <w:tr w:rsidR="009D43E8" w:rsidRPr="0050000B" w14:paraId="2CB6ED42" w14:textId="77777777" w:rsidTr="009D43E8">
        <w:tc>
          <w:tcPr>
            <w:tcW w:w="2370" w:type="dxa"/>
          </w:tcPr>
          <w:p w14:paraId="144E3F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ИБ</w:t>
            </w:r>
          </w:p>
        </w:tc>
        <w:tc>
          <w:tcPr>
            <w:tcW w:w="7245" w:type="dxa"/>
          </w:tcPr>
          <w:p w14:paraId="18DE8C3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информационная безопасность (не «интернет-банкинг»)</w:t>
            </w:r>
          </w:p>
        </w:tc>
      </w:tr>
      <w:tr w:rsidR="009D43E8" w:rsidRPr="0050000B" w14:paraId="0DAC01B7" w14:textId="77777777" w:rsidTr="009D43E8">
        <w:tc>
          <w:tcPr>
            <w:tcW w:w="2370" w:type="dxa"/>
          </w:tcPr>
          <w:p w14:paraId="00B8C2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As-Is</w:t>
            </w:r>
          </w:p>
        </w:tc>
        <w:tc>
          <w:tcPr>
            <w:tcW w:w="7245" w:type="dxa"/>
          </w:tcPr>
          <w:p w14:paraId="4B0804C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Описание функциональности, действующей в настоящее время (факты заказчика до внедрения; текущая инфраструктура и процессы)</w:t>
            </w:r>
          </w:p>
        </w:tc>
      </w:tr>
      <w:tr w:rsidR="009D43E8" w:rsidRPr="0050000B" w14:paraId="54B88336" w14:textId="77777777" w:rsidTr="009D43E8">
        <w:tc>
          <w:tcPr>
            <w:tcW w:w="2370" w:type="dxa"/>
          </w:tcPr>
          <w:p w14:paraId="1ACA89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To-Be</w:t>
            </w:r>
          </w:p>
        </w:tc>
        <w:tc>
          <w:tcPr>
            <w:tcW w:w="7245" w:type="dxa"/>
          </w:tcPr>
          <w:p w14:paraId="671CBE2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Описание функциональности после внедрения согласно настоящему ТЗ и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[Прил.1]</w:t>
            </w:r>
          </w:p>
        </w:tc>
      </w:tr>
      <w:tr w:rsidR="009D43E8" w:rsidRPr="0050000B" w14:paraId="379D098B" w14:textId="77777777" w:rsidTr="009D43E8">
        <w:tc>
          <w:tcPr>
            <w:tcW w:w="2370" w:type="dxa"/>
          </w:tcPr>
          <w:p w14:paraId="458E97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 Hub</w:t>
            </w:r>
          </w:p>
        </w:tc>
        <w:tc>
          <w:tcPr>
            <w:tcW w:w="7245" w:type="dxa"/>
          </w:tcPr>
          <w:p w14:paraId="0A5D47E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Оболочка — единая точка входа к модулям</w:t>
            </w:r>
          </w:p>
        </w:tc>
      </w:tr>
      <w:tr w:rsidR="009D43E8" w:rsidRPr="0050000B" w14:paraId="4C234354" w14:textId="77777777" w:rsidTr="009D43E8">
        <w:tc>
          <w:tcPr>
            <w:tcW w:w="2370" w:type="dxa"/>
          </w:tcPr>
          <w:p w14:paraId="1E83E7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  <w:r>
              <w:rPr>
                <w:rFonts w:ascii="Arial" w:eastAsia="Arial" w:hAnsi="Arial" w:cs="Arial"/>
                <w:color w:val="000000"/>
              </w:rPr>
              <w:t xml:space="preserve"> (Knowledge Base, база знаний)</w:t>
            </w:r>
          </w:p>
        </w:tc>
        <w:tc>
          <w:tcPr>
            <w:tcW w:w="7245" w:type="dxa"/>
          </w:tcPr>
          <w:p w14:paraId="45439120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Проектное сокращение договорного термина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«База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»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(§1): логически выделенный набор документов, метаданных и обучающей выборки с собственным векторным индексом для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Экземпляры 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др.) создаются и настраиваются в Центре настроек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</w:tr>
      <w:tr w:rsidR="009D43E8" w14:paraId="5D28870A" w14:textId="77777777" w:rsidTr="009D43E8">
        <w:tc>
          <w:tcPr>
            <w:tcW w:w="2370" w:type="dxa"/>
          </w:tcPr>
          <w:p w14:paraId="7FDACB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ETA</w:t>
            </w:r>
            <w:r>
              <w:rPr>
                <w:rFonts w:ascii="Arial" w:eastAsia="Arial" w:hAnsi="Arial" w:cs="Arial"/>
                <w:color w:val="000000"/>
              </w:rPr>
              <w:t xml:space="preserve"> (Expected Time To Answer)</w:t>
            </w:r>
          </w:p>
        </w:tc>
        <w:tc>
          <w:tcPr>
            <w:tcW w:w="7245" w:type="dxa"/>
          </w:tcPr>
          <w:p w14:paraId="07AB9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Оценочное (прогнозируемое)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время ожидания ответа оператора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очереди; в виджете показывается клиенту вместе со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статусом очереди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color w:val="000000"/>
              </w:rPr>
              <w:t xml:space="preserve">Настраиваемый элемент (FR-CHAT-13);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по умолчанию выключен</w:t>
            </w:r>
          </w:p>
        </w:tc>
      </w:tr>
      <w:tr w:rsidR="009D43E8" w:rsidRPr="0050000B" w14:paraId="5F0676F1" w14:textId="77777777" w:rsidTr="009D43E8">
        <w:tc>
          <w:tcPr>
            <w:tcW w:w="2370" w:type="dxa"/>
          </w:tcPr>
          <w:p w14:paraId="76D172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рабочий индекс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7245" w:type="dxa"/>
          </w:tcPr>
          <w:p w14:paraId="5C164FF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-индекс базы знаний Контакт-центра 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отдельный от индексов ассистента</w:t>
            </w:r>
          </w:p>
        </w:tc>
      </w:tr>
      <w:tr w:rsidR="009D43E8" w:rsidRPr="0050000B" w14:paraId="6AA2F91A" w14:textId="77777777" w:rsidTr="009D43E8">
        <w:tc>
          <w:tcPr>
            <w:tcW w:w="2370" w:type="dxa"/>
          </w:tcPr>
          <w:p w14:paraId="160DE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OWASP Top 10 for LLM Applications 2025</w:t>
            </w:r>
          </w:p>
        </w:tc>
        <w:tc>
          <w:tcPr>
            <w:tcW w:w="7245" w:type="dxa"/>
          </w:tcPr>
          <w:p w14:paraId="2F9462E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Перечень технических мер защиты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-приложений (инъекции, утечки данных, небезопасные плагины и др.)</w:t>
            </w:r>
          </w:p>
        </w:tc>
      </w:tr>
      <w:tr w:rsidR="009D43E8" w:rsidRPr="0050000B" w14:paraId="4F0F11AE" w14:textId="77777777" w:rsidTr="009D43E8">
        <w:tc>
          <w:tcPr>
            <w:tcW w:w="2370" w:type="dxa"/>
          </w:tcPr>
          <w:p w14:paraId="093B5B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Контакт-центра</w:t>
            </w:r>
          </w:p>
        </w:tc>
        <w:tc>
          <w:tcPr>
            <w:tcW w:w="7245" w:type="dxa"/>
          </w:tcPr>
          <w:p w14:paraId="4539A22A" w14:textId="2F5FE035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§2.2.2 — объединяющий договорный модуль КЦ: понимание запросов, интерфейсы </w:t>
            </w:r>
            <w:r w:rsidRPr="00A1095A">
              <w:rPr>
                <w:rFonts w:ascii="Arial" w:eastAsia="Arial" w:hAnsi="Arial" w:cs="Arial"/>
                <w:lang w:val="ru-RU"/>
              </w:rPr>
              <w:t>суфлера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 и онлайн-чат), онлайн-чат, </w:t>
            </w:r>
            <w:r w:rsidR="00C74DFC" w:rsidRPr="00C74DFC">
              <w:rPr>
                <w:rFonts w:ascii="Arial" w:eastAsia="Arial" w:hAnsi="Arial" w:cs="Arial"/>
                <w:color w:val="000000"/>
                <w:lang w:val="ru-RU"/>
              </w:rPr>
              <w:t>диалоговое окно для внутренних пользователей</w:t>
            </w:r>
            <w:r w:rsidR="00C74DFC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:rsidRPr="0050000B" w14:paraId="384C7160" w14:textId="77777777" w:rsidTr="009D43E8">
        <w:tc>
          <w:tcPr>
            <w:tcW w:w="2370" w:type="dxa"/>
          </w:tcPr>
          <w:p w14:paraId="102613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«Отчетность»</w:t>
            </w:r>
          </w:p>
        </w:tc>
        <w:tc>
          <w:tcPr>
            <w:tcW w:w="7245" w:type="dxa"/>
          </w:tcPr>
          <w:p w14:paraId="1FCDE16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подсистема </w:t>
            </w:r>
            <w:r w:rsidRPr="00A1095A">
              <w:rPr>
                <w:rFonts w:ascii="Arial" w:eastAsia="Arial" w:hAnsi="Arial" w:cs="Arial"/>
                <w:lang w:val="ru-RU"/>
              </w:rPr>
              <w:t>отчетов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мониторинга КЦ</w:t>
            </w:r>
          </w:p>
        </w:tc>
      </w:tr>
      <w:tr w:rsidR="009D43E8" w:rsidRPr="0050000B" w14:paraId="43A567FE" w14:textId="77777777" w:rsidTr="009D43E8">
        <w:tc>
          <w:tcPr>
            <w:tcW w:w="2370" w:type="dxa"/>
          </w:tcPr>
          <w:p w14:paraId="67A64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Oktell / ПТК</w:t>
            </w:r>
          </w:p>
        </w:tc>
        <w:tc>
          <w:tcPr>
            <w:tcW w:w="7245" w:type="dxa"/>
          </w:tcPr>
          <w:p w14:paraId="70A34BF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Телефония Контакт-центра,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premise</w:t>
            </w:r>
          </w:p>
        </w:tc>
      </w:tr>
      <w:tr w:rsidR="009D43E8" w:rsidRPr="0050000B" w14:paraId="0529C12C" w14:textId="77777777" w:rsidTr="009D43E8">
        <w:tc>
          <w:tcPr>
            <w:tcW w:w="2370" w:type="dxa"/>
          </w:tcPr>
          <w:p w14:paraId="58D130D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канал с повышенным уровнем шума</w:t>
            </w:r>
          </w:p>
        </w:tc>
        <w:tc>
          <w:tcPr>
            <w:tcW w:w="7245" w:type="dxa"/>
          </w:tcPr>
          <w:p w14:paraId="6C4A9B0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Аудиоканал телефонного звонка с повышенным уровнем фонового шума и/или акустическими помехами (эхо, паразитные разговоры, звонки соседних операторов); подлежит обработке алгоритмами подавления шума и эха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51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52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53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54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he</w:instrText>
            </w:r>
            <w:r w:rsidRPr="003D1E67">
              <w:rPr>
                <w:lang w:val="ru-RU"/>
                <w:rPrChange w:id="155" w:author="Никита Гринь" w:date="2026-07-31T11:15:00Z" w16du:dateUtc="2026-07-31T08:15:00Z">
                  <w:rPr/>
                </w:rPrChange>
              </w:rPr>
              <w:instrText>17</w:instrText>
            </w:r>
            <w:r>
              <w:instrText>r</w:instrText>
            </w:r>
            <w:r w:rsidRPr="003D1E67">
              <w:rPr>
                <w:lang w:val="ru-RU"/>
                <w:rPrChange w:id="156" w:author="Никита Гринь" w:date="2026-07-31T11:15:00Z" w16du:dateUtc="2026-07-31T08:15:00Z">
                  <w:rPr/>
                </w:rPrChange>
              </w:rPr>
              <w:instrText>0</w:instrText>
            </w:r>
            <w:r>
              <w:instrText>i</w:instrText>
            </w:r>
            <w:r w:rsidRPr="003D1E67">
              <w:rPr>
                <w:lang w:val="ru-RU"/>
                <w:rPrChange w:id="157" w:author="Никита Гринь" w:date="2026-07-31T11:15:00Z" w16du:dateUtc="2026-07-31T08:15:00Z">
                  <w:rPr/>
                </w:rPrChange>
              </w:rPr>
              <w:instrText>8</w:instrText>
            </w:r>
            <w:r>
              <w:instrText>t</w:instrText>
            </w:r>
            <w:r w:rsidRPr="003D1E67">
              <w:rPr>
                <w:lang w:val="ru-RU"/>
                <w:rPrChange w:id="158" w:author="Никита Гринь" w:date="2026-07-31T11:15:00Z" w16du:dateUtc="2026-07-31T08:15:00Z">
                  <w:rPr/>
                </w:rPrChange>
              </w:rPr>
              <w:instrText>6</w:instrText>
            </w:r>
            <w:r>
              <w:instrText>eh</w:instrText>
            </w:r>
            <w:r w:rsidRPr="003D1E67">
              <w:rPr>
                <w:lang w:val="ru-RU"/>
                <w:rPrChange w:id="159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§4.2.2.6)</w:t>
            </w:r>
          </w:p>
        </w:tc>
      </w:tr>
      <w:tr w:rsidR="009D43E8" w14:paraId="0620EC07" w14:textId="77777777" w:rsidTr="009D43E8">
        <w:tc>
          <w:tcPr>
            <w:tcW w:w="2370" w:type="dxa"/>
          </w:tcPr>
          <w:p w14:paraId="2DE46AD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hotword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boost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(повышение веса ключевых слов)</w:t>
            </w:r>
          </w:p>
        </w:tc>
        <w:tc>
          <w:tcPr>
            <w:tcW w:w="7245" w:type="dxa"/>
          </w:tcPr>
          <w:p w14:paraId="2EE444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Механизм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повышение вероятности распознавания заданных словарных статей (банковские термины, аббревиатуры, сокращения) в потоковом транскрипте;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60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61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62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63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he</w:instrText>
            </w:r>
            <w:r w:rsidRPr="003D1E67">
              <w:rPr>
                <w:lang w:val="ru-RU"/>
                <w:rPrChange w:id="164" w:author="Никита Гринь" w:date="2026-07-31T11:15:00Z" w16du:dateUtc="2026-07-31T08:15:00Z">
                  <w:rPr/>
                </w:rPrChange>
              </w:rPr>
              <w:instrText>17</w:instrText>
            </w:r>
            <w:r>
              <w:instrText>r</w:instrText>
            </w:r>
            <w:r w:rsidRPr="003D1E67">
              <w:rPr>
                <w:lang w:val="ru-RU"/>
                <w:rPrChange w:id="165" w:author="Никита Гринь" w:date="2026-07-31T11:15:00Z" w16du:dateUtc="2026-07-31T08:15:00Z">
                  <w:rPr/>
                </w:rPrChange>
              </w:rPr>
              <w:instrText>0</w:instrText>
            </w:r>
            <w:r>
              <w:instrText>i</w:instrText>
            </w:r>
            <w:r w:rsidRPr="003D1E67">
              <w:rPr>
                <w:lang w:val="ru-RU"/>
                <w:rPrChange w:id="166" w:author="Никита Гринь" w:date="2026-07-31T11:15:00Z" w16du:dateUtc="2026-07-31T08:15:00Z">
                  <w:rPr/>
                </w:rPrChange>
              </w:rPr>
              <w:instrText>8</w:instrText>
            </w:r>
            <w:r>
              <w:instrText>t</w:instrText>
            </w:r>
            <w:r w:rsidRPr="003D1E67">
              <w:rPr>
                <w:lang w:val="ru-RU"/>
                <w:rPrChange w:id="167" w:author="Никита Гринь" w:date="2026-07-31T11:15:00Z" w16du:dateUtc="2026-07-31T08:15:00Z">
                  <w:rPr/>
                </w:rPrChange>
              </w:rPr>
              <w:instrText>6</w:instrText>
            </w:r>
            <w:r>
              <w:instrText>eh</w:instrText>
            </w:r>
            <w:r w:rsidRPr="003D1E67">
              <w:rPr>
                <w:lang w:val="ru-RU"/>
                <w:rPrChange w:id="168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FR-ASR-09</w:t>
            </w:r>
            <w:r>
              <w:fldChar w:fldCharType="end"/>
            </w:r>
          </w:p>
        </w:tc>
      </w:tr>
      <w:tr w:rsidR="009D43E8" w14:paraId="1983AF41" w14:textId="77777777" w:rsidTr="009D43E8">
        <w:tc>
          <w:tcPr>
            <w:tcW w:w="2370" w:type="dxa"/>
          </w:tcPr>
          <w:p w14:paraId="380B7C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INT-T</w:t>
            </w:r>
          </w:p>
        </w:tc>
        <w:tc>
          <w:tcPr>
            <w:tcW w:w="7245" w:type="dxa"/>
          </w:tcPr>
          <w:p w14:paraId="2BAFFC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Критерии </w:t>
            </w:r>
            <w:r>
              <w:rPr>
                <w:rFonts w:ascii="Arial" w:eastAsia="Arial" w:hAnsi="Arial" w:cs="Arial"/>
              </w:rPr>
              <w:t>приемки</w:t>
            </w:r>
            <w:r>
              <w:rPr>
                <w:rFonts w:ascii="Arial" w:eastAsia="Arial" w:hAnsi="Arial" w:cs="Arial"/>
                <w:color w:val="000000"/>
              </w:rPr>
              <w:t xml:space="preserve"> интеграций</w:t>
            </w:r>
          </w:p>
        </w:tc>
      </w:tr>
      <w:tr w:rsidR="009D43E8" w:rsidRPr="0050000B" w14:paraId="2976C02B" w14:textId="77777777" w:rsidTr="009D43E8">
        <w:tc>
          <w:tcPr>
            <w:tcW w:w="2370" w:type="dxa"/>
          </w:tcPr>
          <w:p w14:paraId="6BE720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TBD</w:t>
            </w:r>
          </w:p>
        </w:tc>
        <w:tc>
          <w:tcPr>
            <w:tcW w:w="7245" w:type="dxa"/>
          </w:tcPr>
          <w:p w14:paraId="1CDEC6A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Требует уточнения в процессе дальнейшего конфигурирования и переноса на среду Заказчика</w:t>
            </w:r>
          </w:p>
        </w:tc>
      </w:tr>
      <w:tr w:rsidR="009D43E8" w:rsidRPr="0050000B" w14:paraId="10757890" w14:textId="77777777" w:rsidTr="009D43E8">
        <w:tc>
          <w:tcPr>
            <w:tcW w:w="2370" w:type="dxa"/>
          </w:tcPr>
          <w:p w14:paraId="4BB6F5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Трассировка</w:t>
            </w:r>
          </w:p>
        </w:tc>
        <w:tc>
          <w:tcPr>
            <w:tcW w:w="7245" w:type="dxa"/>
          </w:tcPr>
          <w:p w14:paraId="44F5456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Установление соответствия между пунктами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[Прил.1]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§2.2, §4–§6 и разделами настоящего ТЗ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1.4</w:t>
            </w:r>
          </w:p>
        </w:tc>
      </w:tr>
      <w:tr w:rsidR="009D43E8" w14:paraId="4565A5A9" w14:textId="77777777" w:rsidTr="009D43E8">
        <w:tc>
          <w:tcPr>
            <w:tcW w:w="2370" w:type="dxa"/>
          </w:tcPr>
          <w:p w14:paraId="059ED9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Standalone-окно</w:t>
            </w:r>
            <w:r>
              <w:rPr>
                <w:rFonts w:ascii="Arial" w:eastAsia="Arial" w:hAnsi="Arial" w:cs="Arial"/>
                <w:color w:val="000000"/>
              </w:rPr>
              <w:t xml:space="preserve"> (отдельное окно)</w:t>
            </w:r>
          </w:p>
        </w:tc>
        <w:tc>
          <w:tcPr>
            <w:tcW w:w="7245" w:type="dxa"/>
          </w:tcPr>
          <w:p w14:paraId="3A0AA4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Самостоятельное окно приложения, открываемое из портального лаунчера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вкладка оболочки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для модуля ИИ-ассистент (</w:t>
            </w: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и окна </w:t>
            </w:r>
            <w:r w:rsidRPr="00A1095A">
              <w:rPr>
                <w:rFonts w:ascii="Arial" w:eastAsia="Arial" w:hAnsi="Arial" w:cs="Arial"/>
                <w:lang w:val="ru-RU"/>
              </w:rPr>
              <w:t>суфлера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69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70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71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72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wuscu</w:instrText>
            </w:r>
            <w:r w:rsidRPr="003D1E67">
              <w:rPr>
                <w:lang w:val="ru-RU"/>
                <w:rPrChange w:id="173" w:author="Никита Гринь" w:date="2026-07-31T11:15:00Z" w16du:dateUtc="2026-07-31T08:15:00Z">
                  <w:rPr/>
                </w:rPrChange>
              </w:rPr>
              <w:instrText>3</w:instrText>
            </w:r>
            <w:r>
              <w:instrText>m</w:instrText>
            </w:r>
            <w:r w:rsidRPr="003D1E67">
              <w:rPr>
                <w:lang w:val="ru-RU"/>
                <w:rPrChange w:id="174" w:author="Никита Гринь" w:date="2026-07-31T11:15:00Z" w16du:dateUtc="2026-07-31T08:15:00Z">
                  <w:rPr/>
                </w:rPrChange>
              </w:rPr>
              <w:instrText>9</w:instrText>
            </w:r>
            <w:r>
              <w:instrText>hwe</w:instrText>
            </w:r>
            <w:r w:rsidRPr="003D1E67">
              <w:rPr>
                <w:lang w:val="ru-RU"/>
                <w:rPrChange w:id="175" w:author="Никита Гринь" w:date="2026-07-31T11:15:00Z" w16du:dateUtc="2026-07-31T08:15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76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77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78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79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fe</w:instrText>
            </w:r>
            <w:r w:rsidRPr="003D1E67">
              <w:rPr>
                <w:lang w:val="ru-RU"/>
                <w:rPrChange w:id="180" w:author="Никита Гринь" w:date="2026-07-31T11:15:00Z" w16du:dateUtc="2026-07-31T08:15:00Z">
                  <w:rPr/>
                </w:rPrChange>
              </w:rPr>
              <w:instrText>42</w:instrText>
            </w:r>
            <w:r>
              <w:instrText>mr</w:instrText>
            </w:r>
            <w:r w:rsidRPr="003D1E67">
              <w:rPr>
                <w:lang w:val="ru-RU"/>
                <w:rPrChange w:id="181" w:author="Никита Гринь" w:date="2026-07-31T11:15:00Z" w16du:dateUtc="2026-07-31T08:15:00Z">
                  <w:rPr/>
                </w:rPrChange>
              </w:rPr>
              <w:instrText>8</w:instrText>
            </w:r>
            <w:r>
              <w:instrText>qcsmh</w:instrText>
            </w:r>
            <w:r w:rsidRPr="003D1E67">
              <w:rPr>
                <w:lang w:val="ru-RU"/>
                <w:rPrChange w:id="182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.4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83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84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85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86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cmfx</w:instrText>
            </w:r>
            <w:r w:rsidRPr="003D1E67">
              <w:rPr>
                <w:lang w:val="ru-RU"/>
                <w:rPrChange w:id="187" w:author="Никита Гринь" w:date="2026-07-31T11:15:00Z" w16du:dateUtc="2026-07-31T08:15:00Z">
                  <w:rPr/>
                </w:rPrChange>
              </w:rPr>
              <w:instrText>7</w:instrText>
            </w:r>
            <w:r>
              <w:instrText>mestbcz</w:instrText>
            </w:r>
            <w:r w:rsidRPr="003D1E67">
              <w:rPr>
                <w:lang w:val="ru-RU"/>
                <w:rPrChange w:id="188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I.2.3</w:t>
            </w:r>
            <w:r>
              <w:fldChar w:fldCharType="end"/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gha19d2qwtbc">
              <w:r>
                <w:rPr>
                  <w:rFonts w:ascii="Arial" w:eastAsia="Arial" w:hAnsi="Arial" w:cs="Arial"/>
                  <w:color w:val="156082"/>
                </w:rPr>
                <w:t>I.8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I-0</w:t>
            </w:r>
          </w:p>
        </w:tc>
      </w:tr>
    </w:tbl>
    <w:p w14:paraId="67911983" w14:textId="77777777" w:rsidR="009D43E8" w:rsidRPr="006100D9" w:rsidRDefault="00317F00">
      <w:pPr>
        <w:pStyle w:val="3"/>
        <w:rPr>
          <w:rFonts w:ascii="Arial" w:eastAsia="Arial" w:hAnsi="Arial" w:cs="Arial"/>
          <w:lang w:val="ru-RU"/>
        </w:rPr>
      </w:pPr>
      <w:bookmarkStart w:id="189" w:name="bookmark=id.owrjk3438ugj" w:colFirst="0" w:colLast="0"/>
      <w:bookmarkEnd w:id="189"/>
      <w:r>
        <w:rPr>
          <w:rFonts w:ascii="Arial" w:eastAsia="Arial" w:hAnsi="Arial" w:cs="Arial"/>
        </w:rPr>
        <w:t>I</w:t>
      </w:r>
      <w:r w:rsidRPr="006100D9">
        <w:rPr>
          <w:rFonts w:ascii="Arial" w:eastAsia="Arial" w:hAnsi="Arial" w:cs="Arial"/>
          <w:lang w:val="ru-RU"/>
        </w:rPr>
        <w:t>.3.1. Формат описания реализации</w:t>
      </w:r>
    </w:p>
    <w:p w14:paraId="448C9D9E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.1.2]: метки </w:t>
      </w:r>
      <w:r w:rsidRPr="00A1095A">
        <w:rPr>
          <w:rFonts w:ascii="Arial" w:eastAsia="Arial" w:hAnsi="Arial" w:cs="Arial"/>
          <w:color w:val="000000"/>
          <w:lang w:val="ru-RU"/>
        </w:rPr>
        <w:t>Вход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Механизм реализации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 xml:space="preserve">Обеспечивается за </w:t>
      </w:r>
      <w:r w:rsidRPr="00A1095A">
        <w:rPr>
          <w:rFonts w:ascii="Arial" w:eastAsia="Arial" w:hAnsi="Arial" w:cs="Arial"/>
          <w:lang w:val="ru-RU"/>
        </w:rPr>
        <w:t>счет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Выход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 w:rsidRPr="00A1095A">
        <w:rPr>
          <w:rFonts w:ascii="Arial" w:eastAsia="Arial" w:hAnsi="Arial" w:cs="Arial"/>
          <w:color w:val="000000"/>
          <w:lang w:val="ru-RU"/>
        </w:rPr>
        <w:t>При</w:t>
      </w:r>
      <w:r w:rsidRPr="00A1095A">
        <w:rPr>
          <w:rFonts w:ascii="Arial" w:eastAsia="Arial" w:hAnsi="Arial" w:cs="Arial"/>
          <w:lang w:val="ru-RU"/>
        </w:rPr>
        <w:t>е</w:t>
      </w:r>
      <w:r w:rsidRPr="00A1095A">
        <w:rPr>
          <w:rFonts w:ascii="Arial" w:eastAsia="Arial" w:hAnsi="Arial" w:cs="Arial"/>
          <w:color w:val="000000"/>
          <w:lang w:val="ru-RU"/>
        </w:rPr>
        <w:t>мка</w:t>
      </w:r>
    </w:p>
    <w:p w14:paraId="618786D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.3.1 расшифровывает сокращения и метки колонки «Реализация» в таблицах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Parts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A1095A">
        <w:rPr>
          <w:rFonts w:ascii="Arial" w:eastAsia="Arial" w:hAnsi="Arial" w:cs="Arial"/>
          <w:color w:val="000000"/>
          <w:lang w:val="ru-RU"/>
        </w:rPr>
        <w:t>) для бизнес-аудитории.</w:t>
      </w:r>
    </w:p>
    <w:p w14:paraId="274DF60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Метки и сокращения колонки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«Реализация»</w:t>
      </w:r>
      <w:r w:rsidRPr="00A1095A">
        <w:rPr>
          <w:rFonts w:ascii="Arial" w:eastAsia="Arial" w:hAnsi="Arial" w:cs="Arial"/>
          <w:color w:val="000000"/>
          <w:lang w:val="ru-RU"/>
        </w:rPr>
        <w:t xml:space="preserve"> в таблицах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A1095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A1095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 xml:space="preserve">Полный шаблон блока — </w:t>
      </w:r>
      <w:r>
        <w:rPr>
          <w:rFonts w:ascii="Arial" w:eastAsia="Arial" w:hAnsi="Arial" w:cs="Arial"/>
          <w:b/>
          <w:bCs/>
          <w:color w:val="000000"/>
        </w:rPr>
        <w:t>I.1.2</w:t>
      </w:r>
      <w:r>
        <w:rPr>
          <w:rFonts w:ascii="Arial" w:eastAsia="Arial" w:hAnsi="Arial" w:cs="Arial"/>
          <w:color w:val="000000"/>
        </w:rPr>
        <w:t>.</w:t>
      </w:r>
    </w:p>
    <w:tbl>
      <w:tblPr>
        <w:tblStyle w:val="145"/>
        <w:tblW w:w="95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70"/>
        <w:gridCol w:w="3915"/>
        <w:gridCol w:w="3870"/>
      </w:tblGrid>
      <w:tr w:rsidR="009D43E8" w14:paraId="62537E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70" w:type="dxa"/>
          </w:tcPr>
          <w:p w14:paraId="74E321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Термин</w:t>
            </w:r>
          </w:p>
        </w:tc>
        <w:tc>
          <w:tcPr>
            <w:tcW w:w="3915" w:type="dxa"/>
          </w:tcPr>
          <w:p w14:paraId="48868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Определение</w:t>
            </w:r>
          </w:p>
        </w:tc>
        <w:tc>
          <w:tcPr>
            <w:tcW w:w="3870" w:type="dxa"/>
          </w:tcPr>
          <w:p w14:paraId="6CA072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ТТ / примечание</w:t>
            </w:r>
          </w:p>
        </w:tc>
      </w:tr>
      <w:tr w:rsidR="009D43E8" w:rsidRPr="0050000B" w14:paraId="0CFF066D" w14:textId="77777777" w:rsidTr="009D43E8">
        <w:tc>
          <w:tcPr>
            <w:tcW w:w="1770" w:type="dxa"/>
          </w:tcPr>
          <w:p w14:paraId="381744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Вход</w:t>
            </w:r>
          </w:p>
        </w:tc>
        <w:tc>
          <w:tcPr>
            <w:tcW w:w="3915" w:type="dxa"/>
          </w:tcPr>
          <w:p w14:paraId="6FBC75F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Исходное событие, роль или данные, с которых начинается сценарий или проверка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кто инициирует действие, канал (телефония / онлайн-чат / виджет), входные артефакты (текст,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идентификаторы клиента)</w:t>
            </w:r>
          </w:p>
        </w:tc>
        <w:tc>
          <w:tcPr>
            <w:tcW w:w="3870" w:type="dxa"/>
          </w:tcPr>
          <w:p w14:paraId="2C06693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Метка блока в колонке «Реализация»;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.1.2</w:t>
            </w:r>
          </w:p>
        </w:tc>
      </w:tr>
      <w:tr w:rsidR="009D43E8" w:rsidRPr="0050000B" w14:paraId="554AAE40" w14:textId="77777777" w:rsidTr="009D43E8">
        <w:tc>
          <w:tcPr>
            <w:tcW w:w="1770" w:type="dxa"/>
          </w:tcPr>
          <w:p w14:paraId="2EA633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</w:t>
            </w:r>
          </w:p>
        </w:tc>
        <w:tc>
          <w:tcPr>
            <w:tcW w:w="3915" w:type="dxa"/>
          </w:tcPr>
          <w:p w14:paraId="39200B23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4"/>
                <w:id w:val="-224866399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Техническая цепочка обработки без описания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компоненты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пайплайн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понимания запросов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), конфигурация, политики</w:t>
                </w:r>
              </w:sdtContent>
            </w:sdt>
          </w:p>
        </w:tc>
        <w:tc>
          <w:tcPr>
            <w:tcW w:w="3870" w:type="dxa"/>
          </w:tcPr>
          <w:p w14:paraId="1D58087F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Основная метка «середины» блока; типична для </w:t>
            </w:r>
            <w:r>
              <w:rPr>
                <w:rFonts w:ascii="Arial" w:eastAsia="Arial" w:hAnsi="Arial" w:cs="Arial"/>
                <w:color w:val="000000"/>
              </w:rPr>
              <w:t>orchestration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pipeline</w:t>
            </w:r>
          </w:p>
        </w:tc>
      </w:tr>
      <w:tr w:rsidR="009D43E8" w:rsidRPr="0050000B" w14:paraId="716F8345" w14:textId="77777777" w:rsidTr="009D43E8">
        <w:tc>
          <w:tcPr>
            <w:tcW w:w="1770" w:type="dxa"/>
          </w:tcPr>
          <w:p w14:paraId="2D0BBD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Обеспечивается за </w:t>
            </w:r>
            <w:r>
              <w:rPr>
                <w:rFonts w:ascii="Arial" w:eastAsia="Arial" w:hAnsi="Arial" w:cs="Arial"/>
                <w:b/>
                <w:bCs/>
              </w:rPr>
              <w:t>счет</w:t>
            </w:r>
          </w:p>
        </w:tc>
        <w:tc>
          <w:tcPr>
            <w:tcW w:w="3915" w:type="dxa"/>
          </w:tcPr>
          <w:p w14:paraId="366BA89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Инфраструктурные, организационные или политические меры, которыми достигается требование: ИБ, сегментация сети,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18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CD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audit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log</w:t>
            </w:r>
          </w:p>
        </w:tc>
        <w:tc>
          <w:tcPr>
            <w:tcW w:w="3870" w:type="dxa"/>
          </w:tcPr>
          <w:p w14:paraId="5B30927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Альтернативная метка блока «механизм», когда акцент на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средствах обеспечения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а не на пайплайне обработки</w:t>
            </w:r>
          </w:p>
        </w:tc>
      </w:tr>
      <w:tr w:rsidR="009D43E8" w:rsidRPr="0050000B" w14:paraId="74249974" w14:textId="77777777" w:rsidTr="009D43E8">
        <w:tc>
          <w:tcPr>
            <w:tcW w:w="1770" w:type="dxa"/>
          </w:tcPr>
          <w:p w14:paraId="5E0BD6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Реализовано посредством</w:t>
            </w:r>
          </w:p>
        </w:tc>
        <w:tc>
          <w:tcPr>
            <w:tcW w:w="3915" w:type="dxa"/>
          </w:tcPr>
          <w:p w14:paraId="0720288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Конкретный элемент реализации: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-компонент,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-виджет,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-интеграция, отдельная 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3870" w:type="dxa"/>
          </w:tcPr>
          <w:p w14:paraId="77BEF75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Альтернативная метка блока «механизм», когда ключевой носитель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интерфейс или интеграция</w:t>
            </w:r>
          </w:p>
        </w:tc>
      </w:tr>
      <w:tr w:rsidR="009D43E8" w:rsidRPr="0050000B" w14:paraId="2BBD9000" w14:textId="77777777" w:rsidTr="009D43E8">
        <w:tc>
          <w:tcPr>
            <w:tcW w:w="1770" w:type="dxa"/>
          </w:tcPr>
          <w:p w14:paraId="3B1FDB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Выход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 (UI)</w:t>
            </w:r>
          </w:p>
        </w:tc>
        <w:tc>
          <w:tcPr>
            <w:tcW w:w="3915" w:type="dxa"/>
          </w:tcPr>
          <w:p w14:paraId="5044AC0C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Наблюдаемый результат для оператора, клиента или системы после обработки; в полном блоке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.1.2 — со ссылкой на макет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90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91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92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193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gha</w:instrText>
            </w:r>
            <w:r w:rsidRPr="003D1E67">
              <w:rPr>
                <w:lang w:val="ru-RU"/>
                <w:rPrChange w:id="194" w:author="Никита Гринь" w:date="2026-07-31T11:15:00Z" w16du:dateUtc="2026-07-31T08:15:00Z">
                  <w:rPr/>
                </w:rPrChange>
              </w:rPr>
              <w:instrText>19</w:instrText>
            </w:r>
            <w:r>
              <w:instrText>d</w:instrText>
            </w:r>
            <w:r w:rsidRPr="003D1E67">
              <w:rPr>
                <w:lang w:val="ru-RU"/>
                <w:rPrChange w:id="195" w:author="Никита Гринь" w:date="2026-07-31T11:15:00Z" w16du:dateUtc="2026-07-31T08:15:00Z">
                  <w:rPr/>
                </w:rPrChange>
              </w:rPr>
              <w:instrText>2</w:instrText>
            </w:r>
            <w:r>
              <w:instrText>qwtbc</w:instrText>
            </w:r>
            <w:r w:rsidRPr="003D1E67">
              <w:rPr>
                <w:lang w:val="ru-RU"/>
                <w:rPrChange w:id="196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</w:p>
        </w:tc>
        <w:tc>
          <w:tcPr>
            <w:tcW w:w="3870" w:type="dxa"/>
          </w:tcPr>
          <w:p w14:paraId="758934D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В сжатой колонке «Реализация» допускается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без «(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)»</w:t>
            </w:r>
          </w:p>
        </w:tc>
      </w:tr>
      <w:tr w:rsidR="009D43E8" w:rsidRPr="0050000B" w14:paraId="02DB7621" w14:textId="77777777" w:rsidTr="009D43E8">
        <w:tc>
          <w:tcPr>
            <w:tcW w:w="1770" w:type="dxa"/>
          </w:tcPr>
          <w:p w14:paraId="224A0C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</w:t>
            </w:r>
          </w:p>
        </w:tc>
        <w:tc>
          <w:tcPr>
            <w:tcW w:w="3915" w:type="dxa"/>
          </w:tcPr>
          <w:p w14:paraId="0DD8A0F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Критерий проверки выполнения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набора тестов (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др.), метрика, стенд</w:t>
            </w:r>
          </w:p>
        </w:tc>
        <w:tc>
          <w:tcPr>
            <w:tcW w:w="3870" w:type="dxa"/>
          </w:tcPr>
          <w:p w14:paraId="4AA3A41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197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198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199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00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sw</w:instrText>
            </w:r>
            <w:r w:rsidRPr="003D1E67">
              <w:rPr>
                <w:lang w:val="ru-RU"/>
                <w:rPrChange w:id="201" w:author="Никита Гринь" w:date="2026-07-31T11:15:00Z" w16du:dateUtc="2026-07-31T08:15:00Z">
                  <w:rPr/>
                </w:rPrChange>
              </w:rPr>
              <w:instrText>436</w:instrText>
            </w:r>
            <w:r>
              <w:instrText>iahyvu</w:instrText>
            </w:r>
            <w:r w:rsidRPr="003D1E67">
              <w:rPr>
                <w:lang w:val="ru-RU"/>
                <w:rPrChange w:id="202" w:author="Никита Гринь" w:date="2026-07-31T11:15:00Z" w16du:dateUtc="2026-07-31T08:15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.7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INT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блок «Проектные уточнения»</w:t>
            </w:r>
          </w:p>
        </w:tc>
      </w:tr>
      <w:tr w:rsidR="009D43E8" w:rsidRPr="0050000B" w14:paraId="271F572D" w14:textId="77777777" w:rsidTr="009D43E8">
        <w:tc>
          <w:tcPr>
            <w:tcW w:w="1770" w:type="dxa"/>
          </w:tcPr>
          <w:p w14:paraId="384F8D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Реализация</w:t>
            </w:r>
            <w:r>
              <w:rPr>
                <w:rFonts w:ascii="Arial" w:eastAsia="Arial" w:hAnsi="Arial" w:cs="Arial"/>
                <w:color w:val="000000"/>
              </w:rPr>
              <w:t xml:space="preserve"> (колонка)</w:t>
            </w:r>
          </w:p>
        </w:tc>
        <w:tc>
          <w:tcPr>
            <w:tcW w:w="3915" w:type="dxa"/>
          </w:tcPr>
          <w:p w14:paraId="5EE32D5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Сжатое описание «как работает» в одной ячейке таблицы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схеме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</w:t>
            </w:r>
            <w:sdt>
              <w:sdtPr>
                <w:tag w:val="goog_rdk_15"/>
                <w:id w:val="-801195928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метка механизма →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</w:t>
            </w:r>
            <w:sdt>
              <w:sdtPr>
                <w:tag w:val="goog_rdk_16"/>
                <w:id w:val="251069994"/>
              </w:sdtPr>
              <w:sdtContent>
                <w:r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</w:p>
        </w:tc>
        <w:tc>
          <w:tcPr>
            <w:tcW w:w="3870" w:type="dxa"/>
          </w:tcPr>
          <w:p w14:paraId="4C4FA95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Не дублирует колонку «Описание» (формулировка ТТ)</w:t>
            </w:r>
          </w:p>
        </w:tc>
      </w:tr>
      <w:tr w:rsidR="009D43E8" w:rsidRPr="0050000B" w14:paraId="27034179" w14:textId="77777777" w:rsidTr="009D43E8">
        <w:tc>
          <w:tcPr>
            <w:tcW w:w="1770" w:type="dxa"/>
          </w:tcPr>
          <w:p w14:paraId="78602F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on-prem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on-premise</w:t>
            </w:r>
          </w:p>
        </w:tc>
        <w:tc>
          <w:tcPr>
            <w:tcW w:w="3915" w:type="dxa"/>
          </w:tcPr>
          <w:p w14:paraId="1D0BB07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Размещение ПО, моделей и данных в инфраструктуре банка (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8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, закрытый контур), без публичного облака</w:t>
            </w:r>
          </w:p>
        </w:tc>
        <w:tc>
          <w:tcPr>
            <w:tcW w:w="3870" w:type="dxa"/>
          </w:tcPr>
          <w:p w14:paraId="647CE8F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§4.1.1, §4.1.4;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/ ПТК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«Проектные уточнения»</w:t>
            </w:r>
          </w:p>
        </w:tc>
      </w:tr>
      <w:tr w:rsidR="009D43E8" w:rsidRPr="0050000B" w14:paraId="1C065A05" w14:textId="77777777" w:rsidTr="009D43E8">
        <w:tc>
          <w:tcPr>
            <w:tcW w:w="1770" w:type="dxa"/>
          </w:tcPr>
          <w:p w14:paraId="42F39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runtime</w:t>
            </w:r>
          </w:p>
        </w:tc>
        <w:tc>
          <w:tcPr>
            <w:tcW w:w="3915" w:type="dxa"/>
          </w:tcPr>
          <w:p w14:paraId="165C1A3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Режим штатной эксплуатации: обработка запросов и диалогов в работающей системе (в отличие от </w:t>
            </w:r>
            <w:r>
              <w:rPr>
                <w:rFonts w:ascii="Arial" w:eastAsia="Arial" w:hAnsi="Arial" w:cs="Arial"/>
                <w:color w:val="000000"/>
              </w:rPr>
              <w:t>deploy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обучения </w:t>
            </w:r>
            <w:r>
              <w:rPr>
                <w:rFonts w:ascii="Arial" w:eastAsia="Arial" w:hAnsi="Arial" w:cs="Arial"/>
                <w:color w:val="000000"/>
              </w:rPr>
              <w:t>offline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870" w:type="dxa"/>
          </w:tcPr>
          <w:p w14:paraId="666717BB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«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 СУЗ» —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запрещ</w:t>
            </w:r>
            <w:r w:rsidRPr="00A1095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обновление через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-индекс</w:t>
            </w:r>
          </w:p>
        </w:tc>
      </w:tr>
      <w:tr w:rsidR="009D43E8" w:rsidRPr="0050000B" w14:paraId="1ACEC538" w14:textId="77777777" w:rsidTr="009D43E8">
        <w:tc>
          <w:tcPr>
            <w:tcW w:w="1770" w:type="dxa"/>
          </w:tcPr>
          <w:p w14:paraId="3AB839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egress</w:t>
            </w:r>
          </w:p>
        </w:tc>
        <w:tc>
          <w:tcPr>
            <w:tcW w:w="3915" w:type="dxa"/>
          </w:tcPr>
          <w:p w14:paraId="48895CB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Исходящий сетевой трафик из </w:t>
            </w:r>
            <w:r w:rsidRPr="00A1095A">
              <w:rPr>
                <w:rFonts w:ascii="Arial" w:eastAsia="Arial" w:hAnsi="Arial" w:cs="Arial"/>
                <w:lang w:val="ru-RU"/>
              </w:rPr>
              <w:t>защищенного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сегмента контура банка</w:t>
            </w:r>
          </w:p>
        </w:tc>
        <w:tc>
          <w:tcPr>
            <w:tcW w:w="3870" w:type="dxa"/>
          </w:tcPr>
          <w:p w14:paraId="58B7B60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§4.1.4: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допускается для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виджета онлайн-чата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остальной модуль КЦ — без Интернет</w:t>
            </w:r>
          </w:p>
        </w:tc>
      </w:tr>
      <w:tr w:rsidR="009D43E8" w:rsidRPr="0050000B" w14:paraId="67B51CA4" w14:textId="77777777" w:rsidTr="009D43E8">
        <w:tc>
          <w:tcPr>
            <w:tcW w:w="1770" w:type="dxa"/>
          </w:tcPr>
          <w:p w14:paraId="0970C2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air-gapped</w:t>
            </w:r>
          </w:p>
        </w:tc>
        <w:tc>
          <w:tcPr>
            <w:tcW w:w="3915" w:type="dxa"/>
          </w:tcPr>
          <w:p w14:paraId="45DAA5F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Сегмент инфраструктуры без маршрута в сеть Интернет («изолированный контур»)</w:t>
            </w:r>
          </w:p>
        </w:tc>
        <w:tc>
          <w:tcPr>
            <w:tcW w:w="3870" w:type="dxa"/>
          </w:tcPr>
          <w:p w14:paraId="701EC694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-04; синоним в тексте: «без доступа к сети Интернет»</w:t>
            </w:r>
          </w:p>
        </w:tc>
      </w:tr>
      <w:tr w:rsidR="009D43E8" w:rsidRPr="0050000B" w14:paraId="20187E7D" w14:textId="77777777" w:rsidTr="009D43E8">
        <w:tc>
          <w:tcPr>
            <w:tcW w:w="1770" w:type="dxa"/>
          </w:tcPr>
          <w:p w14:paraId="2A18A9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i18n</w:t>
            </w:r>
          </w:p>
        </w:tc>
        <w:tc>
          <w:tcPr>
            <w:tcW w:w="3915" w:type="dxa"/>
          </w:tcPr>
          <w:p w14:paraId="0F2F539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Интернационализация пользовательского интерфейса (локализация строк, язык по умолчанию)</w:t>
            </w:r>
          </w:p>
        </w:tc>
        <w:tc>
          <w:tcPr>
            <w:tcW w:w="3870" w:type="dxa"/>
          </w:tcPr>
          <w:p w14:paraId="25A75945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-02: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по умолчанию для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модуля КЦ</w:t>
            </w:r>
          </w:p>
        </w:tc>
      </w:tr>
      <w:tr w:rsidR="009D43E8" w14:paraId="1306AFA7" w14:textId="77777777" w:rsidTr="009D43E8">
        <w:tc>
          <w:tcPr>
            <w:tcW w:w="1770" w:type="dxa"/>
          </w:tcPr>
          <w:p w14:paraId="66B953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RBAC</w:t>
            </w:r>
          </w:p>
        </w:tc>
        <w:tc>
          <w:tcPr>
            <w:tcW w:w="3915" w:type="dxa"/>
          </w:tcPr>
          <w:p w14:paraId="6ECF04DA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Role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Based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Access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Control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разграничение доступа по ролям §2.4; вкладки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без прав 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отображаются</w:t>
            </w:r>
          </w:p>
        </w:tc>
        <w:tc>
          <w:tcPr>
            <w:tcW w:w="3870" w:type="dxa"/>
          </w:tcPr>
          <w:p w14:paraId="16FA15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I.2.3; </w:t>
            </w: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</w:tr>
      <w:tr w:rsidR="009D43E8" w:rsidRPr="0050000B" w14:paraId="0ECECBB7" w14:textId="77777777" w:rsidTr="009D43E8">
        <w:tc>
          <w:tcPr>
            <w:tcW w:w="1770" w:type="dxa"/>
          </w:tcPr>
          <w:p w14:paraId="028D4C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audit log</w:t>
            </w:r>
          </w:p>
        </w:tc>
        <w:tc>
          <w:tcPr>
            <w:tcW w:w="3915" w:type="dxa"/>
          </w:tcPr>
          <w:p w14:paraId="01CCB68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Журнал аудита действий пользователей и системных событий (блокировка клиента, доступ к данным, админ-операции)</w:t>
            </w:r>
          </w:p>
        </w:tc>
        <w:tc>
          <w:tcPr>
            <w:tcW w:w="3870" w:type="dxa"/>
          </w:tcPr>
          <w:p w14:paraId="2582324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§8–9 ТТ; выгрузка в </w:t>
            </w:r>
            <w:r>
              <w:rPr>
                <w:rFonts w:ascii="Arial" w:eastAsia="Arial" w:hAnsi="Arial" w:cs="Arial"/>
                <w:color w:val="000000"/>
              </w:rPr>
              <w:t>SIEM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03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04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05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06" w:author="Никита Гринь" w:date="2026-07-31T11:15:00Z" w16du:dateUtc="2026-07-31T08:15:00Z">
                  <w:rPr/>
                </w:rPrChange>
              </w:rPr>
              <w:instrText>.</w:instrText>
            </w:r>
            <w:r>
              <w:instrText>i</w:instrText>
            </w:r>
            <w:r w:rsidRPr="003D1E67">
              <w:rPr>
                <w:lang w:val="ru-RU"/>
                <w:rPrChange w:id="207" w:author="Никита Гринь" w:date="2026-07-31T11:15:00Z" w16du:dateUtc="2026-07-31T08:15:00Z">
                  <w:rPr/>
                </w:rPrChange>
              </w:rPr>
              <w:instrText>6</w:instrText>
            </w:r>
            <w:r>
              <w:instrText>vdwf</w:instrText>
            </w:r>
            <w:r w:rsidRPr="003D1E67">
              <w:rPr>
                <w:lang w:val="ru-RU"/>
                <w:rPrChange w:id="208" w:author="Никита Гринь" w:date="2026-07-31T11:15:00Z" w16du:dateUtc="2026-07-31T08:15:00Z">
                  <w:rPr/>
                </w:rPrChange>
              </w:rPr>
              <w:instrText>3</w:instrText>
            </w:r>
            <w:r>
              <w:instrText>wftdq</w:instrText>
            </w:r>
            <w:r w:rsidRPr="003D1E67">
              <w:rPr>
                <w:lang w:val="ru-RU"/>
                <w:rPrChange w:id="209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</w:p>
        </w:tc>
      </w:tr>
      <w:tr w:rsidR="009D43E8" w:rsidRPr="0050000B" w14:paraId="5280CF74" w14:textId="77777777" w:rsidTr="009D43E8">
        <w:tc>
          <w:tcPr>
            <w:tcW w:w="1770" w:type="dxa"/>
          </w:tcPr>
          <w:p w14:paraId="2E69F1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TLS</w:t>
            </w:r>
          </w:p>
        </w:tc>
        <w:tc>
          <w:tcPr>
            <w:tcW w:w="3915" w:type="dxa"/>
          </w:tcPr>
          <w:p w14:paraId="3152CF6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Transport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Layer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шифрование каналов связи между компонентами и клиентами</w:t>
            </w:r>
          </w:p>
        </w:tc>
        <w:tc>
          <w:tcPr>
            <w:tcW w:w="3870" w:type="dxa"/>
          </w:tcPr>
          <w:p w14:paraId="50EA95C7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§8 ТТ;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-01 вместе с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и политиками ИБ</w:t>
            </w:r>
          </w:p>
        </w:tc>
      </w:tr>
      <w:tr w:rsidR="009D43E8" w:rsidRPr="0050000B" w14:paraId="00BE89E6" w14:textId="77777777" w:rsidTr="009D43E8">
        <w:tc>
          <w:tcPr>
            <w:tcW w:w="1770" w:type="dxa"/>
          </w:tcPr>
          <w:p w14:paraId="32A37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orchestration</w:t>
            </w:r>
          </w:p>
        </w:tc>
        <w:tc>
          <w:tcPr>
            <w:tcW w:w="3915" w:type="dxa"/>
          </w:tcPr>
          <w:p w14:paraId="454C892E" w14:textId="77777777" w:rsidR="009D43E8" w:rsidRPr="00A109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7"/>
                <w:id w:val="280868278"/>
              </w:sdtPr>
              <w:sdtContent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Координация цепочки сервисов и инструментов в одном запросе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tools</w:t>
                </w:r>
                <w:r w:rsidR="00317F00" w:rsidRPr="00A1095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ассистента §5.1.30)</w:t>
                </w:r>
              </w:sdtContent>
            </w:sdt>
          </w:p>
        </w:tc>
        <w:tc>
          <w:tcPr>
            <w:tcW w:w="3870" w:type="dxa"/>
          </w:tcPr>
          <w:p w14:paraId="2437838D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-03; </w:t>
            </w: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комбинированные источники</w:t>
            </w:r>
          </w:p>
        </w:tc>
      </w:tr>
      <w:tr w:rsidR="009D43E8" w14:paraId="61EB86CD" w14:textId="77777777" w:rsidTr="009D43E8">
        <w:tc>
          <w:tcPr>
            <w:tcW w:w="1770" w:type="dxa"/>
          </w:tcPr>
          <w:p w14:paraId="28BCEF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CI/CD</w:t>
            </w:r>
          </w:p>
        </w:tc>
        <w:tc>
          <w:tcPr>
            <w:tcW w:w="3915" w:type="dxa"/>
          </w:tcPr>
          <w:p w14:paraId="733FF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Continuous Integration / Continuous Delivery — сборка, тестирование и доставка обновлений Hub</w:t>
            </w:r>
          </w:p>
        </w:tc>
        <w:tc>
          <w:tcPr>
            <w:tcW w:w="3870" w:type="dxa"/>
          </w:tcPr>
          <w:p w14:paraId="77B47B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FR-CC-10; regression SUF-T / CHAT-T после патча</w:t>
            </w:r>
          </w:p>
        </w:tc>
      </w:tr>
      <w:tr w:rsidR="009D43E8" w:rsidRPr="0050000B" w14:paraId="7FB2F9EA" w14:textId="77777777" w:rsidTr="009D43E8">
        <w:tc>
          <w:tcPr>
            <w:tcW w:w="1770" w:type="dxa"/>
          </w:tcPr>
          <w:p w14:paraId="239F3F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smoke (test)</w:t>
            </w:r>
          </w:p>
        </w:tc>
        <w:tc>
          <w:tcPr>
            <w:tcW w:w="3915" w:type="dxa"/>
          </w:tcPr>
          <w:p w14:paraId="2F4510CE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Минимальная проверка работоспособности («дымовой» тест) ключевых сценариев без полного регресса</w:t>
            </w:r>
          </w:p>
        </w:tc>
        <w:tc>
          <w:tcPr>
            <w:tcW w:w="3870" w:type="dxa"/>
          </w:tcPr>
          <w:p w14:paraId="07A27D7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В колонке «</w:t>
            </w:r>
            <w:r w:rsidRPr="00A1095A">
              <w:rPr>
                <w:rFonts w:ascii="Arial" w:eastAsia="Arial" w:hAnsi="Arial" w:cs="Arial"/>
                <w:lang w:val="ru-RU"/>
              </w:rPr>
              <w:t>Приемка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»: «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», «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», «модульный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»</w:t>
            </w:r>
          </w:p>
        </w:tc>
      </w:tr>
      <w:tr w:rsidR="009D43E8" w:rsidRPr="0050000B" w14:paraId="2024BF17" w14:textId="77777777" w:rsidTr="009D43E8">
        <w:tc>
          <w:tcPr>
            <w:tcW w:w="1770" w:type="dxa"/>
          </w:tcPr>
          <w:p w14:paraId="102A8A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</w:p>
        </w:tc>
        <w:tc>
          <w:tcPr>
            <w:tcW w:w="3915" w:type="dxa"/>
          </w:tcPr>
          <w:p w14:paraId="4B0110A3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Automatic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Speech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Recognition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автоматическое распознавание речи</w:t>
            </w:r>
          </w:p>
        </w:tc>
        <w:tc>
          <w:tcPr>
            <w:tcW w:w="3870" w:type="dxa"/>
          </w:tcPr>
          <w:p w14:paraId="02E82D76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Потоковое (</w:t>
            </w:r>
            <w:r>
              <w:rPr>
                <w:rFonts w:ascii="Arial" w:eastAsia="Arial" w:hAnsi="Arial" w:cs="Arial"/>
                <w:color w:val="000000"/>
              </w:rPr>
              <w:t>streaming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распознавание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в канале телефонии;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10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11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12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13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214" w:author="Никита Гринь" w:date="2026-07-31T10:54:00Z" w16du:dateUtc="2026-07-31T07:54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215" w:author="Никита Гринь" w:date="2026-07-31T10:54:00Z" w16du:dateUtc="2026-07-31T07:54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216" w:author="Никита Гринь" w:date="2026-07-31T10:54:00Z" w16du:dateUtc="2026-07-31T07:54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217" w:author="Никита Гринь" w:date="2026-07-31T10:54:00Z" w16du:dateUtc="2026-07-31T07:54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218" w:author="Никита Гринь" w:date="2026-07-31T10:54:00Z" w16du:dateUtc="2026-07-31T07:54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.2.2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19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20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21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22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wuscu</w:instrText>
            </w:r>
            <w:r w:rsidRPr="003339CA">
              <w:rPr>
                <w:lang w:val="ru-RU"/>
                <w:rPrChange w:id="223" w:author="Никита Гринь" w:date="2026-07-31T10:54:00Z" w16du:dateUtc="2026-07-31T07:54:00Z">
                  <w:rPr/>
                </w:rPrChange>
              </w:rPr>
              <w:instrText>3</w:instrText>
            </w:r>
            <w:r>
              <w:instrText>m</w:instrText>
            </w:r>
            <w:r w:rsidRPr="003339CA">
              <w:rPr>
                <w:lang w:val="ru-RU"/>
                <w:rPrChange w:id="224" w:author="Никита Гринь" w:date="2026-07-31T10:54:00Z" w16du:dateUtc="2026-07-31T07:54:00Z">
                  <w:rPr/>
                </w:rPrChange>
              </w:rPr>
              <w:instrText>9</w:instrText>
            </w:r>
            <w:r>
              <w:instrText>hwe</w:instrText>
            </w:r>
            <w:r w:rsidRPr="003339CA">
              <w:rPr>
                <w:lang w:val="ru-RU"/>
                <w:rPrChange w:id="225" w:author="Никита Гринь" w:date="2026-07-31T10:54:00Z" w16du:dateUtc="2026-07-31T07:54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</w:p>
        </w:tc>
      </w:tr>
      <w:tr w:rsidR="009D43E8" w14:paraId="068CB66E" w14:textId="77777777" w:rsidTr="009D43E8">
        <w:tc>
          <w:tcPr>
            <w:tcW w:w="1770" w:type="dxa"/>
          </w:tcPr>
          <w:p w14:paraId="3CC3AA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RAG</w:t>
            </w:r>
          </w:p>
        </w:tc>
        <w:tc>
          <w:tcPr>
            <w:tcW w:w="3915" w:type="dxa"/>
          </w:tcPr>
          <w:p w14:paraId="39646281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Retrieval-Augmented Generation — поиск по индексу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KB</w:t>
            </w:r>
            <w:r>
              <w:rPr>
                <w:rFonts w:ascii="Arial" w:eastAsia="Arial" w:hAnsi="Arial" w:cs="Arial"/>
                <w:color w:val="000000"/>
              </w:rPr>
              <w:t xml:space="preserve"> (см. 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«Проектные уточнения»)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) и подготовка контекста для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3870" w:type="dxa"/>
          </w:tcPr>
          <w:p w14:paraId="5B23C6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Не прямой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к СУЗ в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26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27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28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29" w:author="Никита Гринь" w:date="2026-07-31T11:15:00Z" w16du:dateUtc="2026-07-31T08:15:00Z">
                  <w:rPr/>
                </w:rPrChange>
              </w:rPr>
              <w:instrText>.6</w:instrText>
            </w:r>
            <w:r>
              <w:instrText>hrwvs</w:instrText>
            </w:r>
            <w:r w:rsidRPr="003D1E67">
              <w:rPr>
                <w:lang w:val="ru-RU"/>
                <w:rPrChange w:id="230" w:author="Никита Гринь" w:date="2026-07-31T11:15:00Z" w16du:dateUtc="2026-07-31T08:15:00Z">
                  <w:rPr/>
                </w:rPrChange>
              </w:rPr>
              <w:instrText>4</w:instrText>
            </w:r>
            <w:r>
              <w:instrText>g</w:instrText>
            </w:r>
            <w:r w:rsidRPr="003D1E67">
              <w:rPr>
                <w:lang w:val="ru-RU"/>
                <w:rPrChange w:id="231" w:author="Никита Гринь" w:date="2026-07-31T11:15:00Z" w16du:dateUtc="2026-07-31T08:15:00Z">
                  <w:rPr/>
                </w:rPrChange>
              </w:rPr>
              <w:instrText>5</w:instrText>
            </w:r>
            <w:r>
              <w:instrText>dom</w:instrText>
            </w:r>
            <w:r w:rsidRPr="003D1E67">
              <w:rPr>
                <w:lang w:val="ru-RU"/>
                <w:rPrChange w:id="232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A1095A">
              <w:rPr>
                <w:rFonts w:ascii="Arial" w:eastAsia="Arial" w:hAnsi="Arial" w:cs="Arial"/>
                <w:color w:val="156082"/>
                <w:lang w:val="ru-RU"/>
              </w:rPr>
              <w:t>.1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A1095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рабочий индекс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см. </w:t>
            </w:r>
            <w:r>
              <w:rPr>
                <w:rFonts w:ascii="Arial" w:eastAsia="Arial" w:hAnsi="Arial" w:cs="Arial"/>
                <w:color w:val="000000"/>
              </w:rPr>
              <w:t>«Проектные уточнения»</w:t>
            </w:r>
          </w:p>
        </w:tc>
      </w:tr>
      <w:tr w:rsidR="009D43E8" w14:paraId="48D62814" w14:textId="77777777" w:rsidTr="009D43E8">
        <w:tc>
          <w:tcPr>
            <w:tcW w:w="1770" w:type="dxa"/>
          </w:tcPr>
          <w:p w14:paraId="5F3F45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</w:t>
            </w:r>
          </w:p>
        </w:tc>
        <w:tc>
          <w:tcPr>
            <w:tcW w:w="3915" w:type="dxa"/>
          </w:tcPr>
          <w:p w14:paraId="1948A1D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Query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Understanding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— модуль понимания запросов</w:t>
            </w:r>
          </w:p>
        </w:tc>
        <w:tc>
          <w:tcPr>
            <w:tcW w:w="3870" w:type="dxa"/>
          </w:tcPr>
          <w:p w14:paraId="1275B6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II.2</w:t>
              </w:r>
            </w:hyperlink>
            <w:r>
              <w:rPr>
                <w:rFonts w:ascii="Arial" w:eastAsia="Arial" w:hAnsi="Arial" w:cs="Arial"/>
                <w:color w:val="000000"/>
              </w:rPr>
              <w:t>, §4.2.1 ТТ</w:t>
            </w:r>
          </w:p>
        </w:tc>
      </w:tr>
      <w:tr w:rsidR="009D43E8" w14:paraId="042B7049" w14:textId="77777777" w:rsidTr="009D43E8">
        <w:tc>
          <w:tcPr>
            <w:tcW w:w="1770" w:type="dxa"/>
          </w:tcPr>
          <w:p w14:paraId="5ACC5D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ETL</w:t>
            </w:r>
          </w:p>
        </w:tc>
        <w:tc>
          <w:tcPr>
            <w:tcW w:w="3915" w:type="dxa"/>
          </w:tcPr>
          <w:p w14:paraId="6D37A02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"/>
                <w:id w:val="-166572674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Extract-Transform-Load — загрузка и синхронизация данных СУЗ → RAG-индекс</w:t>
                </w:r>
              </w:sdtContent>
            </w:sdt>
          </w:p>
        </w:tc>
        <w:tc>
          <w:tcPr>
            <w:tcW w:w="3870" w:type="dxa"/>
          </w:tcPr>
          <w:p w14:paraId="0A088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Вне runtime </w:t>
            </w:r>
            <w:r>
              <w:rPr>
                <w:rFonts w:ascii="Arial" w:eastAsia="Arial" w:hAnsi="Arial" w:cs="Arial"/>
              </w:rPr>
              <w:t>суфлера</w:t>
            </w:r>
            <w:r>
              <w:rPr>
                <w:rFonts w:ascii="Arial" w:eastAsia="Arial" w:hAnsi="Arial" w:cs="Arial"/>
                <w:color w:val="000000"/>
              </w:rPr>
              <w:t xml:space="preserve">; обновление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</w:p>
        </w:tc>
      </w:tr>
      <w:tr w:rsidR="009D43E8" w:rsidRPr="0050000B" w14:paraId="5F1A985F" w14:textId="77777777" w:rsidTr="009D43E8">
        <w:tc>
          <w:tcPr>
            <w:tcW w:w="1770" w:type="dxa"/>
          </w:tcPr>
          <w:p w14:paraId="117F4E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  <w:tc>
          <w:tcPr>
            <w:tcW w:w="3915" w:type="dxa"/>
          </w:tcPr>
          <w:p w14:paraId="5BEE990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См. таблицу §1 выше (термин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3870" w:type="dxa"/>
          </w:tcPr>
          <w:p w14:paraId="6B70BD49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Part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определение §1 не дублировать</w:t>
            </w:r>
          </w:p>
        </w:tc>
      </w:tr>
    </w:tbl>
    <w:p w14:paraId="1A546249" w14:textId="77777777" w:rsidR="009D43E8" w:rsidRPr="00A1095A" w:rsidRDefault="00317F00">
      <w:pPr>
        <w:pStyle w:val="2"/>
        <w:rPr>
          <w:rFonts w:ascii="Arial" w:eastAsia="Arial" w:hAnsi="Arial" w:cs="Arial"/>
          <w:lang w:val="ru-RU"/>
        </w:rPr>
      </w:pPr>
      <w:bookmarkStart w:id="233" w:name="bookmark=id.5aua2jouqqnk" w:colFirst="0" w:colLast="0"/>
      <w:bookmarkEnd w:id="233"/>
      <w:r>
        <w:rPr>
          <w:rFonts w:ascii="Arial" w:eastAsia="Arial" w:hAnsi="Arial" w:cs="Arial"/>
        </w:rPr>
        <w:t>I</w:t>
      </w:r>
      <w:r w:rsidRPr="00A1095A">
        <w:rPr>
          <w:rFonts w:ascii="Arial" w:eastAsia="Arial" w:hAnsi="Arial" w:cs="Arial"/>
          <w:lang w:val="ru-RU"/>
        </w:rPr>
        <w:t>.4. Матрица ролей и доступа</w:t>
      </w:r>
    </w:p>
    <w:p w14:paraId="324B41F8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§2.4, §8.1]: 13 договорных ролей и </w:t>
      </w:r>
      <w:r>
        <w:rPr>
          <w:rFonts w:ascii="Arial" w:eastAsia="Arial" w:hAnsi="Arial" w:cs="Arial"/>
          <w:b/>
          <w:bCs/>
          <w:color w:val="000000"/>
        </w:rPr>
        <w:t>RBAC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</w:p>
    <w:p w14:paraId="0C2E8A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.4 фиксирует минимальный набор из 13 ролей §2.4 дословно, дополнительные проектные роли и принципы отображения вкладок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7082694B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Таблицу ролей с привязкой к разделам ТЗ и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>-группам (</w:t>
      </w:r>
      <w:r>
        <w:rPr>
          <w:rFonts w:ascii="Arial" w:eastAsia="Arial" w:hAnsi="Arial" w:cs="Arial"/>
          <w:color w:val="000000"/>
        </w:rPr>
        <w:t>TBD</w:t>
      </w:r>
      <w:r w:rsidRPr="00A1095A">
        <w:rPr>
          <w:rFonts w:ascii="Arial" w:eastAsia="Arial" w:hAnsi="Arial" w:cs="Arial"/>
          <w:color w:val="000000"/>
          <w:lang w:val="ru-RU"/>
        </w:rPr>
        <w:t xml:space="preserve"> — зона Заказчика)</w:t>
      </w:r>
    </w:p>
    <w:p w14:paraId="560E4454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>Разделение договорных ролей §2.4 и проектных (</w:t>
      </w:r>
      <w:r>
        <w:fldChar w:fldCharType="begin"/>
      </w:r>
      <w:r>
        <w:instrText>HYPERLINK</w:instrText>
      </w:r>
      <w:r w:rsidRPr="003D1E67">
        <w:rPr>
          <w:lang w:val="ru-RU"/>
          <w:rPrChange w:id="234" w:author="Никита Гринь" w:date="2026-07-31T11:15:00Z" w16du:dateUtc="2026-07-31T08:1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235" w:author="Никита Гринь" w:date="2026-07-31T11:15:00Z" w16du:dateUtc="2026-07-31T08:1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236" w:author="Никита Гринь" w:date="2026-07-31T11:15:00Z" w16du:dateUtc="2026-07-31T08:1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237" w:author="Никита Гринь" w:date="2026-07-31T11:15:00Z" w16du:dateUtc="2026-07-31T08:15:00Z">
            <w:rPr/>
          </w:rPrChange>
        </w:rPr>
        <w:instrText>.6</w:instrText>
      </w:r>
      <w:r>
        <w:instrText>bgru</w:instrText>
      </w:r>
      <w:r w:rsidRPr="003D1E67">
        <w:rPr>
          <w:lang w:val="ru-RU"/>
          <w:rPrChange w:id="238" w:author="Никита Гринь" w:date="2026-07-31T11:15:00Z" w16du:dateUtc="2026-07-31T08:15:00Z">
            <w:rPr/>
          </w:rPrChange>
        </w:rPr>
        <w:instrText>03</w:instrText>
      </w:r>
      <w:r>
        <w:instrText>gsk</w:instrText>
      </w:r>
      <w:r w:rsidRPr="003D1E67">
        <w:rPr>
          <w:lang w:val="ru-RU"/>
          <w:rPrChange w:id="239" w:author="Никита Гринь" w:date="2026-07-31T11:15:00Z" w16du:dateUtc="2026-07-31T08:15:00Z">
            <w:rPr/>
          </w:rPrChange>
        </w:rPr>
        <w:instrText>8</w:instrText>
      </w:r>
      <w:r>
        <w:instrText>c</w:instrText>
      </w:r>
      <w:r w:rsidRPr="003D1E67">
        <w:rPr>
          <w:lang w:val="ru-RU"/>
          <w:rPrChange w:id="240" w:author="Никита Гринь" w:date="2026-07-31T11:15:00Z" w16du:dateUtc="2026-07-31T08:1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A1095A">
        <w:rPr>
          <w:rFonts w:ascii="Arial" w:eastAsia="Arial" w:hAnsi="Arial" w:cs="Arial"/>
          <w:color w:val="156082"/>
          <w:lang w:val="ru-RU"/>
        </w:rPr>
        <w:t>.4.2</w:t>
      </w:r>
      <w:r>
        <w:fldChar w:fldCharType="end"/>
      </w:r>
      <w:r w:rsidRPr="00A1095A">
        <w:rPr>
          <w:rFonts w:ascii="Arial" w:eastAsia="Arial" w:hAnsi="Arial" w:cs="Arial"/>
          <w:color w:val="000000"/>
          <w:lang w:val="ru-RU"/>
        </w:rPr>
        <w:t>)</w:t>
      </w:r>
    </w:p>
    <w:p w14:paraId="7C601B82" w14:textId="77777777" w:rsidR="009D43E8" w:rsidRPr="00A1095A" w:rsidRDefault="00317F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Основу </w:t>
      </w:r>
      <w:r>
        <w:rPr>
          <w:rFonts w:ascii="Arial" w:eastAsia="Arial" w:hAnsi="Arial" w:cs="Arial"/>
          <w:color w:val="000000"/>
        </w:rPr>
        <w:t>RBAC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для всех модулей и Центра настроек</w:t>
      </w:r>
    </w:p>
    <w:p w14:paraId="0E0C57FF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доступ пользователей к функциям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соответствует договорной модели и политикам ИБ банка.</w:t>
      </w:r>
    </w:p>
    <w:p w14:paraId="0A98783A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t xml:space="preserve">Минимальный набор ролей —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§2.4]</w:t>
      </w:r>
      <w:r w:rsidRPr="00A1095A">
        <w:rPr>
          <w:rFonts w:ascii="Arial" w:eastAsia="Arial" w:hAnsi="Arial" w:cs="Arial"/>
          <w:color w:val="000000"/>
          <w:lang w:val="ru-RU"/>
        </w:rPr>
        <w:t xml:space="preserve"> (13 ролей, формулировки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дословно</w:t>
      </w:r>
      <w:r w:rsidRPr="00A1095A">
        <w:rPr>
          <w:rFonts w:ascii="Arial" w:eastAsia="Arial" w:hAnsi="Arial" w:cs="Arial"/>
          <w:color w:val="000000"/>
          <w:lang w:val="ru-RU"/>
        </w:rPr>
        <w:t xml:space="preserve">). Сопоставление с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>-группами — зона Заказчика (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>ДРиРИТ</w:t>
      </w:r>
      <w:r w:rsidRPr="00A1095A">
        <w:rPr>
          <w:rFonts w:ascii="Arial" w:eastAsia="Arial" w:hAnsi="Arial" w:cs="Arial"/>
          <w:color w:val="000000"/>
          <w:lang w:val="ru-RU"/>
        </w:rPr>
        <w:t xml:space="preserve">); структура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: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Структура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, тестовый экспорт </w:t>
      </w:r>
      <w:r w:rsidRPr="00A1095A">
        <w:rPr>
          <w:rFonts w:ascii="Arial" w:eastAsia="Arial" w:hAnsi="Arial" w:cs="Arial"/>
          <w:b/>
          <w:bCs/>
          <w:color w:val="000000"/>
          <w:lang w:val="ru-RU"/>
        </w:rPr>
        <w:t xml:space="preserve">тестовый экспорт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DC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test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,</w:t>
      </w:r>
      <w:r>
        <w:rPr>
          <w:rFonts w:ascii="Arial" w:eastAsia="Arial" w:hAnsi="Arial" w:cs="Arial"/>
          <w:color w:val="000000"/>
          <w:sz w:val="22"/>
          <w:szCs w:val="22"/>
        </w:rPr>
        <w:t>DC</w:t>
      </w:r>
      <w:r w:rsidRPr="00A1095A">
        <w:rPr>
          <w:rFonts w:ascii="Arial" w:eastAsia="Arial" w:hAnsi="Arial" w:cs="Arial"/>
          <w:color w:val="000000"/>
          <w:sz w:val="22"/>
          <w:szCs w:val="22"/>
          <w:lang w:val="ru-RU"/>
        </w:rPr>
        <w:t>=</w:t>
      </w:r>
      <w:r>
        <w:rPr>
          <w:rFonts w:ascii="Arial" w:eastAsia="Arial" w:hAnsi="Arial" w:cs="Arial"/>
          <w:color w:val="000000"/>
          <w:sz w:val="22"/>
          <w:szCs w:val="22"/>
        </w:rPr>
        <w:t>asb</w:t>
      </w:r>
      <w:r w:rsidRPr="00A1095A">
        <w:rPr>
          <w:rFonts w:ascii="Arial" w:eastAsia="Arial" w:hAnsi="Arial" w:cs="Arial"/>
          <w:color w:val="000000"/>
          <w:lang w:val="ru-RU"/>
        </w:rPr>
        <w:t>).</w:t>
      </w:r>
    </w:p>
    <w:p w14:paraId="16491174" w14:textId="77777777" w:rsidR="009D43E8" w:rsidRPr="002F7C39" w:rsidRDefault="00317F00">
      <w:pPr>
        <w:pStyle w:val="3"/>
        <w:rPr>
          <w:rFonts w:ascii="Arial" w:eastAsia="Arial" w:hAnsi="Arial" w:cs="Arial"/>
          <w:lang w:val="ru-RU"/>
        </w:rPr>
      </w:pPr>
      <w:bookmarkStart w:id="241" w:name="bookmark=id.qqe4w267k1ew" w:colFirst="0" w:colLast="0"/>
      <w:bookmarkEnd w:id="241"/>
      <w:r>
        <w:rPr>
          <w:rFonts w:ascii="Arial" w:eastAsia="Arial" w:hAnsi="Arial" w:cs="Arial"/>
        </w:rPr>
        <w:t>I</w:t>
      </w:r>
      <w:r w:rsidRPr="002F7C39">
        <w:rPr>
          <w:rFonts w:ascii="Arial" w:eastAsia="Arial" w:hAnsi="Arial" w:cs="Arial"/>
          <w:lang w:val="ru-RU"/>
        </w:rPr>
        <w:t>.4.1. Роли Прил.1 (§2.4)</w:t>
      </w:r>
    </w:p>
    <w:p w14:paraId="0C2F5474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[Прил.1 §2.4]: 13 ролей — формулировки дословно</w:t>
      </w:r>
    </w:p>
    <w:p w14:paraId="0EC79A4B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color w:val="000000"/>
          <w:lang w:val="ru-RU"/>
        </w:rPr>
        <w:lastRenderedPageBreak/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A1095A">
        <w:rPr>
          <w:rFonts w:ascii="Arial" w:eastAsia="Arial" w:hAnsi="Arial" w:cs="Arial"/>
          <w:color w:val="000000"/>
          <w:lang w:val="ru-RU"/>
        </w:rPr>
        <w:t xml:space="preserve">.4.1 — единственный источник договорных наименований ролей; сокращения в заголовках и </w:t>
      </w:r>
      <w:r>
        <w:rPr>
          <w:rFonts w:ascii="Arial" w:eastAsia="Arial" w:hAnsi="Arial" w:cs="Arial"/>
          <w:color w:val="000000"/>
        </w:rPr>
        <w:t>FR</w:t>
      </w:r>
      <w:r w:rsidRPr="00A1095A">
        <w:rPr>
          <w:rFonts w:ascii="Arial" w:eastAsia="Arial" w:hAnsi="Arial" w:cs="Arial"/>
          <w:color w:val="000000"/>
          <w:lang w:val="ru-RU"/>
        </w:rPr>
        <w:t xml:space="preserve"> запрещены.</w:t>
      </w:r>
    </w:p>
    <w:p w14:paraId="1A76F2E9" w14:textId="77777777" w:rsidR="009D43E8" w:rsidRPr="00A1095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1095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A1095A">
        <w:rPr>
          <w:rFonts w:ascii="Arial" w:eastAsia="Arial" w:hAnsi="Arial" w:cs="Arial"/>
          <w:color w:val="000000"/>
          <w:lang w:val="ru-RU"/>
        </w:rPr>
        <w:t xml:space="preserve"> матрица </w:t>
      </w:r>
      <w:r>
        <w:rPr>
          <w:rFonts w:ascii="Arial" w:eastAsia="Arial" w:hAnsi="Arial" w:cs="Arial"/>
          <w:color w:val="000000"/>
        </w:rPr>
        <w:t>AD</w:t>
      </w:r>
      <w:r w:rsidRPr="00A1095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UI</w:t>
      </w:r>
      <w:r w:rsidRPr="00A1095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A1095A">
        <w:rPr>
          <w:rFonts w:ascii="Arial" w:eastAsia="Arial" w:hAnsi="Arial" w:cs="Arial"/>
          <w:color w:val="000000"/>
          <w:lang w:val="ru-RU"/>
        </w:rPr>
        <w:t xml:space="preserve"> настраиваются по согласованному списку ролей.</w:t>
      </w:r>
    </w:p>
    <w:tbl>
      <w:tblPr>
        <w:tblStyle w:val="144"/>
        <w:tblW w:w="10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05"/>
        <w:gridCol w:w="2835"/>
        <w:gridCol w:w="1080"/>
        <w:gridCol w:w="3090"/>
        <w:gridCol w:w="2415"/>
      </w:tblGrid>
      <w:tr w:rsidR="009D43E8" w14:paraId="69449D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05" w:type="dxa"/>
          </w:tcPr>
          <w:p w14:paraId="605188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2835" w:type="dxa"/>
          </w:tcPr>
          <w:p w14:paraId="32FF7D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(ТТ §2.4, дословно)</w:t>
            </w:r>
          </w:p>
        </w:tc>
        <w:tc>
          <w:tcPr>
            <w:tcW w:w="1080" w:type="dxa"/>
          </w:tcPr>
          <w:p w14:paraId="0E7ED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</w:t>
            </w:r>
          </w:p>
        </w:tc>
        <w:tc>
          <w:tcPr>
            <w:tcW w:w="3090" w:type="dxa"/>
          </w:tcPr>
          <w:p w14:paraId="33F18E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Вкладки / права Hub</w:t>
            </w:r>
          </w:p>
        </w:tc>
        <w:tc>
          <w:tcPr>
            <w:tcW w:w="2415" w:type="dxa"/>
          </w:tcPr>
          <w:p w14:paraId="54F22A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 ТЗ</w:t>
            </w:r>
          </w:p>
        </w:tc>
      </w:tr>
      <w:tr w:rsidR="009D43E8" w14:paraId="5CF1FB31" w14:textId="77777777" w:rsidTr="009D43E8">
        <w:tc>
          <w:tcPr>
            <w:tcW w:w="705" w:type="dxa"/>
          </w:tcPr>
          <w:p w14:paraId="0861C4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835" w:type="dxa"/>
          </w:tcPr>
          <w:p w14:paraId="29CE57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ПО</w:t>
            </w:r>
          </w:p>
        </w:tc>
        <w:tc>
          <w:tcPr>
            <w:tcW w:w="1080" w:type="dxa"/>
          </w:tcPr>
          <w:p w14:paraId="6BF067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 Заказчик</w:t>
            </w:r>
          </w:p>
        </w:tc>
        <w:tc>
          <w:tcPr>
            <w:tcW w:w="3090" w:type="dxa"/>
          </w:tcPr>
          <w:p w14:paraId="00C6FD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Все настройки, интеграции, ИБ</w:t>
            </w:r>
          </w:p>
        </w:tc>
        <w:tc>
          <w:tcPr>
            <w:tcW w:w="2415" w:type="dxa"/>
          </w:tcPr>
          <w:p w14:paraId="6CE65F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Hub, I.5–I.6</w:t>
            </w:r>
          </w:p>
        </w:tc>
      </w:tr>
      <w:tr w:rsidR="009D43E8" w14:paraId="5C3CB5A5" w14:textId="77777777" w:rsidTr="009D43E8">
        <w:tc>
          <w:tcPr>
            <w:tcW w:w="705" w:type="dxa"/>
          </w:tcPr>
          <w:p w14:paraId="4A3E6F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835" w:type="dxa"/>
          </w:tcPr>
          <w:p w14:paraId="5852EB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1080" w:type="dxa"/>
          </w:tcPr>
          <w:p w14:paraId="00130F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64887C2" w14:textId="77777777" w:rsidR="009D43E8" w:rsidRPr="00A1095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Панель адм. БЗ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A1095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обновление и переиндексация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42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43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44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45" w:author="Никита Гринь" w:date="2026-07-31T10:57:00Z" w16du:dateUtc="2026-07-31T07:57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46" w:author="Никита Гринь" w:date="2026-07-31T10:57:00Z" w16du:dateUtc="2026-07-31T07:57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; настройка и мониторинг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 xml:space="preserve"> (пороги релевантности, тестовый поиск); управление промптами и сценариями; контроль доступов к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47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48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49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50" w:author="Никита Гринь" w:date="2026-07-31T10:57:00Z" w16du:dateUtc="2026-07-31T07:57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51" w:author="Никита Гринь" w:date="2026-07-31T10:57:00Z" w16du:dateUtc="2026-07-31T07:57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A1095A">
              <w:rPr>
                <w:rFonts w:ascii="Arial" w:eastAsia="Arial" w:hAnsi="Arial" w:cs="Arial"/>
                <w:color w:val="000000"/>
                <w:lang w:val="ru-RU"/>
              </w:rPr>
              <w:t>; журнал обучения и откат выборки (§2.4 п.2, §4.2.1, §4.5.1)</w:t>
            </w:r>
          </w:p>
        </w:tc>
        <w:tc>
          <w:tcPr>
            <w:tcW w:w="2415" w:type="dxa"/>
          </w:tcPr>
          <w:p w14:paraId="578D21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II.2, II.3.5, III, V</w:t>
            </w:r>
          </w:p>
        </w:tc>
      </w:tr>
      <w:tr w:rsidR="009D43E8" w14:paraId="4252BD68" w14:textId="77777777" w:rsidTr="009D43E8">
        <w:tc>
          <w:tcPr>
            <w:tcW w:w="705" w:type="dxa"/>
          </w:tcPr>
          <w:p w14:paraId="20115F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835" w:type="dxa"/>
          </w:tcPr>
          <w:p w14:paraId="5594DB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Контакт-центра</w:t>
            </w:r>
          </w:p>
        </w:tc>
        <w:tc>
          <w:tcPr>
            <w:tcW w:w="1080" w:type="dxa"/>
          </w:tcPr>
          <w:p w14:paraId="4AAE93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266A315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Панель адм. КЦ: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Контакт-центра — каналы, онлайн-чат, очереди, АРМ;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контроль доступов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роли §2.4, права операторов и супервизоров в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IDM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настройки безопасности; управление интеграциями (§2.4 п.3, §4.4,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252" w:author="Никита Гринь" w:date="2026-07-31T11:15:00Z" w16du:dateUtc="2026-07-31T08:1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253" w:author="Никита Гринь" w:date="2026-07-31T11:15:00Z" w16du:dateUtc="2026-07-31T08:1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254" w:author="Никита Гринь" w:date="2026-07-31T11:15:00Z" w16du:dateUtc="2026-07-31T08:1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255" w:author="Никита Гринь" w:date="2026-07-31T11:15:00Z" w16du:dateUtc="2026-07-31T08:15:00Z">
                  <w:rPr/>
                </w:rPrChange>
              </w:rPr>
              <w:instrText>.2</w:instrText>
            </w:r>
            <w:r>
              <w:instrText>x</w:instrText>
            </w:r>
            <w:r w:rsidRPr="003D1E67">
              <w:rPr>
                <w:lang w:val="ru-RU"/>
                <w:rPrChange w:id="256" w:author="Никита Гринь" w:date="2026-07-31T11:15:00Z" w16du:dateUtc="2026-07-31T08:15:00Z">
                  <w:rPr/>
                </w:rPrChange>
              </w:rPr>
              <w:instrText>4</w:instrText>
            </w:r>
            <w:r>
              <w:instrText>wqwev</w:instrText>
            </w:r>
            <w:r w:rsidRPr="003D1E67">
              <w:rPr>
                <w:lang w:val="ru-RU"/>
                <w:rPrChange w:id="257" w:author="Никита Гринь" w:date="2026-07-31T11:15:00Z" w16du:dateUtc="2026-07-31T08:15:00Z">
                  <w:rPr/>
                </w:rPrChange>
              </w:rPr>
              <w:instrText>29</w:instrText>
            </w:r>
            <w:r>
              <w:instrText>s</w:instrText>
            </w:r>
            <w:r w:rsidRPr="003D1E67">
              <w:rPr>
                <w:lang w:val="ru-RU"/>
                <w:rPrChange w:id="258" w:author="Никита Гринь" w:date="2026-07-31T11:15:00Z" w16du:dateUtc="2026-07-31T08:1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415" w:type="dxa"/>
          </w:tcPr>
          <w:p w14:paraId="52F2A9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II.5, I.4, I.6</w:t>
            </w:r>
          </w:p>
        </w:tc>
      </w:tr>
      <w:tr w:rsidR="009D43E8" w14:paraId="4F912E2C" w14:textId="77777777" w:rsidTr="009D43E8">
        <w:tc>
          <w:tcPr>
            <w:tcW w:w="705" w:type="dxa"/>
          </w:tcPr>
          <w:p w14:paraId="7B3926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835" w:type="dxa"/>
          </w:tcPr>
          <w:p w14:paraId="5A8625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канала телефония Контакт-центра</w:t>
            </w:r>
          </w:p>
        </w:tc>
        <w:tc>
          <w:tcPr>
            <w:tcW w:w="1080" w:type="dxa"/>
          </w:tcPr>
          <w:p w14:paraId="6759CA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ABCC4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интерфейс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(тел.)</w:t>
            </w:r>
          </w:p>
        </w:tc>
        <w:tc>
          <w:tcPr>
            <w:tcW w:w="2415" w:type="dxa"/>
          </w:tcPr>
          <w:p w14:paraId="36BB6E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</w:tr>
      <w:tr w:rsidR="009D43E8" w14:paraId="2DA1CFA8" w14:textId="77777777" w:rsidTr="009D43E8">
        <w:tc>
          <w:tcPr>
            <w:tcW w:w="705" w:type="dxa"/>
          </w:tcPr>
          <w:p w14:paraId="0FA533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2835" w:type="dxa"/>
          </w:tcPr>
          <w:p w14:paraId="4FB8E70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 Контакт-центра</w:t>
            </w:r>
          </w:p>
        </w:tc>
        <w:tc>
          <w:tcPr>
            <w:tcW w:w="1080" w:type="dxa"/>
          </w:tcPr>
          <w:p w14:paraId="03838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683A0A8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(онлайн-чат), АРМ онлайн-чата</w:t>
            </w:r>
          </w:p>
        </w:tc>
        <w:tc>
          <w:tcPr>
            <w:tcW w:w="2415" w:type="dxa"/>
          </w:tcPr>
          <w:p w14:paraId="15B3CB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II.4, II.5</w:t>
            </w:r>
          </w:p>
        </w:tc>
      </w:tr>
      <w:tr w:rsidR="009D43E8" w14:paraId="686C0C9A" w14:textId="77777777" w:rsidTr="009D43E8">
        <w:tc>
          <w:tcPr>
            <w:tcW w:w="705" w:type="dxa"/>
          </w:tcPr>
          <w:p w14:paraId="33A834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835" w:type="dxa"/>
          </w:tcPr>
          <w:p w14:paraId="56E39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пользователь Контакт-центра</w:t>
            </w:r>
          </w:p>
        </w:tc>
        <w:tc>
          <w:tcPr>
            <w:tcW w:w="1080" w:type="dxa"/>
          </w:tcPr>
          <w:p w14:paraId="74D6C6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1C638917" w14:textId="5B2CB1F2" w:rsidR="001D44AC" w:rsidRPr="003E5A84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highlight w:val="yellow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Отдельный интерфейс тест-диалога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тестовый контур системы и не АРМ оператора): </w:t>
            </w:r>
            <w:r w:rsidR="003E5A84" w:rsidRPr="003E5A84">
              <w:rPr>
                <w:rFonts w:ascii="Arial" w:eastAsia="Arial" w:hAnsi="Arial" w:cs="Arial"/>
                <w:color w:val="000000"/>
                <w:highlight w:val="yellow"/>
                <w:lang w:val="ru-RU"/>
              </w:rPr>
              <w:lastRenderedPageBreak/>
              <w:t>Отдельное диалоговое окно с отображением текстовых запросов и ответов. Используется внутренними пользователями Контакт-центра для проверки ответов системы и обработки запросов (в том числе в рамках электронных обращений)</w:t>
            </w:r>
          </w:p>
          <w:p w14:paraId="6E857557" w14:textId="67C219C5" w:rsidR="009D43E8" w:rsidRPr="001D44A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проверка промптов, диалоговых сценариев и качества ответов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 клиентского канала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см.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59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60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61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62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263" w:author="Никита Гринь" w:date="2026-07-31T10:54:00Z" w16du:dateUtc="2026-07-31T07:54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264" w:author="Никита Гринь" w:date="2026-07-31T10:54:00Z" w16du:dateUtc="2026-07-31T07:54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265" w:author="Никита Гринь" w:date="2026-07-31T10:54:00Z" w16du:dateUtc="2026-07-31T07:54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1D44AC">
              <w:rPr>
                <w:rFonts w:ascii="Arial" w:eastAsia="Arial" w:hAnsi="Arial" w:cs="Arial"/>
                <w:color w:val="156082"/>
                <w:lang w:val="ru-RU"/>
              </w:rPr>
              <w:t>.3.5.5</w:t>
            </w:r>
            <w:r>
              <w:fldChar w:fldCharType="end"/>
            </w:r>
            <w:r w:rsidRPr="001D44AC">
              <w:rPr>
                <w:rFonts w:ascii="Arial" w:eastAsia="Arial" w:hAnsi="Arial" w:cs="Arial"/>
                <w:color w:val="000000"/>
                <w:lang w:val="ru-RU"/>
              </w:rPr>
              <w:t xml:space="preserve">, макет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1D44AC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KC</w:t>
            </w:r>
          </w:p>
        </w:tc>
        <w:tc>
          <w:tcPr>
            <w:tcW w:w="2415" w:type="dxa"/>
          </w:tcPr>
          <w:p w14:paraId="10F37F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II.3.5.5, II-KC</w:t>
            </w:r>
          </w:p>
        </w:tc>
      </w:tr>
      <w:tr w:rsidR="009D43E8" w14:paraId="5E06853A" w14:textId="77777777" w:rsidTr="009D43E8">
        <w:tc>
          <w:tcPr>
            <w:tcW w:w="705" w:type="dxa"/>
          </w:tcPr>
          <w:p w14:paraId="142C5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2835" w:type="dxa"/>
          </w:tcPr>
          <w:p w14:paraId="04F474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</w:t>
            </w:r>
          </w:p>
        </w:tc>
        <w:tc>
          <w:tcPr>
            <w:tcW w:w="1080" w:type="dxa"/>
          </w:tcPr>
          <w:p w14:paraId="312E5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5A5E98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ты, модуль «Отчетность»</w:t>
            </w:r>
          </w:p>
        </w:tc>
        <w:tc>
          <w:tcPr>
            <w:tcW w:w="2415" w:type="dxa"/>
          </w:tcPr>
          <w:p w14:paraId="7A02F1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</w:tr>
      <w:tr w:rsidR="009D43E8" w14:paraId="1B9ADB37" w14:textId="77777777" w:rsidTr="009D43E8">
        <w:tc>
          <w:tcPr>
            <w:tcW w:w="705" w:type="dxa"/>
          </w:tcPr>
          <w:p w14:paraId="3B31F4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2835" w:type="dxa"/>
          </w:tcPr>
          <w:p w14:paraId="067761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ИИ-ассистент</w:t>
            </w:r>
          </w:p>
        </w:tc>
        <w:tc>
          <w:tcPr>
            <w:tcW w:w="1080" w:type="dxa"/>
          </w:tcPr>
          <w:p w14:paraId="2CD714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522DB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ИИ-ассистент, источники</w:t>
            </w:r>
          </w:p>
        </w:tc>
        <w:tc>
          <w:tcPr>
            <w:tcW w:w="2415" w:type="dxa"/>
          </w:tcPr>
          <w:p w14:paraId="3DF5D9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11B5AE38" w14:textId="77777777" w:rsidTr="009D43E8">
        <w:tc>
          <w:tcPr>
            <w:tcW w:w="705" w:type="dxa"/>
          </w:tcPr>
          <w:p w14:paraId="1ED884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2835" w:type="dxa"/>
          </w:tcPr>
          <w:p w14:paraId="735A5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1080" w:type="dxa"/>
          </w:tcPr>
          <w:p w14:paraId="6B404C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1CB270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ассистента</w:t>
            </w:r>
          </w:p>
        </w:tc>
        <w:tc>
          <w:tcPr>
            <w:tcW w:w="2415" w:type="dxa"/>
          </w:tcPr>
          <w:p w14:paraId="0492E0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6C7FD6E9" w14:textId="77777777" w:rsidTr="009D43E8">
        <w:tc>
          <w:tcPr>
            <w:tcW w:w="705" w:type="dxa"/>
          </w:tcPr>
          <w:p w14:paraId="01E965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2835" w:type="dxa"/>
          </w:tcPr>
          <w:p w14:paraId="71F319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ИИ-ассистента</w:t>
            </w:r>
          </w:p>
        </w:tc>
        <w:tc>
          <w:tcPr>
            <w:tcW w:w="1080" w:type="dxa"/>
          </w:tcPr>
          <w:p w14:paraId="16290D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400228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ассистента</w:t>
            </w:r>
          </w:p>
        </w:tc>
        <w:tc>
          <w:tcPr>
            <w:tcW w:w="2415" w:type="dxa"/>
          </w:tcPr>
          <w:p w14:paraId="2DDC03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III</w:t>
            </w:r>
          </w:p>
        </w:tc>
      </w:tr>
      <w:tr w:rsidR="009D43E8" w14:paraId="19CA125E" w14:textId="77777777" w:rsidTr="009D43E8">
        <w:tc>
          <w:tcPr>
            <w:tcW w:w="705" w:type="dxa"/>
          </w:tcPr>
          <w:p w14:paraId="7F64A1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835" w:type="dxa"/>
          </w:tcPr>
          <w:p w14:paraId="5291C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распознавания документов</w:t>
            </w:r>
          </w:p>
        </w:tc>
        <w:tc>
          <w:tcPr>
            <w:tcW w:w="1080" w:type="dxa"/>
          </w:tcPr>
          <w:p w14:paraId="3E3161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0768E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</w:t>
            </w:r>
          </w:p>
        </w:tc>
        <w:tc>
          <w:tcPr>
            <w:tcW w:w="2415" w:type="dxa"/>
          </w:tcPr>
          <w:p w14:paraId="5F2497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  <w:tr w:rsidR="009D43E8" w14:paraId="34A90030" w14:textId="77777777" w:rsidTr="009D43E8">
        <w:tc>
          <w:tcPr>
            <w:tcW w:w="705" w:type="dxa"/>
          </w:tcPr>
          <w:p w14:paraId="782F5D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835" w:type="dxa"/>
          </w:tcPr>
          <w:p w14:paraId="4C236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модуля распознавания документов</w:t>
            </w:r>
          </w:p>
        </w:tc>
        <w:tc>
          <w:tcPr>
            <w:tcW w:w="1080" w:type="dxa"/>
          </w:tcPr>
          <w:p w14:paraId="0468EF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48ADF8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документов</w:t>
            </w:r>
          </w:p>
        </w:tc>
        <w:tc>
          <w:tcPr>
            <w:tcW w:w="2415" w:type="dxa"/>
          </w:tcPr>
          <w:p w14:paraId="5518D4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  <w:tr w:rsidR="009D43E8" w14:paraId="7B835061" w14:textId="77777777" w:rsidTr="009D43E8">
        <w:tc>
          <w:tcPr>
            <w:tcW w:w="705" w:type="dxa"/>
          </w:tcPr>
          <w:p w14:paraId="5278F5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835" w:type="dxa"/>
          </w:tcPr>
          <w:p w14:paraId="058219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модуля распознавания документов</w:t>
            </w:r>
          </w:p>
        </w:tc>
        <w:tc>
          <w:tcPr>
            <w:tcW w:w="1080" w:type="dxa"/>
          </w:tcPr>
          <w:p w14:paraId="6B0D59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3090" w:type="dxa"/>
          </w:tcPr>
          <w:p w14:paraId="7A35F2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OCR</w:t>
            </w:r>
          </w:p>
        </w:tc>
        <w:tc>
          <w:tcPr>
            <w:tcW w:w="2415" w:type="dxa"/>
          </w:tcPr>
          <w:p w14:paraId="02A127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Part IV</w:t>
            </w:r>
          </w:p>
        </w:tc>
      </w:tr>
    </w:tbl>
    <w:p w14:paraId="77AF862F" w14:textId="77777777" w:rsidR="009D43E8" w:rsidRDefault="00317F00">
      <w:pPr>
        <w:pStyle w:val="4"/>
        <w:rPr>
          <w:rFonts w:ascii="Arial" w:eastAsia="Arial" w:hAnsi="Arial" w:cs="Arial"/>
        </w:rPr>
      </w:pPr>
      <w:bookmarkStart w:id="266" w:name="bookmark=id.2ys4grbx4omr" w:colFirst="0" w:colLast="0"/>
      <w:bookmarkStart w:id="267" w:name="bookmark=id.6bgru03gsk8c" w:colFirst="0" w:colLast="0"/>
      <w:bookmarkEnd w:id="266"/>
      <w:bookmarkEnd w:id="267"/>
      <w:r>
        <w:rPr>
          <w:rFonts w:ascii="Arial" w:eastAsia="Arial" w:hAnsi="Arial" w:cs="Arial"/>
        </w:rPr>
        <w:t>I.4.2. Дополнительные роли проекта</w:t>
      </w:r>
    </w:p>
    <w:p w14:paraId="23BBAE0A" w14:textId="5F7CBB20" w:rsidR="009D43E8" w:rsidRPr="003E5A84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§2.4]: дополнительные роли проекта (супервизор, </w:t>
      </w:r>
      <w:r w:rsidR="003E5A84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="003E5A84" w:rsidRPr="003E5A84">
        <w:rPr>
          <w:rFonts w:ascii="Arial" w:eastAsia="Arial" w:hAnsi="Arial" w:cs="Arial"/>
          <w:b/>
          <w:bCs/>
          <w:color w:val="000000"/>
          <w:lang w:val="ru-RU"/>
        </w:rPr>
        <w:t>уководитель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72107DF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Дополнительные роли расширяют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оболочки и операционную модель онлайн-чата; они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заменяют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роли §2.4.</w:t>
      </w:r>
    </w:p>
    <w:p w14:paraId="7DBC44E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Роли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минимального набора §2.4 — для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оболочки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операционной модели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1.1;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заменяют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договорные роли §2.4.</w:t>
      </w:r>
    </w:p>
    <w:tbl>
      <w:tblPr>
        <w:tblStyle w:val="143"/>
        <w:tblW w:w="10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2085"/>
        <w:gridCol w:w="2880"/>
        <w:gridCol w:w="2295"/>
      </w:tblGrid>
      <w:tr w:rsidR="009D43E8" w14:paraId="3C35071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0" w:type="dxa"/>
          </w:tcPr>
          <w:p w14:paraId="3AABBD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(проект)</w:t>
            </w:r>
          </w:p>
        </w:tc>
        <w:tc>
          <w:tcPr>
            <w:tcW w:w="2085" w:type="dxa"/>
          </w:tcPr>
          <w:p w14:paraId="699041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 (пример v1.1)</w:t>
            </w:r>
          </w:p>
        </w:tc>
        <w:tc>
          <w:tcPr>
            <w:tcW w:w="2880" w:type="dxa"/>
          </w:tcPr>
          <w:p w14:paraId="5E3123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2295" w:type="dxa"/>
          </w:tcPr>
          <w:p w14:paraId="1E18E5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Разделы ТЗ</w:t>
            </w:r>
          </w:p>
        </w:tc>
      </w:tr>
      <w:tr w:rsidR="009D43E8" w14:paraId="5B860C65" w14:textId="77777777" w:rsidTr="009D43E8">
        <w:tc>
          <w:tcPr>
            <w:tcW w:w="2760" w:type="dxa"/>
          </w:tcPr>
          <w:p w14:paraId="595F10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 Контакт-центра</w:t>
            </w:r>
          </w:p>
        </w:tc>
        <w:tc>
          <w:tcPr>
            <w:tcW w:w="2085" w:type="dxa"/>
          </w:tcPr>
          <w:p w14:paraId="2F104D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BB_CC_Supervisor</w:t>
            </w:r>
          </w:p>
        </w:tc>
        <w:tc>
          <w:tcPr>
            <w:tcW w:w="2880" w:type="dxa"/>
          </w:tcPr>
          <w:p w14:paraId="1F8313A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Наблюдение за очередями, АРМ онлайн-чата</w:t>
            </w:r>
          </w:p>
        </w:tc>
        <w:tc>
          <w:tcPr>
            <w:tcW w:w="2295" w:type="dxa"/>
          </w:tcPr>
          <w:p w14:paraId="02964F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</w:t>
            </w:r>
          </w:p>
        </w:tc>
      </w:tr>
      <w:tr w:rsidR="009D43E8" w14:paraId="54362B75" w14:textId="77777777" w:rsidTr="009D43E8">
        <w:tc>
          <w:tcPr>
            <w:tcW w:w="2760" w:type="dxa"/>
          </w:tcPr>
          <w:p w14:paraId="409666D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диалоговых сценариев и промптов</w:t>
            </w:r>
          </w:p>
        </w:tc>
        <w:tc>
          <w:tcPr>
            <w:tcW w:w="2085" w:type="dxa"/>
          </w:tcPr>
          <w:p w14:paraId="64F44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TBD</w:t>
            </w:r>
          </w:p>
        </w:tc>
        <w:tc>
          <w:tcPr>
            <w:tcW w:w="2880" w:type="dxa"/>
          </w:tcPr>
          <w:p w14:paraId="0AAFF113" w14:textId="580D24AA" w:rsidR="009D43E8" w:rsidRPr="007B3D8D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Редактор сценариев §4.5.2;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= п.6 §2.4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«Внутренний пользователь Контакт-центра» для диалога — см.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68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69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70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71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272" w:author="Никита Гринь" w:date="2026-07-31T10:54:00Z" w16du:dateUtc="2026-07-31T07:54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273" w:author="Никита Гринь" w:date="2026-07-31T10:54:00Z" w16du:dateUtc="2026-07-31T07:54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274" w:author="Никита Гринь" w:date="2026-07-31T10:54:00Z" w16du:dateUtc="2026-07-31T07:54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7B3D8D">
              <w:rPr>
                <w:rFonts w:ascii="Arial" w:eastAsia="Arial" w:hAnsi="Arial" w:cs="Arial"/>
                <w:color w:val="156082"/>
                <w:lang w:val="ru-RU"/>
              </w:rPr>
              <w:t>.3.5.3</w:t>
            </w:r>
            <w:r>
              <w:fldChar w:fldCharType="end"/>
            </w:r>
          </w:p>
        </w:tc>
        <w:tc>
          <w:tcPr>
            <w:tcW w:w="2295" w:type="dxa"/>
          </w:tcPr>
          <w:p w14:paraId="1AC00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</w:tr>
    </w:tbl>
    <w:p w14:paraId="3D2DFC53" w14:textId="77777777" w:rsidR="009D43E8" w:rsidRDefault="00317F00">
      <w:pPr>
        <w:pStyle w:val="3"/>
        <w:rPr>
          <w:rFonts w:ascii="Arial" w:eastAsia="Arial" w:hAnsi="Arial" w:cs="Arial"/>
        </w:rPr>
      </w:pPr>
      <w:bookmarkStart w:id="275" w:name="bookmark=id.ih4ugy9h7ja7" w:colFirst="0" w:colLast="0"/>
      <w:bookmarkEnd w:id="275"/>
      <w:r>
        <w:rPr>
          <w:rFonts w:ascii="Arial" w:eastAsia="Arial" w:hAnsi="Arial" w:cs="Arial"/>
        </w:rPr>
        <w:t>I.4.3. Матрица доступа (сводка)</w:t>
      </w:r>
    </w:p>
    <w:p w14:paraId="2835C74F" w14:textId="41E31FAE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Детальная матрица вкладок </w:t>
      </w:r>
      <w:r>
        <w:rPr>
          <w:rFonts w:ascii="Arial" w:eastAsia="Arial" w:hAnsi="Arial" w:cs="Arial"/>
          <w:color w:val="000000"/>
        </w:rPr>
        <w:t>Hub</w:t>
      </w:r>
      <w:ins w:id="276" w:author="Никита Гринь" w:date="2026-07-31T10:55:00Z" w16du:dateUtc="2026-07-31T07:55:00Z">
        <w:r w:rsidR="003339CA">
          <w:rPr>
            <w:rFonts w:ascii="Arial" w:eastAsia="Arial" w:hAnsi="Arial" w:cs="Arial"/>
            <w:color w:val="000000"/>
            <w:lang w:val="ru-RU"/>
          </w:rPr>
          <w:t xml:space="preserve">. </w:t>
        </w:r>
      </w:ins>
      <w:del w:id="277" w:author="Никита Гринь" w:date="2026-07-31T10:55:00Z" w16du:dateUtc="2026-07-31T07:55:00Z">
        <w:r w:rsidRPr="003C42DA" w:rsidDel="003339CA">
          <w:rPr>
            <w:rFonts w:ascii="Arial" w:eastAsia="Arial" w:hAnsi="Arial" w:cs="Arial"/>
            <w:color w:val="000000"/>
            <w:lang w:val="ru-RU"/>
          </w:rPr>
          <w:delText xml:space="preserve"> — перенос из </w:delText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 xml:space="preserve">версии </w:delText>
        </w:r>
        <w:r w:rsidDel="003339CA">
          <w:rPr>
            <w:rFonts w:ascii="Arial" w:eastAsia="Arial" w:hAnsi="Arial" w:cs="Arial"/>
            <w:b/>
            <w:bCs/>
            <w:color w:val="000000"/>
          </w:rPr>
          <w:delText>v</w:delText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 xml:space="preserve">1.1 </w:delText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>(</w:delText>
        </w:r>
        <w:r w:rsidDel="003339CA">
          <w:rPr>
            <w:rFonts w:ascii="Arial" w:eastAsia="Arial" w:hAnsi="Arial" w:cs="Arial"/>
            <w:b/>
            <w:bCs/>
            <w:color w:val="000000"/>
          </w:rPr>
          <w:delText>I</w:delText>
        </w:r>
        <w:r w:rsidRPr="003C42DA" w:rsidDel="003339CA">
          <w:rPr>
            <w:rFonts w:ascii="Arial" w:eastAsia="Arial" w:hAnsi="Arial" w:cs="Arial"/>
            <w:b/>
            <w:bCs/>
            <w:color w:val="000000"/>
            <w:lang w:val="ru-RU"/>
          </w:rPr>
          <w:delText>.4)</w:delText>
        </w:r>
        <w:r w:rsidRPr="003C42DA" w:rsidDel="003339CA">
          <w:rPr>
            <w:rFonts w:ascii="Arial" w:eastAsia="Arial" w:hAnsi="Arial" w:cs="Arial"/>
            <w:color w:val="000000"/>
            <w:lang w:val="ru-RU"/>
          </w:rPr>
          <w:delText xml:space="preserve">. </w:delText>
        </w:r>
      </w:del>
      <w:r w:rsidRPr="003C42DA">
        <w:rPr>
          <w:rFonts w:ascii="Arial" w:eastAsia="Arial" w:hAnsi="Arial" w:cs="Arial"/>
          <w:color w:val="000000"/>
          <w:lang w:val="ru-RU"/>
        </w:rPr>
        <w:t xml:space="preserve">Принцип: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13 ролей §2.4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обязательны; дополнительные роли §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.4.2 — по согласованию с Заказчиком.</w:t>
      </w:r>
    </w:p>
    <w:p w14:paraId="322BDC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членство в группах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атрибуты УЗ — </w:t>
      </w:r>
      <w:r>
        <w:rPr>
          <w:rFonts w:ascii="Arial" w:eastAsia="Arial" w:hAnsi="Arial" w:cs="Arial"/>
          <w:color w:val="000000"/>
        </w:rPr>
        <w:t>First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Last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name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(обяз.), </w:t>
      </w:r>
      <w:r>
        <w:rPr>
          <w:rFonts w:ascii="Arial" w:eastAsia="Arial" w:hAnsi="Arial" w:cs="Arial"/>
          <w:color w:val="000000"/>
        </w:rPr>
        <w:t>Department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Company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Job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Title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telephone</w:t>
      </w:r>
      <w:r w:rsidRPr="003C42DA">
        <w:rPr>
          <w:rFonts w:ascii="Arial" w:eastAsia="Arial" w:hAnsi="Arial" w:cs="Arial"/>
          <w:color w:val="000000"/>
          <w:lang w:val="ru-RU"/>
        </w:rPr>
        <w:t xml:space="preserve">; группы — древовидная структура, именование согласуется с админами </w:t>
      </w:r>
      <w:r>
        <w:rPr>
          <w:rFonts w:ascii="Arial" w:eastAsia="Arial" w:hAnsi="Arial" w:cs="Arial"/>
          <w:color w:val="000000"/>
        </w:rPr>
        <w:t>MS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7AF04B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279" w:name="bookmark=id.var47dt214r8" w:colFirst="0" w:colLast="0"/>
      <w:bookmarkEnd w:id="279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.5. Оболочка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</w:p>
    <w:p w14:paraId="705571D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[Проект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]: единая точка входа, портальный лаунчер, </w:t>
      </w:r>
      <w:r>
        <w:rPr>
          <w:rFonts w:ascii="Arial" w:eastAsia="Arial" w:hAnsi="Arial" w:cs="Arial"/>
          <w:b/>
          <w:bCs/>
          <w:color w:val="000000"/>
        </w:rPr>
        <w:t>RBAC</w:t>
      </w:r>
    </w:p>
    <w:p w14:paraId="18FC50B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.5 описывает оболочку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shell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модулей §2.2, не путать с договорным названием модуля.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22B25F91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Портальный лаунчер</w:t>
      </w:r>
      <w:sdt>
        <w:sdtPr>
          <w:tag w:val="goog_rdk_19"/>
          <w:id w:val="666838233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(кнопка </w:t>
          </w:r>
          <w:r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правом нижнем углу корпоративного портала) → выбор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«Ассистент»</w:t>
      </w:r>
      <w:sdt>
        <w:sdtPr>
          <w:tag w:val="goog_rdk_20"/>
          <w:id w:val="96137577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открытие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окна выбранного модуля</w:t>
      </w:r>
    </w:p>
    <w:p w14:paraId="30090FA6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FAB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(~400 </w:t>
      </w:r>
      <w:r>
        <w:rPr>
          <w:rFonts w:ascii="Arial" w:eastAsia="Arial" w:hAnsi="Arial" w:cs="Arial"/>
          <w:color w:val="000000"/>
        </w:rPr>
        <w:t>px</w:t>
      </w:r>
      <w:r w:rsidRPr="003C42DA">
        <w:rPr>
          <w:rFonts w:ascii="Arial" w:eastAsia="Arial" w:hAnsi="Arial" w:cs="Arial"/>
          <w:color w:val="000000"/>
          <w:lang w:val="ru-RU"/>
        </w:rPr>
        <w:t xml:space="preserve">) для </w:t>
      </w:r>
      <w:r>
        <w:rPr>
          <w:rFonts w:ascii="Arial" w:eastAsia="Arial" w:hAnsi="Arial" w:cs="Arial"/>
          <w:color w:val="000000"/>
        </w:rPr>
        <w:t>back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ролей с вкладками «Ассистент» и «Документы»</w:t>
      </w:r>
    </w:p>
    <w:p w14:paraId="66AA2234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телефонии и онлайн-чата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ассистент оператора КЦ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, не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</w:t>
      </w:r>
    </w:p>
    <w:p w14:paraId="27EF08FF" w14:textId="77777777" w:rsidR="009D43E8" w:rsidRPr="003C42DA" w:rsidRDefault="00317F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: вкладки без доступа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отображаются. 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операторы и администраторы работают в едином контуре;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р, ассистент 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смешиваются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одном окне.</w:t>
      </w:r>
    </w:p>
    <w:p w14:paraId="1838EBE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Единый </w:t>
      </w:r>
      <w:r>
        <w:rPr>
          <w:rFonts w:ascii="Arial" w:eastAsia="Arial" w:hAnsi="Arial" w:cs="Arial"/>
          <w:color w:val="000000"/>
        </w:rPr>
        <w:t>shell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модулей §2.2. Детали вкладок — в Частях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142"/>
        <w:tblW w:w="100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50"/>
        <w:gridCol w:w="7845"/>
      </w:tblGrid>
      <w:tr w:rsidR="009D43E8" w14:paraId="2BE2C3E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0" w:type="dxa"/>
          </w:tcPr>
          <w:p w14:paraId="5ABE47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7845" w:type="dxa"/>
          </w:tcPr>
          <w:p w14:paraId="50D239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</w:t>
            </w:r>
          </w:p>
        </w:tc>
      </w:tr>
      <w:tr w:rsidR="009D43E8" w14:paraId="5D0A5236" w14:textId="77777777" w:rsidTr="009D43E8">
        <w:tc>
          <w:tcPr>
            <w:tcW w:w="2250" w:type="dxa"/>
          </w:tcPr>
          <w:p w14:paraId="3582EA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Портальный лаунчер (I-0)</w:t>
            </w:r>
          </w:p>
        </w:tc>
        <w:tc>
          <w:tcPr>
            <w:tcW w:w="7845" w:type="dxa"/>
          </w:tcPr>
          <w:p w14:paraId="7A63AD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Кнопка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правый нижний угол портала; по клику — меню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«Суфл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р | Ассистент»</w:t>
            </w:r>
          </w:p>
        </w:tc>
      </w:tr>
      <w:tr w:rsidR="009D43E8" w:rsidRPr="0050000B" w14:paraId="6E3E5244" w14:textId="77777777" w:rsidTr="009D43E8">
        <w:tc>
          <w:tcPr>
            <w:tcW w:w="2250" w:type="dxa"/>
          </w:tcPr>
          <w:p w14:paraId="7000B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 xml:space="preserve">Окно </w:t>
            </w:r>
            <w:r>
              <w:rPr>
                <w:rFonts w:ascii="Arial" w:eastAsia="Arial" w:hAnsi="Arial" w:cs="Arial"/>
                <w:b/>
                <w:bCs/>
              </w:rPr>
              <w:t>суфлера</w:t>
            </w:r>
          </w:p>
        </w:tc>
        <w:tc>
          <w:tcPr>
            <w:tcW w:w="7845" w:type="dxa"/>
          </w:tcPr>
          <w:p w14:paraId="66FC0AF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80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81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82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83" w:author="Никита Гринь" w:date="2026-07-31T10:54:00Z" w16du:dateUtc="2026-07-31T07:54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84" w:author="Никита Гринь" w:date="2026-07-31T10:54:00Z" w16du:dateUtc="2026-07-31T07:5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р» (телефония) или панель АРМ (онлайн-чат);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макет вызова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85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86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87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88" w:author="Никита Гринь" w:date="2026-07-31T10:54:00Z" w16du:dateUtc="2026-07-31T07:54:00Z">
                  <w:rPr/>
                </w:rPrChange>
              </w:rPr>
              <w:instrText>.</w:instrText>
            </w:r>
            <w:r>
              <w:instrText>gha</w:instrText>
            </w:r>
            <w:r w:rsidRPr="003339CA">
              <w:rPr>
                <w:lang w:val="ru-RU"/>
                <w:rPrChange w:id="289" w:author="Никита Гринь" w:date="2026-07-31T10:54:00Z" w16du:dateUtc="2026-07-31T07:54:00Z">
                  <w:rPr/>
                </w:rPrChange>
              </w:rPr>
              <w:instrText>19</w:instrText>
            </w:r>
            <w:r>
              <w:instrText>d</w:instrText>
            </w:r>
            <w:r w:rsidRPr="003339CA">
              <w:rPr>
                <w:lang w:val="ru-RU"/>
                <w:rPrChange w:id="290" w:author="Никита Гринь" w:date="2026-07-31T10:54:00Z" w16du:dateUtc="2026-07-31T07:54:00Z">
                  <w:rPr/>
                </w:rPrChange>
              </w:rPr>
              <w:instrText>2</w:instrText>
            </w:r>
            <w:r>
              <w:instrText>qwtbc</w:instrText>
            </w:r>
            <w:r w:rsidRPr="003339CA">
              <w:rPr>
                <w:lang w:val="ru-RU"/>
                <w:rPrChange w:id="291" w:author="Никита Гринь" w:date="2026-07-31T10:54:00Z" w16du:dateUtc="2026-07-31T07:54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</w:t>
            </w:r>
          </w:p>
        </w:tc>
      </w:tr>
      <w:tr w:rsidR="009D43E8" w:rsidRPr="0050000B" w14:paraId="40A7835F" w14:textId="77777777" w:rsidTr="009D43E8">
        <w:tc>
          <w:tcPr>
            <w:tcW w:w="2250" w:type="dxa"/>
          </w:tcPr>
          <w:p w14:paraId="67E6EA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Окно ассистента</w:t>
            </w:r>
          </w:p>
        </w:tc>
        <w:tc>
          <w:tcPr>
            <w:tcW w:w="7845" w:type="dxa"/>
          </w:tcPr>
          <w:p w14:paraId="20ADA5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292" w:author="Никита Гринь" w:date="2026-07-31T10:54:00Z" w16du:dateUtc="2026-07-31T07:54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293" w:author="Никита Гринь" w:date="2026-07-31T10:54:00Z" w16du:dateUtc="2026-07-31T07:54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294" w:author="Никита Гринь" w:date="2026-07-31T10:54:00Z" w16du:dateUtc="2026-07-31T07:54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295" w:author="Никита Гринь" w:date="2026-07-31T10:54:00Z" w16du:dateUtc="2026-07-31T07:54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296" w:author="Никита Гринь" w:date="2026-07-31T10:54:00Z" w16du:dateUtc="2026-07-31T07:54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«ИИ-ассистент»;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операторов КЦ</w:t>
            </w:r>
          </w:p>
        </w:tc>
      </w:tr>
      <w:tr w:rsidR="009D43E8" w:rsidRPr="0050000B" w14:paraId="0B857E94" w14:textId="77777777" w:rsidTr="009D43E8">
        <w:tc>
          <w:tcPr>
            <w:tcW w:w="2250" w:type="dxa"/>
          </w:tcPr>
          <w:p w14:paraId="7567B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FAB (back-office)</w:t>
            </w:r>
          </w:p>
        </w:tc>
        <w:tc>
          <w:tcPr>
            <w:tcW w:w="7845" w:type="dxa"/>
          </w:tcPr>
          <w:p w14:paraId="2715D4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56×56 </w:t>
            </w:r>
            <w:r>
              <w:rPr>
                <w:rFonts w:ascii="Arial" w:eastAsia="Arial" w:hAnsi="Arial" w:cs="Arial"/>
                <w:color w:val="000000"/>
              </w:rPr>
              <w:t>px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бейдж уведомлений; для ролей §2.4 п.8–13</w:t>
            </w:r>
          </w:p>
        </w:tc>
      </w:tr>
      <w:tr w:rsidR="009D43E8" w14:paraId="2923B1AB" w14:textId="77777777" w:rsidTr="009D43E8">
        <w:tc>
          <w:tcPr>
            <w:tcW w:w="2250" w:type="dxa"/>
          </w:tcPr>
          <w:p w14:paraId="1B55AB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Панель Hub</w:t>
            </w:r>
          </w:p>
        </w:tc>
        <w:tc>
          <w:tcPr>
            <w:tcW w:w="7845" w:type="dxa"/>
          </w:tcPr>
          <w:p w14:paraId="40B2DF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~400 px, slide-in; pin / minimize / close</w:t>
            </w:r>
          </w:p>
        </w:tc>
      </w:tr>
      <w:tr w:rsidR="009D43E8" w:rsidRPr="0050000B" w14:paraId="4DC7C882" w14:textId="77777777" w:rsidTr="009D43E8">
        <w:tc>
          <w:tcPr>
            <w:tcW w:w="2250" w:type="dxa"/>
          </w:tcPr>
          <w:p w14:paraId="5963AC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Шапка</w:t>
            </w:r>
          </w:p>
        </w:tc>
        <w:tc>
          <w:tcPr>
            <w:tcW w:w="7845" w:type="dxa"/>
          </w:tcPr>
          <w:p w14:paraId="5FE0CA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Минимальная: ФИО оператора (без «подключено к СУЗ», без лишних метаданных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50000B" w14:paraId="096FCFAF" w14:textId="77777777" w:rsidTr="009D43E8">
        <w:tc>
          <w:tcPr>
            <w:tcW w:w="2250" w:type="dxa"/>
          </w:tcPr>
          <w:p w14:paraId="046407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Tab bar</w:t>
            </w:r>
          </w:p>
        </w:tc>
        <w:tc>
          <w:tcPr>
            <w:tcW w:w="7845" w:type="dxa"/>
          </w:tcPr>
          <w:p w14:paraId="0C6E95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Ассистент · Документы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back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office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окне </w:t>
            </w:r>
            <w:r w:rsidRPr="003C42DA">
              <w:rPr>
                <w:rFonts w:ascii="Arial" w:eastAsia="Arial" w:hAnsi="Arial" w:cs="Arial"/>
                <w:lang w:val="ru-RU"/>
              </w:rPr>
              <w:t>суфлера</w:t>
            </w:r>
          </w:p>
        </w:tc>
      </w:tr>
      <w:tr w:rsidR="009D43E8" w14:paraId="4B747C4D" w14:textId="77777777" w:rsidTr="009D43E8">
        <w:tc>
          <w:tcPr>
            <w:tcW w:w="2250" w:type="dxa"/>
          </w:tcPr>
          <w:p w14:paraId="217F1FE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"/>
                <w:id w:val="20162770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Меню ≡</w:t>
                </w:r>
              </w:sdtContent>
            </w:sdt>
          </w:p>
        </w:tc>
        <w:tc>
          <w:tcPr>
            <w:tcW w:w="7845" w:type="dxa"/>
          </w:tcPr>
          <w:p w14:paraId="24F7A4A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"/>
                <w:id w:val="-159960557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«Центр настроек» → 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/ai-hub/admin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(админ-роли); deep-link «KB · полное окно»</w:t>
            </w:r>
          </w:p>
        </w:tc>
      </w:tr>
      <w:tr w:rsidR="009D43E8" w:rsidRPr="0050000B" w14:paraId="409FA73A" w14:textId="77777777" w:rsidTr="009D43E8">
        <w:tc>
          <w:tcPr>
            <w:tcW w:w="2250" w:type="dxa"/>
          </w:tcPr>
          <w:p w14:paraId="4ED16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Подвал</w:t>
            </w:r>
          </w:p>
        </w:tc>
        <w:tc>
          <w:tcPr>
            <w:tcW w:w="7845" w:type="dxa"/>
          </w:tcPr>
          <w:p w14:paraId="51E105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Статус связи; «</w:t>
            </w:r>
            <w:r>
              <w:rPr>
                <w:rFonts w:ascii="Arial" w:eastAsia="Arial" w:hAnsi="Arial" w:cs="Arial"/>
                <w:color w:val="000000"/>
              </w:rPr>
              <w:t>KB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СУЗ обновлена · время»</w:t>
            </w:r>
          </w:p>
        </w:tc>
      </w:tr>
    </w:tbl>
    <w:p w14:paraId="47DF393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RBAC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вкладки без доступа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отображаются</w:t>
      </w:r>
      <w:r w:rsidRPr="003C42DA">
        <w:rPr>
          <w:rFonts w:ascii="Arial" w:eastAsia="Arial" w:hAnsi="Arial" w:cs="Arial"/>
          <w:lang w:val="ru-RU"/>
        </w:rPr>
        <w:t>- м</w:t>
      </w:r>
      <w:r w:rsidRPr="003C42DA">
        <w:rPr>
          <w:rFonts w:ascii="Arial" w:eastAsia="Arial" w:hAnsi="Arial" w:cs="Arial"/>
          <w:color w:val="000000"/>
          <w:lang w:val="ru-RU"/>
        </w:rPr>
        <w:t xml:space="preserve">атрица — </w:t>
      </w:r>
      <w:r>
        <w:fldChar w:fldCharType="begin"/>
      </w:r>
      <w:r>
        <w:instrText>HYPERLINK</w:instrText>
      </w:r>
      <w:r w:rsidRPr="003339CA">
        <w:rPr>
          <w:lang w:val="ru-RU"/>
          <w:rPrChange w:id="29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29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29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00" w:author="Никита Гринь" w:date="2026-07-31T10:55:00Z" w16du:dateUtc="2026-07-31T07:55:00Z">
            <w:rPr/>
          </w:rPrChange>
        </w:rPr>
        <w:instrText>.5</w:instrText>
      </w:r>
      <w:r>
        <w:instrText>aua</w:instrText>
      </w:r>
      <w:r w:rsidRPr="003339CA">
        <w:rPr>
          <w:lang w:val="ru-RU"/>
          <w:rPrChange w:id="301" w:author="Никита Гринь" w:date="2026-07-31T10:55:00Z" w16du:dateUtc="2026-07-31T07:55:00Z">
            <w:rPr/>
          </w:rPrChange>
        </w:rPr>
        <w:instrText>2</w:instrText>
      </w:r>
      <w:r>
        <w:instrText>jouqqnk</w:instrText>
      </w:r>
      <w:r w:rsidRPr="003339CA">
        <w:rPr>
          <w:lang w:val="ru-RU"/>
          <w:rPrChange w:id="302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9A277A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Отдельные окна модулей (v1.4)</w:t>
      </w:r>
    </w:p>
    <w:p w14:paraId="48D41901" w14:textId="77777777" w:rsidR="009D43E8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b/>
          <w:bCs/>
          <w:color w:val="000000"/>
        </w:rPr>
        <w:t>Телефония:</w:t>
      </w:r>
      <w:r>
        <w:rPr>
          <w:rFonts w:ascii="Arial" w:eastAsia="Arial" w:hAnsi="Arial" w:cs="Arial"/>
          <w:color w:val="000000"/>
        </w:rPr>
        <w:t xml:space="preserve"> </w:t>
      </w:r>
      <w:hyperlink w:anchor="bookmark=id.1fkeonkkdgu5">
        <w:r>
          <w:rPr>
            <w:rFonts w:ascii="Arial" w:eastAsia="Arial" w:hAnsi="Arial" w:cs="Arial"/>
            <w:color w:val="156082"/>
          </w:rPr>
          <w:t>standalone-окно</w:t>
        </w:r>
      </w:hyperlink>
      <w:r>
        <w:rPr>
          <w:rFonts w:ascii="Arial" w:eastAsia="Arial" w:hAnsi="Arial" w:cs="Arial"/>
          <w:color w:val="000000"/>
        </w:rPr>
        <w:t xml:space="preserve"> «Суфл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р» (</w:t>
      </w:r>
      <w:hyperlink w:anchor="bookmark=id.gha19d2qwtbc">
        <w:r>
          <w:rPr>
            <w:rFonts w:ascii="Arial" w:eastAsia="Arial" w:hAnsi="Arial" w:cs="Arial"/>
            <w:color w:val="156082"/>
          </w:rPr>
          <w:t>I.8</w:t>
        </w:r>
      </w:hyperlink>
      <w:r>
        <w:rPr>
          <w:rFonts w:ascii="Arial" w:eastAsia="Arial" w:hAnsi="Arial" w:cs="Arial"/>
          <w:color w:val="000000"/>
        </w:rPr>
        <w:t xml:space="preserve"> II-1…II-2, canvas </w:t>
      </w:r>
      <w:r>
        <w:rPr>
          <w:rFonts w:ascii="Arial" w:eastAsia="Arial" w:hAnsi="Arial" w:cs="Arial"/>
          <w:color w:val="000000"/>
          <w:sz w:val="22"/>
          <w:szCs w:val="22"/>
        </w:rPr>
        <w:t>sufer-phone-mockup</w:t>
      </w:r>
      <w:r>
        <w:rPr>
          <w:rFonts w:ascii="Arial" w:eastAsia="Arial" w:hAnsi="Arial" w:cs="Arial"/>
          <w:color w:val="000000"/>
        </w:rPr>
        <w:t>); вызов из лаунчера или автоматически при звонке Oktell.</w:t>
      </w:r>
    </w:p>
    <w:p w14:paraId="0BD01A13" w14:textId="77777777" w:rsidR="009D43E8" w:rsidRPr="003C42DA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 (оператор КЦ):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339CA">
        <w:rPr>
          <w:lang w:val="ru-RU"/>
          <w:rPrChange w:id="30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0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0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06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07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standalone</w:t>
      </w:r>
      <w:r w:rsidRPr="003C42DA">
        <w:rPr>
          <w:rFonts w:ascii="Arial" w:eastAsia="Arial" w:hAnsi="Arial" w:cs="Arial"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«ИИ-ассистент» (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-1,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ui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 xml:space="preserve">); вызов из лаунчера;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может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работать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одновременно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окном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ра.</w:t>
      </w:r>
    </w:p>
    <w:p w14:paraId="49851528" w14:textId="77777777" w:rsidR="009D43E8" w:rsidRPr="003C42DA" w:rsidRDefault="00317F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правая панель АРМ (</w:t>
      </w:r>
      <w:r>
        <w:fldChar w:fldCharType="begin"/>
      </w:r>
      <w:r>
        <w:instrText>HYPERLINK</w:instrText>
      </w:r>
      <w:r w:rsidRPr="003339CA">
        <w:rPr>
          <w:lang w:val="ru-RU"/>
          <w:rPrChange w:id="30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0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1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11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312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313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31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); макет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 и АРМ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11897999" w14:textId="5EEAE2D4" w:rsidR="009D43E8" w:rsidRPr="00F21D96" w:rsidRDefault="00317F00" w:rsidP="00F21D96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Внутренний пользователь КЦ (§2.4 п.6):отдельный интерфейс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тест-диалога </w:t>
      </w:r>
      <w:r>
        <w:rPr>
          <w:rFonts w:ascii="Arial" w:eastAsia="Arial" w:hAnsi="Arial" w:cs="Arial"/>
          <w:color w:val="000000"/>
        </w:rPr>
        <w:t>LLM</w:t>
      </w:r>
      <w:r w:rsidR="00F21D96" w:rsidRPr="00F21D96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="00F21D96" w:rsidRPr="00F21D96">
        <w:rPr>
          <w:rFonts w:ascii="Arial" w:eastAsia="Arial" w:hAnsi="Arial" w:cs="Arial"/>
          <w:color w:val="000000"/>
          <w:lang w:val="ru-RU"/>
        </w:rPr>
        <w:t>(§4.6 ТТ)</w:t>
      </w:r>
      <w:r w:rsidRPr="00F21D96">
        <w:rPr>
          <w:rFonts w:ascii="Arial" w:eastAsia="Arial" w:hAnsi="Arial" w:cs="Arial"/>
          <w:color w:val="000000"/>
          <w:lang w:val="ru-RU"/>
        </w:rPr>
        <w:t xml:space="preserve"> — </w:t>
      </w:r>
      <w:r w:rsidRPr="00F21D96">
        <w:rPr>
          <w:rFonts w:ascii="Arial" w:eastAsia="Arial" w:hAnsi="Arial" w:cs="Arial"/>
          <w:b/>
          <w:bCs/>
          <w:color w:val="000000"/>
          <w:lang w:val="ru-RU"/>
        </w:rPr>
        <w:t>Тест-диалог внутреннего пользователя КЦ</w:t>
      </w:r>
      <w:r w:rsidRPr="00F21D96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31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1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1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18" w:author="Никита Гринь" w:date="2026-07-31T10:55:00Z" w16du:dateUtc="2026-07-31T07:55:00Z">
            <w:rPr/>
          </w:rPrChange>
        </w:rPr>
        <w:instrText>.</w:instrText>
      </w:r>
      <w:r>
        <w:instrText>ehgi</w:instrText>
      </w:r>
      <w:r w:rsidRPr="003339CA">
        <w:rPr>
          <w:lang w:val="ru-RU"/>
          <w:rPrChange w:id="319" w:author="Никита Гринь" w:date="2026-07-31T10:55:00Z" w16du:dateUtc="2026-07-31T07:55:00Z">
            <w:rPr/>
          </w:rPrChange>
        </w:rPr>
        <w:instrText>35</w:instrText>
      </w:r>
      <w:r>
        <w:instrText>r</w:instrText>
      </w:r>
      <w:r w:rsidRPr="003339CA">
        <w:rPr>
          <w:lang w:val="ru-RU"/>
          <w:rPrChange w:id="320" w:author="Никита Гринь" w:date="2026-07-31T10:55:00Z" w16du:dateUtc="2026-07-31T07:55:00Z">
            <w:rPr/>
          </w:rPrChange>
        </w:rPr>
        <w:instrText>57</w:instrText>
      </w:r>
      <w:r>
        <w:instrText>m</w:instrText>
      </w:r>
      <w:r w:rsidRPr="003339CA">
        <w:rPr>
          <w:lang w:val="ru-RU"/>
          <w:rPrChange w:id="321" w:author="Никита Гринь" w:date="2026-07-31T10:55:00Z" w16du:dateUtc="2026-07-31T07:55:00Z">
            <w:rPr/>
          </w:rPrChange>
        </w:rPr>
        <w:instrText>19" \</w:instrText>
      </w:r>
      <w:r>
        <w:instrText>h</w:instrText>
      </w:r>
      <w:r>
        <w:fldChar w:fldCharType="separate"/>
      </w:r>
      <w:r w:rsidRPr="00F21D96">
        <w:rPr>
          <w:rFonts w:ascii="Arial" w:eastAsia="Arial" w:hAnsi="Arial" w:cs="Arial"/>
          <w:color w:val="156082"/>
        </w:rPr>
        <w:t>II</w:t>
      </w:r>
      <w:r w:rsidRPr="00F21D96">
        <w:rPr>
          <w:rFonts w:ascii="Arial" w:eastAsia="Arial" w:hAnsi="Arial" w:cs="Arial"/>
          <w:color w:val="156082"/>
          <w:lang w:val="ru-RU"/>
        </w:rPr>
        <w:t>.3.5.3</w:t>
      </w:r>
      <w:r>
        <w:fldChar w:fldCharType="end"/>
      </w:r>
      <w:r w:rsidRPr="00F21D96">
        <w:rPr>
          <w:rFonts w:ascii="Arial" w:eastAsia="Arial" w:hAnsi="Arial" w:cs="Arial"/>
          <w:color w:val="000000"/>
          <w:lang w:val="ru-RU"/>
        </w:rPr>
        <w:t xml:space="preserve">, </w:t>
      </w:r>
      <w:r w:rsidRPr="00F21D96">
        <w:rPr>
          <w:rFonts w:ascii="Arial" w:eastAsia="Arial" w:hAnsi="Arial" w:cs="Arial"/>
          <w:color w:val="000000"/>
        </w:rPr>
        <w:t>II</w:t>
      </w:r>
      <w:r w:rsidRPr="00F21D96">
        <w:rPr>
          <w:rFonts w:ascii="Arial" w:eastAsia="Arial" w:hAnsi="Arial" w:cs="Arial"/>
          <w:color w:val="000000"/>
          <w:lang w:val="ru-RU"/>
        </w:rPr>
        <w:t>-</w:t>
      </w:r>
      <w:r w:rsidRPr="00F21D96">
        <w:rPr>
          <w:rFonts w:ascii="Arial" w:eastAsia="Arial" w:hAnsi="Arial" w:cs="Arial"/>
          <w:color w:val="000000"/>
        </w:rPr>
        <w:t>KC</w:t>
      </w:r>
      <w:r w:rsidRPr="00F21D96">
        <w:rPr>
          <w:rFonts w:ascii="Arial" w:eastAsia="Arial" w:hAnsi="Arial" w:cs="Arial"/>
          <w:color w:val="000000"/>
          <w:lang w:val="ru-RU"/>
        </w:rPr>
        <w:t>).</w:t>
      </w:r>
    </w:p>
    <w:p w14:paraId="620AA2C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Сценарий лаунчера:</w:t>
      </w:r>
    </w:p>
    <w:p w14:paraId="4D143923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Оператор нажимает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sdt>
        <w:sdtPr>
          <w:tag w:val="goog_rdk_23"/>
          <w:id w:val="90298861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портале → меню с двумя иконками: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E0C311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Выбор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sdt>
        <w:sdtPr>
          <w:tag w:val="goog_rdk_24"/>
          <w:id w:val="1612132493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открывается/разворачивается окно суфл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(при активном звонке — с текущей сессией).</w:t>
      </w:r>
    </w:p>
    <w:p w14:paraId="18A8245E" w14:textId="77777777" w:rsidR="009D43E8" w:rsidRPr="003C42DA" w:rsidRDefault="00317F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Выбор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</w:t>
      </w:r>
      <w:sdt>
        <w:sdtPr>
          <w:tag w:val="goog_rdk_25"/>
          <w:id w:val="84303103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открывается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окно чата с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lang w:val="ru-RU"/>
        </w:rPr>
        <w:t>.</w:t>
      </w:r>
    </w:p>
    <w:p w14:paraId="0587DEAD" w14:textId="77777777" w:rsidR="009D43E8" w:rsidRPr="003C42DA" w:rsidRDefault="0000000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6"/>
          <w:id w:val="1245488750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Сворачивание окна → повторный вызов через кнопку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портале.</w:t>
          </w:r>
        </w:sdtContent>
      </w:sdt>
    </w:p>
    <w:p w14:paraId="487652F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footerReference w:type="default" r:id="rId12"/>
          <w:pgSz w:w="12240" w:h="15840"/>
          <w:pgMar w:top="1440" w:right="1440" w:bottom="1440" w:left="1440" w:header="360" w:footer="360" w:gutter="0"/>
          <w:pgNumType w:start="1"/>
          <w:cols w:space="720"/>
        </w:sectPr>
      </w:pPr>
    </w:p>
    <w:p w14:paraId="7E5A79F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0. Макет портального лаунчера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8C79ABF" wp14:editId="6C8852DF">
            <wp:extent cx="8075601" cy="4982542"/>
            <wp:effectExtent l="0" t="0" r="0" b="0"/>
            <wp:docPr id="28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75601" cy="49825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5F29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F3765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 Окно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из портального лаунчера (</w:t>
      </w:r>
      <w:r>
        <w:rPr>
          <w:rFonts w:ascii="Arial" w:eastAsia="Arial" w:hAnsi="Arial" w:cs="Arial"/>
          <w:b/>
          <w:bCs/>
          <w:color w:val="000000"/>
        </w:rPr>
        <w:t>standalone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44E02BC6" wp14:editId="66FC2105">
            <wp:extent cx="8453438" cy="5256759"/>
            <wp:effectExtent l="0" t="0" r="0" b="0"/>
            <wp:docPr id="29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53438" cy="525675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430AA2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55FBE2A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B343AE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входит во вкладки оболочки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(слайд 1,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-1): оператор выбирает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«Суфл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р»</w:t>
      </w:r>
      <w:sdt>
        <w:sdtPr>
          <w:tag w:val="goog_rdk_27"/>
          <w:id w:val="39680942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 лаунчере (</w:t>
          </w:r>
          <w:r>
            <w:rPr>
              <w:rFonts w:ascii="Arial Unicode MS" w:eastAsia="Arial Unicode MS" w:hAnsi="Arial Unicode MS" w:cs="Arial Unicode MS"/>
              <w:color w:val="000000"/>
            </w:rPr>
            <w:t>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-0) → открывается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339CA">
        <w:rPr>
          <w:lang w:val="ru-RU"/>
          <w:rPrChange w:id="32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2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2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25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26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standalone</w:t>
      </w:r>
      <w:r w:rsidRPr="003C42DA">
        <w:rPr>
          <w:rFonts w:ascii="Arial" w:eastAsia="Arial" w:hAnsi="Arial" w:cs="Arial"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. Для канала телефония — полный макет ленты подсказок: </w:t>
      </w:r>
      <w:r>
        <w:fldChar w:fldCharType="begin"/>
      </w:r>
      <w:r>
        <w:instrText>HYPERLINK</w:instrText>
      </w:r>
      <w:r w:rsidRPr="003339CA">
        <w:rPr>
          <w:lang w:val="ru-RU"/>
          <w:rPrChange w:id="32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2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2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30" w:author="Никита Гринь" w:date="2026-07-31T10:55:00Z" w16du:dateUtc="2026-07-31T07:55:00Z">
            <w:rPr/>
          </w:rPrChange>
        </w:rPr>
        <w:instrText>.6</w:instrText>
      </w:r>
      <w:r>
        <w:instrText>zmko</w:instrText>
      </w:r>
      <w:r w:rsidRPr="003339CA">
        <w:rPr>
          <w:lang w:val="ru-RU"/>
          <w:rPrChange w:id="331" w:author="Никита Гринь" w:date="2026-07-31T10:55:00Z" w16du:dateUtc="2026-07-31T07:55:00Z">
            <w:rPr/>
          </w:rPrChange>
        </w:rPr>
        <w:instrText>4</w:instrText>
      </w:r>
      <w:r>
        <w:instrText>ya</w:instrText>
      </w:r>
      <w:r w:rsidRPr="003339CA">
        <w:rPr>
          <w:lang w:val="ru-RU"/>
          <w:rPrChange w:id="332" w:author="Никита Гринь" w:date="2026-07-31T10:55:00Z" w16du:dateUtc="2026-07-31T07:55:00Z">
            <w:rPr/>
          </w:rPrChange>
        </w:rPr>
        <w:instrText>7</w:instrText>
      </w:r>
      <w:r>
        <w:instrText>e</w:instrText>
      </w:r>
      <w:r w:rsidRPr="003339CA">
        <w:rPr>
          <w:lang w:val="ru-RU"/>
          <w:rPrChange w:id="333" w:author="Никита Гринь" w:date="2026-07-31T10:55:00Z" w16du:dateUtc="2026-07-31T07:55:00Z">
            <w:rPr/>
          </w:rPrChange>
        </w:rPr>
        <w:instrText>4</w:instrText>
      </w:r>
      <w:r>
        <w:instrText>j</w:instrText>
      </w:r>
      <w:r w:rsidRPr="003339CA">
        <w:rPr>
          <w:lang w:val="ru-RU"/>
          <w:rPrChange w:id="33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-2); для онлайн-чата — панель в АРМ: </w:t>
      </w:r>
      <w:r>
        <w:fldChar w:fldCharType="begin"/>
      </w:r>
      <w:r>
        <w:instrText>HYPERLINK</w:instrText>
      </w:r>
      <w:r w:rsidRPr="003339CA">
        <w:rPr>
          <w:lang w:val="ru-RU"/>
          <w:rPrChange w:id="33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3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3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38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339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340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341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5DC475E6" w14:textId="4322E134" w:rsidR="009D43E8" w:rsidRPr="00A475F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A475F8">
          <w:pgSz w:w="12240" w:h="15840"/>
          <w:pgMar w:top="1440" w:right="1440" w:bottom="1440" w:left="1440" w:header="360" w:footer="360" w:gutter="0"/>
          <w:cols w:space="720"/>
        </w:sectPr>
      </w:pPr>
    </w:p>
    <w:p w14:paraId="564CB75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noProof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1. Макет интерфейса оболочки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back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office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54EBEB6B" w14:textId="65B9D485" w:rsidR="000335FD" w:rsidRPr="003C42DA" w:rsidRDefault="000335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0335FD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>
        <w:rPr>
          <w:noProof/>
          <w:lang w:val="ru-RU"/>
        </w:rPr>
        <w:drawing>
          <wp:inline distT="0" distB="0" distL="0" distR="0" wp14:anchorId="251ADB85" wp14:editId="407C9ECF">
            <wp:extent cx="3373107" cy="5432258"/>
            <wp:effectExtent l="0" t="0" r="0" b="0"/>
            <wp:docPr id="717226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263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8264" cy="544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3532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6F8A76A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отдельное окно,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вкладка данной оболочки. См. слайды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 w:rsidRPr="003C42DA">
        <w:rPr>
          <w:rFonts w:ascii="Arial" w:eastAsia="Arial" w:hAnsi="Arial" w:cs="Arial"/>
          <w:color w:val="000000"/>
          <w:lang w:val="ru-RU"/>
        </w:rPr>
        <w:t xml:space="preserve"> (лаунчер),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(окно из лаунчера),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(телефония),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-3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(онлайн-чат в АРМ).</w:t>
      </w:r>
    </w:p>
    <w:p w14:paraId="2DF6E36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Режим активной сессии КЦ[Прил.1 §4.6.2.3]: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смешивает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с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«Ассистент»/«Документы»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одном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окне.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Телефония: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фокус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34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4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4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45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346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347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Онлайн-чат: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фокус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АРМ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правой панелью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34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4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5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51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352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353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35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Ассистент оператора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, вызываемое из лаунчера; блокировка доступа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настройка администратора</w:t>
      </w:r>
      <w:r w:rsidRPr="003C42DA">
        <w:rPr>
          <w:rFonts w:ascii="Arial" w:eastAsia="Arial" w:hAnsi="Arial" w:cs="Arial"/>
          <w:color w:val="000000"/>
          <w:lang w:val="ru-RU"/>
        </w:rPr>
        <w:t>, не ограничение «во время сессии» по умолчанию.</w:t>
      </w:r>
    </w:p>
    <w:p w14:paraId="737D935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55" w:name="bookmark=id.p2ehouhi5tdo" w:colFirst="0" w:colLast="0"/>
      <w:bookmarkEnd w:id="355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.6. Администрирование и настройки (сводка)</w:t>
      </w:r>
    </w:p>
    <w:p w14:paraId="338A7D0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§2.4, §3–§6]: сводка областей настройки по модулям</w:t>
      </w:r>
    </w:p>
    <w:p w14:paraId="62EB11F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.6 — навигационная карта Центра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: какие параметры (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35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5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5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59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60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сценарии, онлайн-чат,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настраивает каждая роль §2.4.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6F1C1E51" w14:textId="77777777" w:rsidR="009D43E8" w:rsidRPr="003C42DA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8"/>
          <w:id w:val="-519442425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Таблицу «область настройки → пункт ТТ → роль → раздел ТЗ»</w:t>
          </w:r>
        </w:sdtContent>
      </w:sdt>
    </w:p>
    <w:p w14:paraId="24C40C7A" w14:textId="77777777" w:rsidR="009D43E8" w:rsidRPr="003C42DA" w:rsidRDefault="00317F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Ссылки на детальные разделы </w:t>
      </w:r>
      <w:r>
        <w:rPr>
          <w:rFonts w:ascii="Arial" w:eastAsia="Arial" w:hAnsi="Arial" w:cs="Arial"/>
          <w:color w:val="000000"/>
        </w:rPr>
        <w:t>Parts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–</w:t>
      </w:r>
      <w:r>
        <w:rPr>
          <w:rFonts w:ascii="Arial" w:eastAsia="Arial" w:hAnsi="Arial" w:cs="Arial"/>
          <w:color w:val="000000"/>
        </w:rPr>
        <w:t>V</w:t>
      </w:r>
    </w:p>
    <w:p w14:paraId="101F7253" w14:textId="77777777" w:rsidR="009D43E8" w:rsidRDefault="00317F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Макет I-2 (canvas ai-hub-settings)</w:t>
      </w:r>
    </w:p>
    <w:p w14:paraId="2171910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администраторы используют  нужный раздел конфигурации без программирования.</w:t>
      </w:r>
    </w:p>
    <w:tbl>
      <w:tblPr>
        <w:tblStyle w:val="141"/>
        <w:tblW w:w="10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85"/>
        <w:gridCol w:w="2220"/>
        <w:gridCol w:w="3330"/>
        <w:gridCol w:w="2370"/>
      </w:tblGrid>
      <w:tr w:rsidR="009D43E8" w14:paraId="15E611D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85" w:type="dxa"/>
          </w:tcPr>
          <w:p w14:paraId="1CD485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 настройки</w:t>
            </w:r>
          </w:p>
        </w:tc>
        <w:tc>
          <w:tcPr>
            <w:tcW w:w="2220" w:type="dxa"/>
          </w:tcPr>
          <w:p w14:paraId="200C3A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  <w:tc>
          <w:tcPr>
            <w:tcW w:w="3330" w:type="dxa"/>
          </w:tcPr>
          <w:p w14:paraId="1027E0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 (основная)</w:t>
            </w:r>
          </w:p>
        </w:tc>
        <w:tc>
          <w:tcPr>
            <w:tcW w:w="2370" w:type="dxa"/>
          </w:tcPr>
          <w:p w14:paraId="64EA91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</w:tr>
      <w:tr w:rsidR="009D43E8" w14:paraId="7044DA25" w14:textId="77777777" w:rsidTr="009D43E8">
        <w:tc>
          <w:tcPr>
            <w:tcW w:w="2385" w:type="dxa"/>
          </w:tcPr>
          <w:p w14:paraId="364773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Общее управление ПО, интеграции, ИБ</w:t>
            </w:r>
          </w:p>
        </w:tc>
        <w:tc>
          <w:tcPr>
            <w:tcW w:w="2220" w:type="dxa"/>
          </w:tcPr>
          <w:p w14:paraId="6E36E0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§2.4 п.1</w:t>
            </w:r>
          </w:p>
        </w:tc>
        <w:tc>
          <w:tcPr>
            <w:tcW w:w="3330" w:type="dxa"/>
          </w:tcPr>
          <w:p w14:paraId="4A4213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ПО</w:t>
            </w:r>
          </w:p>
        </w:tc>
        <w:tc>
          <w:tcPr>
            <w:tcW w:w="2370" w:type="dxa"/>
          </w:tcPr>
          <w:p w14:paraId="63F605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I.5, I.9, VI</w:t>
            </w:r>
          </w:p>
        </w:tc>
      </w:tr>
      <w:tr w:rsidR="009D43E8" w14:paraId="537FC528" w14:textId="77777777" w:rsidTr="009D43E8">
        <w:tc>
          <w:tcPr>
            <w:tcW w:w="2385" w:type="dxa"/>
          </w:tcPr>
          <w:p w14:paraId="1C71B9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LLM (temperature, chunk, пороги)</w:t>
            </w:r>
          </w:p>
        </w:tc>
        <w:tc>
          <w:tcPr>
            <w:tcW w:w="2220" w:type="dxa"/>
          </w:tcPr>
          <w:p w14:paraId="51F57B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§3.3.1–3.3.6</w:t>
            </w:r>
          </w:p>
        </w:tc>
        <w:tc>
          <w:tcPr>
            <w:tcW w:w="3330" w:type="dxa"/>
          </w:tcPr>
          <w:p w14:paraId="518275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(п. 2)</w:t>
            </w:r>
          </w:p>
        </w:tc>
        <w:tc>
          <w:tcPr>
            <w:tcW w:w="2370" w:type="dxa"/>
          </w:tcPr>
          <w:p w14:paraId="14EC97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mf5ep3abrbj">
              <w:r>
                <w:rPr>
                  <w:rFonts w:ascii="Arial" w:eastAsia="Arial" w:hAnsi="Arial" w:cs="Arial"/>
                  <w:color w:val="156082"/>
                </w:rPr>
                <w:t>V.2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r3xperl19s13">
              <w:r>
                <w:rPr>
                  <w:rFonts w:ascii="Arial" w:eastAsia="Arial" w:hAnsi="Arial" w:cs="Arial"/>
                  <w:color w:val="156082"/>
                </w:rPr>
                <w:t>III.11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33c18hut3xlv">
              <w:r>
                <w:rPr>
                  <w:rFonts w:ascii="Arial" w:eastAsia="Arial" w:hAnsi="Arial" w:cs="Arial"/>
                  <w:color w:val="156082"/>
                </w:rPr>
                <w:t>II.3.5.2</w:t>
              </w:r>
            </w:hyperlink>
          </w:p>
        </w:tc>
      </w:tr>
      <w:tr w:rsidR="009D43E8" w14:paraId="5087DC45" w14:textId="77777777" w:rsidTr="009D43E8">
        <w:tc>
          <w:tcPr>
            <w:tcW w:w="2385" w:type="dxa"/>
          </w:tcPr>
          <w:p w14:paraId="67BB78C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промпты, сценарии КЦ</w:t>
            </w:r>
          </w:p>
        </w:tc>
        <w:tc>
          <w:tcPr>
            <w:tcW w:w="2220" w:type="dxa"/>
          </w:tcPr>
          <w:p w14:paraId="1E1658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§4.1.8, §4.5.1–4.5.3</w:t>
            </w:r>
          </w:p>
        </w:tc>
        <w:tc>
          <w:tcPr>
            <w:tcW w:w="3330" w:type="dxa"/>
          </w:tcPr>
          <w:p w14:paraId="5A4FA0F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п. 2; администратор диалоговых сценариев (§2.3 п.6)</w:t>
            </w:r>
          </w:p>
        </w:tc>
        <w:tc>
          <w:tcPr>
            <w:tcW w:w="2370" w:type="dxa"/>
          </w:tcPr>
          <w:p w14:paraId="3BDE0C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ohhsf28s8i4">
              <w:r>
                <w:rPr>
                  <w:rFonts w:ascii="Arial" w:eastAsia="Arial" w:hAnsi="Arial" w:cs="Arial"/>
                  <w:color w:val="156082"/>
                </w:rPr>
                <w:t>III.10</w:t>
              </w:r>
            </w:hyperlink>
          </w:p>
        </w:tc>
      </w:tr>
      <w:tr w:rsidR="009D43E8" w14:paraId="2B64BA13" w14:textId="77777777" w:rsidTr="009D43E8">
        <w:tc>
          <w:tcPr>
            <w:tcW w:w="2385" w:type="dxa"/>
          </w:tcPr>
          <w:p w14:paraId="071A1CAF" w14:textId="2714C170" w:rsidR="009D43E8" w:rsidRPr="00F21D9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9"/>
                <w:id w:val="-747076309"/>
              </w:sdtPr>
              <w:sdtContent>
                <w:r w:rsidR="00317F00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Диалоговые сценарии (≥50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(разработчик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настраивает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порядка 50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сценарных диалогов. В процессе эксплуатации 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>а</w:t>
                </w:r>
                <w:r w:rsidR="00F21D96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дминистратор диалоговых сценариев может создавать любое дополнительное количество сценариев.</w:t>
                </w:r>
                <w:r w:rsid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</w:t>
                </w:r>
                <w:r w:rsidR="00317F00" w:rsidRPr="00F21D96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), тестирование</w:t>
                </w:r>
              </w:sdtContent>
            </w:sdt>
          </w:p>
        </w:tc>
        <w:tc>
          <w:tcPr>
            <w:tcW w:w="2220" w:type="dxa"/>
          </w:tcPr>
          <w:p w14:paraId="0FCB22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§4.5.2.1–4.5.2.8</w:t>
            </w:r>
          </w:p>
        </w:tc>
        <w:tc>
          <w:tcPr>
            <w:tcW w:w="3330" w:type="dxa"/>
          </w:tcPr>
          <w:p w14:paraId="7EF149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администратор диалоговых сценариев</w:t>
            </w:r>
          </w:p>
        </w:tc>
        <w:tc>
          <w:tcPr>
            <w:tcW w:w="2370" w:type="dxa"/>
          </w:tcPr>
          <w:p w14:paraId="09981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</w:tr>
      <w:tr w:rsidR="009D43E8" w14:paraId="17D8CF2E" w14:textId="77777777" w:rsidTr="009D43E8">
        <w:tc>
          <w:tcPr>
            <w:tcW w:w="2385" w:type="dxa"/>
          </w:tcPr>
          <w:p w14:paraId="52432EF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онлайн-чат: каналы, очереди, АРМ</w:t>
            </w:r>
          </w:p>
        </w:tc>
        <w:tc>
          <w:tcPr>
            <w:tcW w:w="2220" w:type="dxa"/>
          </w:tcPr>
          <w:p w14:paraId="766C84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  <w:tc>
          <w:tcPr>
            <w:tcW w:w="3330" w:type="dxa"/>
          </w:tcPr>
          <w:p w14:paraId="3C1D6DD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модуля Контакт-центра (п. 3)</w:t>
            </w:r>
          </w:p>
        </w:tc>
        <w:tc>
          <w:tcPr>
            <w:tcW w:w="2370" w:type="dxa"/>
          </w:tcPr>
          <w:p w14:paraId="500CD8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kkdo6hgu9d54">
              <w:r>
                <w:rPr>
                  <w:rFonts w:ascii="Arial" w:eastAsia="Arial" w:hAnsi="Arial" w:cs="Arial"/>
                  <w:color w:val="156082"/>
                </w:rPr>
                <w:t>II.5</w:t>
              </w:r>
            </w:hyperlink>
          </w:p>
        </w:tc>
      </w:tr>
      <w:tr w:rsidR="009D43E8" w14:paraId="4DC1C76A" w14:textId="77777777" w:rsidTr="009D43E8">
        <w:tc>
          <w:tcPr>
            <w:tcW w:w="2385" w:type="dxa"/>
          </w:tcPr>
          <w:p w14:paraId="7390E6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КЦ</w:t>
            </w:r>
          </w:p>
        </w:tc>
        <w:tc>
          <w:tcPr>
            <w:tcW w:w="2220" w:type="dxa"/>
          </w:tcPr>
          <w:p w14:paraId="18F75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§4.7</w:t>
            </w:r>
          </w:p>
        </w:tc>
        <w:tc>
          <w:tcPr>
            <w:tcW w:w="3330" w:type="dxa"/>
          </w:tcPr>
          <w:p w14:paraId="631B91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 (п. 7)</w:t>
            </w:r>
          </w:p>
        </w:tc>
        <w:tc>
          <w:tcPr>
            <w:tcW w:w="2370" w:type="dxa"/>
          </w:tcPr>
          <w:p w14:paraId="339A9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</w:tr>
      <w:tr w:rsidR="009D43E8" w14:paraId="37339304" w14:textId="77777777" w:rsidTr="009D43E8">
        <w:tc>
          <w:tcPr>
            <w:tcW w:w="2385" w:type="dxa"/>
          </w:tcPr>
          <w:p w14:paraId="1E0C03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Базы знаний и промпты ассистента</w:t>
            </w:r>
          </w:p>
        </w:tc>
        <w:tc>
          <w:tcPr>
            <w:tcW w:w="2220" w:type="dxa"/>
          </w:tcPr>
          <w:p w14:paraId="4DFB9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§5.1.41, §5.3.1–5.3.3</w:t>
            </w:r>
          </w:p>
        </w:tc>
        <w:tc>
          <w:tcPr>
            <w:tcW w:w="3330" w:type="dxa"/>
          </w:tcPr>
          <w:p w14:paraId="482C95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п. 2, Администратор модуля ИИ-ассистент (п. 8)</w:t>
            </w:r>
          </w:p>
        </w:tc>
        <w:tc>
          <w:tcPr>
            <w:tcW w:w="2370" w:type="dxa"/>
          </w:tcPr>
          <w:p w14:paraId="717F2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3lk0q5ilhi0q">
              <w:r>
                <w:rPr>
                  <w:rFonts w:ascii="Arial" w:eastAsia="Arial" w:hAnsi="Arial" w:cs="Arial"/>
                  <w:color w:val="156082"/>
                </w:rPr>
                <w:t>III.6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ohhsf28s8i4">
              <w:r>
                <w:rPr>
                  <w:rFonts w:ascii="Arial" w:eastAsia="Arial" w:hAnsi="Arial" w:cs="Arial"/>
                  <w:color w:val="156082"/>
                </w:rPr>
                <w:t>III.10</w:t>
              </w:r>
            </w:hyperlink>
          </w:p>
        </w:tc>
      </w:tr>
      <w:tr w:rsidR="009D43E8" w14:paraId="0D9338CB" w14:textId="77777777" w:rsidTr="009D43E8">
        <w:tc>
          <w:tcPr>
            <w:tcW w:w="2385" w:type="dxa"/>
          </w:tcPr>
          <w:p w14:paraId="509BD5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Источники данных,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политика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</w:p>
        </w:tc>
        <w:tc>
          <w:tcPr>
            <w:tcW w:w="2220" w:type="dxa"/>
          </w:tcPr>
          <w:p w14:paraId="0565C8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§5.1.10, §5.1.30–31, §5.1.39</w:t>
            </w:r>
          </w:p>
        </w:tc>
        <w:tc>
          <w:tcPr>
            <w:tcW w:w="3330" w:type="dxa"/>
          </w:tcPr>
          <w:p w14:paraId="2CD07F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 + ИБ</w:t>
            </w:r>
          </w:p>
        </w:tc>
        <w:tc>
          <w:tcPr>
            <w:tcW w:w="2370" w:type="dxa"/>
          </w:tcPr>
          <w:p w14:paraId="55B14A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  <w:r>
              <w:rPr>
                <w:rFonts w:ascii="Arial" w:eastAsia="Arial" w:hAnsi="Arial" w:cs="Arial"/>
                <w:color w:val="000000"/>
              </w:rPr>
              <w:t>–</w:t>
            </w:r>
            <w:hyperlink w:anchor="bookmark=id.fwy7lxmgsm8v">
              <w:r>
                <w:rPr>
                  <w:rFonts w:ascii="Arial" w:eastAsia="Arial" w:hAnsi="Arial" w:cs="Arial"/>
                  <w:color w:val="156082"/>
                </w:rPr>
                <w:t>III.6.5</w:t>
              </w:r>
            </w:hyperlink>
          </w:p>
        </w:tc>
      </w:tr>
      <w:tr w:rsidR="009D43E8" w14:paraId="78C99245" w14:textId="77777777" w:rsidTr="009D43E8">
        <w:tc>
          <w:tcPr>
            <w:tcW w:w="2385" w:type="dxa"/>
          </w:tcPr>
          <w:p w14:paraId="63F6720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Шаблоны документов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типы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</w:p>
        </w:tc>
        <w:tc>
          <w:tcPr>
            <w:tcW w:w="2220" w:type="dxa"/>
          </w:tcPr>
          <w:p w14:paraId="008240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§6.1.7, §6.1.13, §6.1.20</w:t>
            </w:r>
          </w:p>
        </w:tc>
        <w:tc>
          <w:tcPr>
            <w:tcW w:w="3330" w:type="dxa"/>
          </w:tcPr>
          <w:p w14:paraId="1FE9B32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модуля распознавания документов (п. 11)</w:t>
            </w:r>
          </w:p>
        </w:tc>
        <w:tc>
          <w:tcPr>
            <w:tcW w:w="2370" w:type="dxa"/>
          </w:tcPr>
          <w:p w14:paraId="638B7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</w:tr>
      <w:tr w:rsidR="009D43E8" w14:paraId="4B3BB8E6" w14:textId="77777777" w:rsidTr="009D43E8">
        <w:tc>
          <w:tcPr>
            <w:tcW w:w="2385" w:type="dxa"/>
          </w:tcPr>
          <w:p w14:paraId="67FD64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OCR, конструктор</w:t>
            </w:r>
          </w:p>
        </w:tc>
        <w:tc>
          <w:tcPr>
            <w:tcW w:w="2220" w:type="dxa"/>
          </w:tcPr>
          <w:p w14:paraId="7EFF40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§6.2.1–6.2.5</w:t>
            </w:r>
          </w:p>
        </w:tc>
        <w:tc>
          <w:tcPr>
            <w:tcW w:w="3330" w:type="dxa"/>
          </w:tcPr>
          <w:p w14:paraId="2157D29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Аналитик модуля распознавания документов (п. 13)</w:t>
            </w:r>
          </w:p>
        </w:tc>
        <w:tc>
          <w:tcPr>
            <w:tcW w:w="2370" w:type="dxa"/>
          </w:tcPr>
          <w:p w14:paraId="4135E2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ji8lth73sepa">
              <w:r>
                <w:rPr>
                  <w:rFonts w:ascii="Arial" w:eastAsia="Arial" w:hAnsi="Arial" w:cs="Arial"/>
                  <w:color w:val="156082"/>
                </w:rPr>
                <w:t>IV.6.2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sjajsgvw4od8">
              <w:r>
                <w:rPr>
                  <w:rFonts w:ascii="Arial" w:eastAsia="Arial" w:hAnsi="Arial" w:cs="Arial"/>
                  <w:color w:val="156082"/>
                </w:rPr>
                <w:t>IV.8</w:t>
              </w:r>
            </w:hyperlink>
          </w:p>
        </w:tc>
      </w:tr>
      <w:tr w:rsidR="009D43E8" w14:paraId="19AEEB0B" w14:textId="77777777" w:rsidTr="009D43E8">
        <w:tc>
          <w:tcPr>
            <w:tcW w:w="2385" w:type="dxa"/>
          </w:tcPr>
          <w:p w14:paraId="4D313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Разметка СУЗ для LLM</w:t>
            </w:r>
          </w:p>
        </w:tc>
        <w:tc>
          <w:tcPr>
            <w:tcW w:w="2220" w:type="dxa"/>
          </w:tcPr>
          <w:p w14:paraId="745DFE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§4.5.1.6</w:t>
            </w:r>
          </w:p>
        </w:tc>
        <w:tc>
          <w:tcPr>
            <w:tcW w:w="3330" w:type="dxa"/>
          </w:tcPr>
          <w:p w14:paraId="5501D3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 + [Заказчик]</w:t>
            </w:r>
          </w:p>
        </w:tc>
        <w:tc>
          <w:tcPr>
            <w:tcW w:w="2370" w:type="dxa"/>
          </w:tcPr>
          <w:p w14:paraId="42217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</w:tbl>
    <w:p w14:paraId="667BB42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32BA132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2. Макет интерфейса Центра настроек — навигация и конфигурация </w:t>
      </w:r>
      <w:r>
        <w:rPr>
          <w:rFonts w:ascii="Arial" w:eastAsia="Arial" w:hAnsi="Arial" w:cs="Arial"/>
          <w:b/>
          <w:bCs/>
          <w:color w:val="000000"/>
        </w:rPr>
        <w:t>LLM</w:t>
      </w:r>
    </w:p>
    <w:p w14:paraId="277CBB3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B4B3163" wp14:editId="4EB265F3">
            <wp:extent cx="8229600" cy="4876800"/>
            <wp:effectExtent l="0" t="0" r="0" b="0"/>
            <wp:docPr id="2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27323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CFE03F4" wp14:editId="27EA77F7">
            <wp:extent cx="8492509" cy="5077792"/>
            <wp:effectExtent l="0" t="0" r="0" b="0"/>
            <wp:docPr id="1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92509" cy="50777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BDCD1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D717086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</w:p>
    <w:p w14:paraId="13F6B2FA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61" w:name="bookmark=id.9vumy8ddzpru" w:colFirst="0" w:colLast="0"/>
      <w:bookmarkEnd w:id="361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.7. Состав системы</w:t>
      </w:r>
    </w:p>
    <w:p w14:paraId="7A3CE2A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§2.2, §7.1]: компоненты контура и внешние системы</w:t>
      </w:r>
    </w:p>
    <w:p w14:paraId="0CD1207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.7 перечисляет все компоненты §2.2, оболочку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внешние системы банка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СУЗ, </w:t>
      </w:r>
      <w:r>
        <w:rPr>
          <w:rFonts w:ascii="Arial" w:eastAsia="Arial" w:hAnsi="Arial" w:cs="Arial"/>
          <w:color w:val="000000"/>
        </w:rPr>
        <w:t>AD</w:t>
      </w:r>
      <w:del w:id="362" w:author="Никита Гринь" w:date="2026-08-05T12:34:00Z" w16du:dateUtc="2026-08-05T09:34:00Z">
        <w:r w:rsidRPr="003C42DA" w:rsidDel="00D65562">
          <w:rPr>
            <w:rFonts w:ascii="Arial" w:eastAsia="Arial" w:hAnsi="Arial" w:cs="Arial"/>
            <w:color w:val="000000"/>
            <w:lang w:val="ru-RU"/>
          </w:rPr>
          <w:delText xml:space="preserve">, </w:delText>
        </w:r>
        <w:r w:rsidDel="00D65562">
          <w:rPr>
            <w:rFonts w:ascii="Arial" w:eastAsia="Arial" w:hAnsi="Arial" w:cs="Arial"/>
            <w:color w:val="000000"/>
          </w:rPr>
          <w:delText>KUMA</w:delText>
        </w:r>
      </w:del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4DD6C3B4" w14:textId="77777777" w:rsidR="009D43E8" w:rsidRPr="003C42DA" w:rsidRDefault="000000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30"/>
          <w:id w:val="-146971202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Сводную таблицу компонент → назначение → раздел ТЗ → внешняя система</w:t>
          </w:r>
        </w:sdtContent>
      </w:sdt>
    </w:p>
    <w:p w14:paraId="431EA7C2" w14:textId="77777777" w:rsidR="009D43E8" w:rsidRDefault="00317F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Архитектуру информационного обмена (</w:t>
      </w:r>
      <w:hyperlink w:anchor="bookmark=id.6xcm8pv0xxod">
        <w:r>
          <w:rPr>
            <w:rFonts w:ascii="Arial" w:eastAsia="Arial" w:hAnsi="Arial" w:cs="Arial"/>
            <w:color w:val="156082"/>
          </w:rPr>
          <w:t>I.7.1</w:t>
        </w:r>
      </w:hyperlink>
      <w:r>
        <w:rPr>
          <w:rFonts w:ascii="Arial" w:eastAsia="Arial" w:hAnsi="Arial" w:cs="Arial"/>
          <w:color w:val="000000"/>
        </w:rPr>
        <w:t>)</w:t>
      </w:r>
    </w:p>
    <w:p w14:paraId="0A168F60" w14:textId="77777777" w:rsidR="009D43E8" w:rsidRPr="003C42DA" w:rsidRDefault="00317F00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Принцип: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не обращается к СУЗ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, только к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>-индексу</w:t>
      </w:r>
    </w:p>
    <w:p w14:paraId="1E871D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архитектура контура прозрачна для согласования интеграций и стендов.</w:t>
      </w:r>
    </w:p>
    <w:tbl>
      <w:tblPr>
        <w:tblStyle w:val="140"/>
        <w:tblW w:w="102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5"/>
        <w:gridCol w:w="3645"/>
        <w:gridCol w:w="1140"/>
        <w:gridCol w:w="3480"/>
      </w:tblGrid>
      <w:tr w:rsidR="009D43E8" w14:paraId="35770EC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25" w:type="dxa"/>
          </w:tcPr>
          <w:p w14:paraId="408F50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Компонент (§2.2 / ТТ)</w:t>
            </w:r>
          </w:p>
        </w:tc>
        <w:tc>
          <w:tcPr>
            <w:tcW w:w="3645" w:type="dxa"/>
          </w:tcPr>
          <w:p w14:paraId="54FF42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1140" w:type="dxa"/>
          </w:tcPr>
          <w:p w14:paraId="5FAE41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  <w:tc>
          <w:tcPr>
            <w:tcW w:w="3480" w:type="dxa"/>
          </w:tcPr>
          <w:p w14:paraId="3B1BD2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Внешняя система</w:t>
            </w:r>
          </w:p>
        </w:tc>
      </w:tr>
      <w:tr w:rsidR="009D43E8" w14:paraId="4118796D" w14:textId="77777777" w:rsidTr="009D43E8">
        <w:tc>
          <w:tcPr>
            <w:tcW w:w="2025" w:type="dxa"/>
          </w:tcPr>
          <w:p w14:paraId="337EFC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AI Hub (оболочка)</w:t>
            </w:r>
          </w:p>
        </w:tc>
        <w:tc>
          <w:tcPr>
            <w:tcW w:w="3645" w:type="dxa"/>
          </w:tcPr>
          <w:p w14:paraId="299E1F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Единая точка входа, </w:t>
            </w:r>
            <w:r>
              <w:rPr>
                <w:rFonts w:ascii="Arial" w:eastAsia="Arial" w:hAnsi="Arial" w:cs="Arial"/>
                <w:color w:val="000000"/>
              </w:rPr>
              <w:t>auth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1140" w:type="dxa"/>
          </w:tcPr>
          <w:p w14:paraId="3236A4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I.5</w:t>
            </w:r>
          </w:p>
        </w:tc>
        <w:tc>
          <w:tcPr>
            <w:tcW w:w="3480" w:type="dxa"/>
          </w:tcPr>
          <w:p w14:paraId="755E6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Active Directory</w:t>
            </w:r>
          </w:p>
        </w:tc>
      </w:tr>
      <w:tr w:rsidR="009D43E8" w14:paraId="34E70276" w14:textId="77777777" w:rsidTr="009D43E8">
        <w:tc>
          <w:tcPr>
            <w:tcW w:w="2025" w:type="dxa"/>
          </w:tcPr>
          <w:p w14:paraId="62F733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LLM</w:t>
            </w:r>
            <w:r>
              <w:rPr>
                <w:rFonts w:ascii="Arial" w:eastAsia="Arial" w:hAnsi="Arial" w:cs="Arial"/>
                <w:color w:val="000000"/>
              </w:rPr>
              <w:t xml:space="preserve"> (§2.2.1)</w:t>
            </w:r>
          </w:p>
        </w:tc>
        <w:tc>
          <w:tcPr>
            <w:tcW w:w="3645" w:type="dxa"/>
          </w:tcPr>
          <w:p w14:paraId="407115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Генеративная модель,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общие параметры §3</w:t>
            </w:r>
          </w:p>
        </w:tc>
        <w:tc>
          <w:tcPr>
            <w:tcW w:w="1140" w:type="dxa"/>
          </w:tcPr>
          <w:p w14:paraId="4D3FEB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</w:t>
            </w:r>
          </w:p>
        </w:tc>
        <w:tc>
          <w:tcPr>
            <w:tcW w:w="3480" w:type="dxa"/>
          </w:tcPr>
          <w:p w14:paraId="2835D9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On-premise</w:t>
            </w:r>
          </w:p>
        </w:tc>
      </w:tr>
      <w:tr w:rsidR="009D43E8" w14:paraId="07862C8C" w14:textId="77777777" w:rsidTr="009D43E8">
        <w:tc>
          <w:tcPr>
            <w:tcW w:w="2025" w:type="dxa"/>
          </w:tcPr>
          <w:p w14:paraId="1D562A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Контакт-центра</w:t>
            </w:r>
            <w:r>
              <w:rPr>
                <w:rFonts w:ascii="Arial" w:eastAsia="Arial" w:hAnsi="Arial" w:cs="Arial"/>
                <w:color w:val="000000"/>
              </w:rPr>
              <w:t xml:space="preserve"> (§2.2.2)</w:t>
            </w:r>
          </w:p>
        </w:tc>
        <w:tc>
          <w:tcPr>
            <w:tcW w:w="3645" w:type="dxa"/>
          </w:tcPr>
          <w:p w14:paraId="0DA3B57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КЦ: понимание запросов,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р, онлайн-чат,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</w:t>
            </w:r>
          </w:p>
        </w:tc>
        <w:tc>
          <w:tcPr>
            <w:tcW w:w="1140" w:type="dxa"/>
          </w:tcPr>
          <w:p w14:paraId="5C751F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</w:t>
            </w:r>
          </w:p>
        </w:tc>
        <w:tc>
          <w:tcPr>
            <w:tcW w:w="3480" w:type="dxa"/>
          </w:tcPr>
          <w:p w14:paraId="14471F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Oktell, СУЗ, мессенджеры (Telegram, Viber), соцсети (VK, OK), виджет (сайт банка, ИБ, лендинги), API</w:t>
            </w:r>
          </w:p>
        </w:tc>
      </w:tr>
      <w:tr w:rsidR="009D43E8" w14:paraId="6554C8B2" w14:textId="77777777" w:rsidTr="009D43E8">
        <w:tc>
          <w:tcPr>
            <w:tcW w:w="2025" w:type="dxa"/>
          </w:tcPr>
          <w:p w14:paraId="4167B1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модуль понимания запросов</w:t>
            </w:r>
          </w:p>
        </w:tc>
        <w:tc>
          <w:tcPr>
            <w:tcW w:w="3645" w:type="dxa"/>
          </w:tcPr>
          <w:p w14:paraId="4223A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ASR/NLP, транскрипты §4.2</w:t>
            </w:r>
          </w:p>
        </w:tc>
        <w:tc>
          <w:tcPr>
            <w:tcW w:w="1140" w:type="dxa"/>
          </w:tcPr>
          <w:p w14:paraId="6D32F9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II.2</w:t>
            </w:r>
          </w:p>
        </w:tc>
        <w:tc>
          <w:tcPr>
            <w:tcW w:w="3480" w:type="dxa"/>
          </w:tcPr>
          <w:p w14:paraId="5790B3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MRCP</w:t>
            </w:r>
          </w:p>
        </w:tc>
      </w:tr>
      <w:tr w:rsidR="009D43E8" w14:paraId="3F295B30" w14:textId="77777777" w:rsidTr="009D43E8">
        <w:tc>
          <w:tcPr>
            <w:tcW w:w="2025" w:type="dxa"/>
          </w:tcPr>
          <w:p w14:paraId="00A436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интерфейс …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(телефония)</w:t>
            </w:r>
          </w:p>
        </w:tc>
        <w:tc>
          <w:tcPr>
            <w:tcW w:w="3645" w:type="dxa"/>
          </w:tcPr>
          <w:p w14:paraId="36D7EE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оператору канала телефония</w:t>
            </w:r>
          </w:p>
        </w:tc>
        <w:tc>
          <w:tcPr>
            <w:tcW w:w="1140" w:type="dxa"/>
          </w:tcPr>
          <w:p w14:paraId="14D937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II.3</w:t>
            </w:r>
          </w:p>
        </w:tc>
        <w:tc>
          <w:tcPr>
            <w:tcW w:w="3480" w:type="dxa"/>
          </w:tcPr>
          <w:p w14:paraId="6C20B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Oktell, RAG/СУЗ</w:t>
            </w:r>
          </w:p>
        </w:tc>
      </w:tr>
      <w:tr w:rsidR="009D43E8" w14:paraId="3588D962" w14:textId="77777777" w:rsidTr="009D43E8">
        <w:tc>
          <w:tcPr>
            <w:tcW w:w="2025" w:type="dxa"/>
          </w:tcPr>
          <w:p w14:paraId="309C0A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интерфейс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(онлайн-чат)</w:t>
            </w:r>
          </w:p>
        </w:tc>
        <w:tc>
          <w:tcPr>
            <w:tcW w:w="3645" w:type="dxa"/>
          </w:tcPr>
          <w:p w14:paraId="6D4782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оператору онлайн-чата</w:t>
            </w:r>
          </w:p>
        </w:tc>
        <w:tc>
          <w:tcPr>
            <w:tcW w:w="1140" w:type="dxa"/>
          </w:tcPr>
          <w:p w14:paraId="6B74E8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II.4</w:t>
            </w:r>
          </w:p>
        </w:tc>
        <w:tc>
          <w:tcPr>
            <w:tcW w:w="3480" w:type="dxa"/>
          </w:tcPr>
          <w:p w14:paraId="7F13CC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АРМ онлайн-чата</w:t>
            </w:r>
          </w:p>
        </w:tc>
      </w:tr>
      <w:tr w:rsidR="009D43E8" w14:paraId="5757B6DB" w14:textId="77777777" w:rsidTr="009D43E8">
        <w:tc>
          <w:tcPr>
            <w:tcW w:w="2025" w:type="dxa"/>
          </w:tcPr>
          <w:p w14:paraId="5E084E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—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онлайн-чат</w:t>
            </w:r>
          </w:p>
        </w:tc>
        <w:tc>
          <w:tcPr>
            <w:tcW w:w="3645" w:type="dxa"/>
          </w:tcPr>
          <w:p w14:paraId="7FB4C265" w14:textId="59CBF6C2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Виджеты, АРМ, очереди</w:t>
            </w:r>
            <w:r w:rsidR="002A6B83">
              <w:rPr>
                <w:rFonts w:ascii="Arial" w:eastAsia="Arial" w:hAnsi="Arial" w:cs="Arial"/>
                <w:color w:val="000000"/>
                <w:lang w:val="en-US"/>
              </w:rPr>
              <w:t xml:space="preserve">, </w:t>
            </w:r>
            <w:r w:rsidR="002A6B83">
              <w:rPr>
                <w:rFonts w:ascii="Arial" w:eastAsia="Arial" w:hAnsi="Arial" w:cs="Arial"/>
                <w:color w:val="000000"/>
                <w:lang w:val="ru-RU"/>
              </w:rPr>
              <w:t>отчетность</w:t>
            </w:r>
            <w:r>
              <w:rPr>
                <w:rFonts w:ascii="Arial" w:eastAsia="Arial" w:hAnsi="Arial" w:cs="Arial"/>
                <w:color w:val="000000"/>
              </w:rPr>
              <w:t xml:space="preserve"> §4.4</w:t>
            </w:r>
          </w:p>
        </w:tc>
        <w:tc>
          <w:tcPr>
            <w:tcW w:w="1140" w:type="dxa"/>
          </w:tcPr>
          <w:p w14:paraId="54929B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II.5</w:t>
            </w:r>
          </w:p>
        </w:tc>
        <w:tc>
          <w:tcPr>
            <w:tcW w:w="3480" w:type="dxa"/>
          </w:tcPr>
          <w:p w14:paraId="177750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(сайт банка, ИБ, лендинги), мессенджеры (Telegram, Viber), соцсети (VK, OK), API</w:t>
            </w:r>
          </w:p>
        </w:tc>
      </w:tr>
      <w:tr w:rsidR="009D43E8" w14:paraId="1E3A5C45" w14:textId="77777777" w:rsidTr="009D43E8">
        <w:tc>
          <w:tcPr>
            <w:tcW w:w="2025" w:type="dxa"/>
          </w:tcPr>
          <w:p w14:paraId="5B0ED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 модуль «Отчетность»</w:t>
            </w:r>
          </w:p>
        </w:tc>
        <w:tc>
          <w:tcPr>
            <w:tcW w:w="3645" w:type="dxa"/>
          </w:tcPr>
          <w:p w14:paraId="6408C0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Мониторинг и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 §4.7</w:t>
            </w:r>
          </w:p>
        </w:tc>
        <w:tc>
          <w:tcPr>
            <w:tcW w:w="1140" w:type="dxa"/>
          </w:tcPr>
          <w:p w14:paraId="3ECB15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II.6</w:t>
            </w:r>
          </w:p>
        </w:tc>
        <w:tc>
          <w:tcPr>
            <w:tcW w:w="3480" w:type="dxa"/>
          </w:tcPr>
          <w:p w14:paraId="1004AB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:rsidRPr="0050000B" w14:paraId="3B948688" w14:textId="77777777" w:rsidTr="009D43E8">
        <w:tc>
          <w:tcPr>
            <w:tcW w:w="2025" w:type="dxa"/>
          </w:tcPr>
          <w:p w14:paraId="3FF28F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ИИ-ассистент</w:t>
            </w:r>
            <w:r>
              <w:rPr>
                <w:rFonts w:ascii="Arial" w:eastAsia="Arial" w:hAnsi="Arial" w:cs="Arial"/>
                <w:color w:val="000000"/>
              </w:rPr>
              <w:t xml:space="preserve"> (§2.2.3, §5)</w:t>
            </w:r>
          </w:p>
        </w:tc>
        <w:tc>
          <w:tcPr>
            <w:tcW w:w="3645" w:type="dxa"/>
          </w:tcPr>
          <w:p w14:paraId="578338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ИИ для сотрудников банка</w:t>
            </w:r>
          </w:p>
        </w:tc>
        <w:tc>
          <w:tcPr>
            <w:tcW w:w="1140" w:type="dxa"/>
          </w:tcPr>
          <w:p w14:paraId="601EA4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rgkvy5xtrlk4">
              <w:r>
                <w:rPr>
                  <w:rFonts w:ascii="Arial" w:eastAsia="Arial" w:hAnsi="Arial" w:cs="Arial"/>
                  <w:color w:val="156082"/>
                </w:rPr>
                <w:t>Part III</w:t>
              </w:r>
            </w:hyperlink>
          </w:p>
        </w:tc>
        <w:tc>
          <w:tcPr>
            <w:tcW w:w="3480" w:type="dxa"/>
          </w:tcPr>
          <w:p w14:paraId="128CB8A6" w14:textId="67AB8341" w:rsidR="009D43E8" w:rsidRPr="003D1E67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63" w:author="Никита Гринь" w:date="2026-07-31T11:16:00Z" w16du:dateUtc="2026-07-31T08:16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>
              <w:rPr>
                <w:rFonts w:ascii="Arial" w:eastAsia="Arial" w:hAnsi="Arial" w:cs="Arial"/>
                <w:color w:val="000000"/>
              </w:rPr>
              <w:t>AD</w:t>
            </w:r>
            <w:r w:rsidRPr="003D1E67">
              <w:rPr>
                <w:rFonts w:ascii="Arial" w:eastAsia="Arial" w:hAnsi="Arial" w:cs="Arial"/>
                <w:color w:val="000000"/>
                <w:lang w:val="ru-RU"/>
                <w:rPrChange w:id="364" w:author="Никита Гринь" w:date="2026-07-31T11:16:00Z" w16du:dateUtc="2026-07-31T08:16:00Z">
                  <w:rPr>
                    <w:rFonts w:ascii="Arial" w:eastAsia="Arial" w:hAnsi="Arial" w:cs="Arial"/>
                    <w:color w:val="000000"/>
                  </w:rPr>
                </w:rPrChange>
              </w:rPr>
              <w:t xml:space="preserve">, </w:t>
            </w:r>
            <w:r w:rsidR="00745430">
              <w:rPr>
                <w:rFonts w:ascii="Arial" w:eastAsia="Arial" w:hAnsi="Arial" w:cs="Arial"/>
                <w:color w:val="000000"/>
                <w:lang w:val="ru-RU"/>
              </w:rPr>
              <w:t>АНИ</w:t>
            </w:r>
            <w:ins w:id="367" w:author="Никита Гринь" w:date="2026-07-31T11:16:00Z" w16du:dateUtc="2026-07-31T08:16:00Z">
              <w:r w:rsidR="003D1E67">
                <w:rPr>
                  <w:rFonts w:ascii="Arial" w:eastAsia="Arial" w:hAnsi="Arial" w:cs="Arial"/>
                  <w:color w:val="000000"/>
                  <w:lang w:val="ru-RU"/>
                </w:rPr>
                <w:t>С-</w:t>
              </w:r>
              <w:r w:rsidR="003D1E67">
                <w:rPr>
                  <w:lang w:val="ru-RU"/>
                </w:rPr>
                <w:t xml:space="preserve"> это основной источник данных для </w:t>
              </w:r>
              <w:r w:rsidR="003D1E67">
                <w:rPr>
                  <w:lang w:val="ru-RU"/>
                </w:rPr>
                <w:lastRenderedPageBreak/>
                <w:t>ассистента</w:t>
              </w:r>
            </w:ins>
            <w:del w:id="368" w:author="Никита Гринь" w:date="2026-07-31T11:16:00Z" w16du:dateUtc="2026-07-31T08:16:00Z">
              <w:r w:rsidR="00745430" w:rsidDel="003D1E67">
                <w:rPr>
                  <w:rFonts w:ascii="Arial" w:eastAsia="Arial" w:hAnsi="Arial" w:cs="Arial"/>
                  <w:color w:val="000000"/>
                  <w:lang w:val="ru-RU"/>
                </w:rPr>
                <w:delText>С</w:delText>
              </w:r>
            </w:del>
            <w:r w:rsidR="00745430">
              <w:rPr>
                <w:rFonts w:ascii="Arial" w:eastAsia="Arial" w:hAnsi="Arial" w:cs="Arial"/>
                <w:color w:val="000000"/>
                <w:lang w:val="ru-RU"/>
              </w:rPr>
              <w:t>,</w:t>
            </w:r>
            <w:ins w:id="369" w:author="Никита Гринь" w:date="2026-07-31T11:16:00Z" w16du:dateUtc="2026-07-31T08:16:00Z">
              <w:r w:rsidR="003D1E67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r w:rsidRPr="003D1E67">
              <w:rPr>
                <w:rFonts w:ascii="Arial" w:eastAsia="Arial" w:hAnsi="Arial" w:cs="Arial"/>
                <w:color w:val="000000"/>
                <w:lang w:val="ru-RU"/>
                <w:rPrChange w:id="370" w:author="Никита Гринь" w:date="2026-07-31T11:16:00Z" w16du:dateUtc="2026-07-31T08:16:00Z">
                  <w:rPr>
                    <w:rFonts w:ascii="Arial" w:eastAsia="Arial" w:hAnsi="Arial" w:cs="Arial"/>
                    <w:color w:val="000000"/>
                  </w:rPr>
                </w:rPrChange>
              </w:rPr>
              <w:t>источники данных</w:t>
            </w:r>
          </w:p>
        </w:tc>
      </w:tr>
      <w:tr w:rsidR="009D43E8" w14:paraId="0575EAC4" w14:textId="77777777" w:rsidTr="009D43E8">
        <w:tc>
          <w:tcPr>
            <w:tcW w:w="2025" w:type="dxa"/>
          </w:tcPr>
          <w:p w14:paraId="4BF9DB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модуль распознавания документов</w:t>
            </w:r>
            <w:r>
              <w:rPr>
                <w:rFonts w:ascii="Arial" w:eastAsia="Arial" w:hAnsi="Arial" w:cs="Arial"/>
                <w:color w:val="000000"/>
              </w:rPr>
              <w:t xml:space="preserve"> (§2.2.4)</w:t>
            </w:r>
          </w:p>
        </w:tc>
        <w:tc>
          <w:tcPr>
            <w:tcW w:w="3645" w:type="dxa"/>
          </w:tcPr>
          <w:p w14:paraId="4B597F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OCR/IDP §6</w:t>
            </w:r>
          </w:p>
        </w:tc>
        <w:tc>
          <w:tcPr>
            <w:tcW w:w="1140" w:type="dxa"/>
          </w:tcPr>
          <w:p w14:paraId="438B6E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</w:t>
            </w:r>
          </w:p>
        </w:tc>
        <w:tc>
          <w:tcPr>
            <w:tcW w:w="3480" w:type="dxa"/>
          </w:tcPr>
          <w:p w14:paraId="572A1B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ЭДО, целевые системы</w:t>
            </w:r>
          </w:p>
        </w:tc>
      </w:tr>
      <w:tr w:rsidR="009D43E8" w14:paraId="502D770F" w14:textId="77777777" w:rsidTr="009D43E8">
        <w:tc>
          <w:tcPr>
            <w:tcW w:w="2025" w:type="dxa"/>
          </w:tcPr>
          <w:p w14:paraId="17BC05E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31"/>
                <w:id w:val="3503428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Интеграция СУЗ ↔ RAG</w:t>
                </w:r>
              </w:sdtContent>
            </w:sdt>
          </w:p>
        </w:tc>
        <w:tc>
          <w:tcPr>
            <w:tcW w:w="3645" w:type="dxa"/>
          </w:tcPr>
          <w:p w14:paraId="233BE2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Индекс базы знаний для подсказок</w:t>
            </w:r>
          </w:p>
        </w:tc>
        <w:tc>
          <w:tcPr>
            <w:tcW w:w="1140" w:type="dxa"/>
          </w:tcPr>
          <w:p w14:paraId="4B67C3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VI.1</w:t>
            </w:r>
          </w:p>
        </w:tc>
        <w:tc>
          <w:tcPr>
            <w:tcW w:w="3480" w:type="dxa"/>
          </w:tcPr>
          <w:p w14:paraId="66B1DB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1С-Битрикс (СУЗ)</w:t>
            </w:r>
          </w:p>
        </w:tc>
      </w:tr>
      <w:tr w:rsidR="009D43E8" w14:paraId="7D1443D9" w14:textId="77777777" w:rsidTr="009D43E8">
        <w:tc>
          <w:tcPr>
            <w:tcW w:w="2025" w:type="dxa"/>
          </w:tcPr>
          <w:p w14:paraId="7B3D65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Oktell</w:t>
            </w:r>
          </w:p>
        </w:tc>
        <w:tc>
          <w:tcPr>
            <w:tcW w:w="3645" w:type="dxa"/>
          </w:tcPr>
          <w:p w14:paraId="7D6C8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звонка, ASR, контекст</w:t>
            </w:r>
          </w:p>
        </w:tc>
        <w:tc>
          <w:tcPr>
            <w:tcW w:w="1140" w:type="dxa"/>
          </w:tcPr>
          <w:p w14:paraId="48AF7F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VI.2</w:t>
            </w:r>
          </w:p>
        </w:tc>
        <w:tc>
          <w:tcPr>
            <w:tcW w:w="3480" w:type="dxa"/>
          </w:tcPr>
          <w:p w14:paraId="0FC7B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Oktell 2.15.6</w:t>
            </w:r>
          </w:p>
        </w:tc>
      </w:tr>
      <w:tr w:rsidR="009D43E8" w14:paraId="4BA53283" w14:textId="77777777" w:rsidTr="009D43E8">
        <w:tc>
          <w:tcPr>
            <w:tcW w:w="2025" w:type="dxa"/>
          </w:tcPr>
          <w:p w14:paraId="0D7BDB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SIEM / аудит</w:t>
            </w:r>
          </w:p>
        </w:tc>
        <w:tc>
          <w:tcPr>
            <w:tcW w:w="3645" w:type="dxa"/>
          </w:tcPr>
          <w:p w14:paraId="63AF57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Экспорт событий ИБ </w:t>
            </w:r>
            <w:del w:id="371" w:author="Никита Гринь" w:date="2026-08-05T12:34:00Z" w16du:dateUtc="2026-08-05T09:34:00Z">
              <w:r w:rsidRPr="003C42DA" w:rsidDel="00D65562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в </w:delText>
              </w:r>
              <w:r w:rsidDel="00D65562">
                <w:rPr>
                  <w:rFonts w:ascii="Arial" w:eastAsia="Arial" w:hAnsi="Arial" w:cs="Arial"/>
                  <w:b/>
                  <w:bCs/>
                  <w:color w:val="000000"/>
                </w:rPr>
                <w:delText>KUMA</w:delText>
              </w:r>
            </w:del>
          </w:p>
        </w:tc>
        <w:tc>
          <w:tcPr>
            <w:tcW w:w="1140" w:type="dxa"/>
          </w:tcPr>
          <w:p w14:paraId="58B40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VI.3</w:t>
            </w:r>
          </w:p>
        </w:tc>
        <w:tc>
          <w:tcPr>
            <w:tcW w:w="3480" w:type="dxa"/>
          </w:tcPr>
          <w:p w14:paraId="0C985944" w14:textId="47817EF6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del w:id="372" w:author="Никита Гринь" w:date="2026-08-05T12:34:00Z" w16du:dateUtc="2026-08-05T09:34:00Z">
              <w:r w:rsidDel="00D65562">
                <w:rPr>
                  <w:rFonts w:ascii="Arial" w:eastAsia="Arial" w:hAnsi="Arial" w:cs="Arial"/>
                  <w:color w:val="000000"/>
                </w:rPr>
                <w:delText>Kaspersky KUMA</w:delText>
              </w:r>
            </w:del>
          </w:p>
        </w:tc>
      </w:tr>
    </w:tbl>
    <w:p w14:paraId="1B8F96E5" w14:textId="77777777" w:rsidR="009D43E8" w:rsidRDefault="00317F00">
      <w:pPr>
        <w:pStyle w:val="3"/>
        <w:rPr>
          <w:rFonts w:ascii="Arial" w:eastAsia="Arial" w:hAnsi="Arial" w:cs="Arial"/>
        </w:rPr>
      </w:pPr>
      <w:bookmarkStart w:id="373" w:name="bookmark=id.6xcm8pv0xxod" w:colFirst="0" w:colLast="0"/>
      <w:bookmarkEnd w:id="373"/>
      <w:r>
        <w:rPr>
          <w:rFonts w:ascii="Arial" w:eastAsia="Arial" w:hAnsi="Arial" w:cs="Arial"/>
        </w:rPr>
        <w:t>I.7.1. Архитектура информационного обмена</w:t>
      </w:r>
    </w:p>
    <w:p w14:paraId="6E9C97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§2.2.2, §4.1–4.4]: архитектура информационного обмена — потоки КЦ (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онлайн-чат, </w:t>
      </w:r>
      <w:r>
        <w:rPr>
          <w:rFonts w:ascii="Arial" w:eastAsia="Arial" w:hAnsi="Arial" w:cs="Arial"/>
          <w:b/>
          <w:bCs/>
          <w:color w:val="000000"/>
        </w:rPr>
        <w:t>RAG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</w:p>
    <w:p w14:paraId="08756775" w14:textId="5AA8D2CB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Диаграмма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.7.1 показывает единый контур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телефонии и онлайн-чата; различие — только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(АРМ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ра). Поток </w:t>
      </w:r>
      <w:sdt>
        <w:sdtPr>
          <w:tag w:val="goog_rdk_32"/>
          <w:id w:val="2044304309"/>
        </w:sdtPr>
        <w:sdtContent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СУЗ → </w:t>
          </w:r>
          <w:r>
            <w:rPr>
              <w:rFonts w:ascii="Arial Unicode MS" w:eastAsia="Arial Unicode MS" w:hAnsi="Arial Unicode MS" w:cs="Arial Unicode MS"/>
              <w:b/>
              <w:bCs/>
              <w:color w:val="000000"/>
            </w:rPr>
            <w:t>RAG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 (модель </w:t>
      </w:r>
      <w:r>
        <w:rPr>
          <w:rFonts w:ascii="Arial" w:eastAsia="Arial" w:hAnsi="Arial" w:cs="Arial"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каналы 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/ онлайн-чат — на схеме;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(аутентификация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ins w:id="374" w:author="Никита Гринь" w:date="2026-08-05T12:35:00Z" w16du:dateUtc="2026-08-05T09:35:00Z">
        <w:r w:rsidR="00D65562" w:rsidRPr="00D65562">
          <w:rPr>
            <w:rFonts w:ascii="Arial" w:eastAsia="Arial" w:hAnsi="Arial" w:cs="Arial"/>
            <w:color w:val="000000"/>
            <w:lang w:val="ru-RU"/>
            <w:rPrChange w:id="375" w:author="Никита Гринь" w:date="2026-08-05T12:35:00Z" w16du:dateUtc="2026-08-05T09:35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 xml:space="preserve"> </w:t>
        </w:r>
        <w:r w:rsidR="00D65562">
          <w:rPr>
            <w:rFonts w:ascii="Arial" w:eastAsia="Arial" w:hAnsi="Arial" w:cs="Arial"/>
            <w:color w:val="000000"/>
            <w:lang w:val="ru-RU"/>
          </w:rPr>
          <w:t xml:space="preserve">и </w:t>
        </w:r>
      </w:ins>
      <w:del w:id="376" w:author="Никита Гринь" w:date="2026-08-05T12:35:00Z" w16du:dateUtc="2026-08-05T09:35:00Z">
        <w:r w:rsidRPr="003C42DA" w:rsidDel="00D65562">
          <w:rPr>
            <w:rFonts w:ascii="Arial" w:eastAsia="Arial" w:hAnsi="Arial" w:cs="Arial"/>
            <w:color w:val="000000"/>
            <w:lang w:val="ru-RU"/>
          </w:rPr>
          <w:delText xml:space="preserve">и </w:delText>
        </w:r>
        <w:r w:rsidDel="00D65562">
          <w:rPr>
            <w:rFonts w:ascii="Arial" w:eastAsia="Arial" w:hAnsi="Arial" w:cs="Arial"/>
            <w:b/>
            <w:bCs/>
            <w:color w:val="000000"/>
          </w:rPr>
          <w:delText>KUMA</w:delText>
        </w:r>
        <w:r w:rsidRPr="003C42DA" w:rsidDel="00D65562">
          <w:rPr>
            <w:rFonts w:ascii="Arial" w:eastAsia="Arial" w:hAnsi="Arial" w:cs="Arial"/>
            <w:color w:val="000000"/>
            <w:lang w:val="ru-RU"/>
          </w:rPr>
          <w:delText xml:space="preserve"> </w:delText>
        </w:r>
      </w:del>
      <w:r w:rsidRPr="003C42DA">
        <w:rPr>
          <w:rFonts w:ascii="Arial" w:eastAsia="Arial" w:hAnsi="Arial" w:cs="Arial"/>
          <w:color w:val="000000"/>
          <w:lang w:val="ru-RU"/>
        </w:rPr>
        <w:t>(</w:t>
      </w:r>
      <w:r>
        <w:rPr>
          <w:rFonts w:ascii="Arial" w:eastAsia="Arial" w:hAnsi="Arial" w:cs="Arial"/>
          <w:color w:val="000000"/>
        </w:rPr>
        <w:t>SIEM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в сводной таблице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.7</w:t>
      </w:r>
      <w:r w:rsidRPr="003C42DA">
        <w:rPr>
          <w:rFonts w:ascii="Arial" w:eastAsia="Arial" w:hAnsi="Arial" w:cs="Arial"/>
          <w:color w:val="000000"/>
          <w:lang w:val="ru-RU"/>
        </w:rPr>
        <w:t xml:space="preserve">, детали: </w:t>
      </w:r>
      <w:r>
        <w:fldChar w:fldCharType="begin"/>
      </w:r>
      <w:r>
        <w:instrText>HYPERLINK</w:instrText>
      </w:r>
      <w:r w:rsidRPr="003339CA">
        <w:rPr>
          <w:lang w:val="ru-RU"/>
          <w:rPrChange w:id="37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7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7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80" w:author="Никита Гринь" w:date="2026-07-31T10:55:00Z" w16du:dateUtc="2026-07-31T07:55:00Z">
            <w:rPr/>
          </w:rPrChange>
        </w:rPr>
        <w:instrText>.</w:instrText>
      </w:r>
      <w:r>
        <w:instrText>ww</w:instrText>
      </w:r>
      <w:r w:rsidRPr="003339CA">
        <w:rPr>
          <w:lang w:val="ru-RU"/>
          <w:rPrChange w:id="381" w:author="Никита Гринь" w:date="2026-07-31T10:55:00Z" w16du:dateUtc="2026-07-31T07:55:00Z">
            <w:rPr/>
          </w:rPrChange>
        </w:rPr>
        <w:instrText>4</w:instrText>
      </w:r>
      <w:r>
        <w:instrText>y</w:instrText>
      </w:r>
      <w:r w:rsidRPr="003339CA">
        <w:rPr>
          <w:lang w:val="ru-RU"/>
          <w:rPrChange w:id="382" w:author="Никита Гринь" w:date="2026-07-31T10:55:00Z" w16du:dateUtc="2026-07-31T07:55:00Z">
            <w:rPr/>
          </w:rPrChange>
        </w:rPr>
        <w:instrText>21</w:instrText>
      </w:r>
      <w:r>
        <w:instrText>oi</w:instrText>
      </w:r>
      <w:r w:rsidRPr="003339CA">
        <w:rPr>
          <w:lang w:val="ru-RU"/>
          <w:rPrChange w:id="383" w:author="Никита Гринь" w:date="2026-07-31T10:55:00Z" w16du:dateUtc="2026-07-31T07:55:00Z">
            <w:rPr/>
          </w:rPrChange>
        </w:rPr>
        <w:instrText>267</w:instrText>
      </w:r>
      <w:r>
        <w:instrText>l</w:instrText>
      </w:r>
      <w:r w:rsidRPr="003339CA">
        <w:rPr>
          <w:lang w:val="ru-RU"/>
          <w:rPrChange w:id="38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38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8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8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88" w:author="Никита Гринь" w:date="2026-07-31T10:55:00Z" w16du:dateUtc="2026-07-31T07:55:00Z">
            <w:rPr/>
          </w:rPrChange>
        </w:rPr>
        <w:instrText>.</w:instrText>
      </w:r>
      <w:r>
        <w:instrText>i</w:instrText>
      </w:r>
      <w:r w:rsidRPr="003339CA">
        <w:rPr>
          <w:lang w:val="ru-RU"/>
          <w:rPrChange w:id="389" w:author="Никита Гринь" w:date="2026-07-31T10:55:00Z" w16du:dateUtc="2026-07-31T07:55:00Z">
            <w:rPr/>
          </w:rPrChange>
        </w:rPr>
        <w:instrText>6</w:instrText>
      </w:r>
      <w:r>
        <w:instrText>vdwf</w:instrText>
      </w:r>
      <w:r w:rsidRPr="003339CA">
        <w:rPr>
          <w:lang w:val="ru-RU"/>
          <w:rPrChange w:id="390" w:author="Никита Гринь" w:date="2026-07-31T10:55:00Z" w16du:dateUtc="2026-07-31T07:55:00Z">
            <w:rPr/>
          </w:rPrChange>
        </w:rPr>
        <w:instrText>3</w:instrText>
      </w:r>
      <w:r>
        <w:instrText>wftdq</w:instrText>
      </w:r>
      <w:r w:rsidRPr="003339CA">
        <w:rPr>
          <w:lang w:val="ru-RU"/>
          <w:rPrChange w:id="391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0E9F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заказчик видит, что подсказки формируются из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-индекса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 не прямым </w:t>
      </w:r>
      <w:r>
        <w:rPr>
          <w:rFonts w:ascii="Arial" w:eastAsia="Arial" w:hAnsi="Arial" w:cs="Arial"/>
          <w:color w:val="000000"/>
        </w:rPr>
        <w:t>HTTP</w:t>
      </w:r>
      <w:r w:rsidRPr="003C42DA">
        <w:rPr>
          <w:rFonts w:ascii="Arial" w:eastAsia="Arial" w:hAnsi="Arial" w:cs="Arial"/>
          <w:color w:val="000000"/>
          <w:lang w:val="ru-RU"/>
        </w:rPr>
        <w:t xml:space="preserve"> к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B0949C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69090DC7" wp14:editId="1B627D56">
            <wp:extent cx="5943600" cy="6172200"/>
            <wp:effectExtent l="0" t="0" r="0" b="0"/>
            <wp:docPr id="47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7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6099E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Принцип: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обращается к СУЗ напрямую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только к </w:t>
      </w:r>
      <w:r>
        <w:rPr>
          <w:rFonts w:ascii="Arial" w:eastAsia="Arial" w:hAnsi="Arial" w:cs="Arial"/>
          <w:b/>
          <w:bCs/>
          <w:color w:val="000000"/>
        </w:rPr>
        <w:t>RAG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-индексу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39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9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9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95" w:author="Никита Гринь" w:date="2026-07-31T10:55:00Z" w16du:dateUtc="2026-07-31T07:55:00Z">
            <w:rPr/>
          </w:rPrChange>
        </w:rPr>
        <w:instrText>.6</w:instrText>
      </w:r>
      <w:r>
        <w:instrText>hrwvs</w:instrText>
      </w:r>
      <w:r w:rsidRPr="003339CA">
        <w:rPr>
          <w:lang w:val="ru-RU"/>
          <w:rPrChange w:id="396" w:author="Никита Гринь" w:date="2026-07-31T10:55:00Z" w16du:dateUtc="2026-07-31T07:55:00Z">
            <w:rPr/>
          </w:rPrChange>
        </w:rPr>
        <w:instrText>4</w:instrText>
      </w:r>
      <w:r>
        <w:instrText>g</w:instrText>
      </w:r>
      <w:r w:rsidRPr="003339CA">
        <w:rPr>
          <w:lang w:val="ru-RU"/>
          <w:rPrChange w:id="397" w:author="Никита Гринь" w:date="2026-07-31T10:55:00Z" w16du:dateUtc="2026-07-31T07:55:00Z">
            <w:rPr/>
          </w:rPrChange>
        </w:rPr>
        <w:instrText>5</w:instrText>
      </w:r>
      <w:r>
        <w:instrText>dom</w:instrText>
      </w:r>
      <w:r w:rsidRPr="003339CA">
        <w:rPr>
          <w:lang w:val="ru-RU"/>
          <w:rPrChange w:id="398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). Обеспечивается за сч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единого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контура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онлайн-чата и телефонии; различие — только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(АРМ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ра).</w:t>
      </w:r>
    </w:p>
    <w:p w14:paraId="7F7FB8F6" w14:textId="4A6AD46E" w:rsidR="002A6B83" w:rsidRPr="003C42DA" w:rsidRDefault="002A6B8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2A6B83">
        <w:rPr>
          <w:rFonts w:ascii="Arial" w:eastAsia="Arial" w:hAnsi="Arial" w:cs="Arial"/>
          <w:b/>
          <w:bCs/>
          <w:color w:val="000000"/>
          <w:lang w:val="ru-RU"/>
        </w:rPr>
        <w:t xml:space="preserve">Принцип: </w:t>
      </w:r>
      <w:r w:rsidRPr="002A6B83">
        <w:rPr>
          <w:rFonts w:ascii="Arial" w:eastAsia="Arial" w:hAnsi="Arial" w:cs="Arial"/>
          <w:color w:val="000000"/>
          <w:lang w:val="ru-RU"/>
        </w:rPr>
        <w:t>для внутренних пользователей Контакт-центра (§2.4 п.6) предусматривается отдельное диалоговое окно</w:t>
      </w:r>
      <w:r>
        <w:rPr>
          <w:rFonts w:ascii="Arial" w:eastAsia="Arial" w:hAnsi="Arial" w:cs="Arial"/>
          <w:color w:val="000000"/>
          <w:lang w:val="ru-RU"/>
        </w:rPr>
        <w:t xml:space="preserve"> для внутренних пользователей</w:t>
      </w:r>
      <w:r w:rsidRPr="002A6B83">
        <w:rPr>
          <w:rFonts w:ascii="Arial" w:eastAsia="Arial" w:hAnsi="Arial" w:cs="Arial"/>
          <w:color w:val="000000"/>
          <w:lang w:val="ru-RU"/>
        </w:rPr>
        <w:t xml:space="preserve"> с отображением текстовых запросов и ответов</w:t>
      </w:r>
      <w:r>
        <w:rPr>
          <w:rFonts w:ascii="Arial" w:eastAsia="Arial" w:hAnsi="Arial" w:cs="Arial"/>
          <w:color w:val="000000"/>
          <w:lang w:val="ru-RU"/>
        </w:rPr>
        <w:t xml:space="preserve">. </w:t>
      </w:r>
      <w:r w:rsidRPr="002A6B83">
        <w:rPr>
          <w:rFonts w:ascii="Arial" w:eastAsia="Arial" w:hAnsi="Arial" w:cs="Arial"/>
          <w:color w:val="000000"/>
          <w:lang w:val="ru-RU"/>
        </w:rPr>
        <w:t>Окно используется для проверки ответов системы и работы с запросами (в том числе электронных обращений) без изменения базы знаний.</w:t>
      </w:r>
    </w:p>
    <w:p w14:paraId="6AFC4239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99" w:name="bookmark=id.gha19d2qwtbc" w:colFirst="0" w:colLast="0"/>
      <w:bookmarkEnd w:id="399"/>
      <w:r>
        <w:rPr>
          <w:rFonts w:ascii="Arial" w:eastAsia="Arial" w:hAnsi="Arial" w:cs="Arial"/>
        </w:rPr>
        <w:lastRenderedPageBreak/>
        <w:t>I</w:t>
      </w:r>
      <w:r w:rsidRPr="003C42DA">
        <w:rPr>
          <w:rFonts w:ascii="Arial" w:eastAsia="Arial" w:hAnsi="Arial" w:cs="Arial"/>
          <w:lang w:val="ru-RU"/>
        </w:rPr>
        <w:t xml:space="preserve">.8. Сводная таблица макетов </w:t>
      </w:r>
      <w:r>
        <w:rPr>
          <w:rFonts w:ascii="Arial" w:eastAsia="Arial" w:hAnsi="Arial" w:cs="Arial"/>
        </w:rPr>
        <w:t>UI</w:t>
      </w:r>
    </w:p>
    <w:p w14:paraId="6A857DB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§4.6, §5.1.18, §6.1.15]: реестр </w:t>
      </w:r>
      <w:r>
        <w:rPr>
          <w:rFonts w:ascii="Arial" w:eastAsia="Arial" w:hAnsi="Arial" w:cs="Arial"/>
          <w:b/>
          <w:bCs/>
          <w:color w:val="000000"/>
        </w:rPr>
        <w:t>canvas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-макетов</w:t>
      </w:r>
    </w:p>
    <w:p w14:paraId="1E34BC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.8 — сквозной реестр слайдов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-0,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 xml:space="preserve">-5,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i/>
          <w:iCs/>
          <w:color w:val="000000"/>
        </w:rPr>
        <w:t>III</w:t>
      </w:r>
      <w:r w:rsidRPr="003C42DA">
        <w:rPr>
          <w:rFonts w:ascii="Arial" w:eastAsia="Arial" w:hAnsi="Arial" w:cs="Arial"/>
          <w:b/>
          <w:bCs/>
          <w:i/>
          <w:i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i/>
          <w:iCs/>
          <w:color w:val="000000"/>
        </w:rPr>
        <w:t>R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 привязкой к разделам ТЗ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названиям </w:t>
      </w:r>
      <w:r>
        <w:rPr>
          <w:rFonts w:ascii="Arial" w:eastAsia="Arial" w:hAnsi="Arial" w:cs="Arial"/>
          <w:b/>
          <w:bCs/>
          <w:color w:val="000000"/>
        </w:rPr>
        <w:t>canvas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-макетов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; в комплект для Заказчика — </w:t>
      </w:r>
      <w:r>
        <w:rPr>
          <w:rFonts w:ascii="Arial" w:eastAsia="Arial" w:hAnsi="Arial" w:cs="Arial"/>
          <w:color w:val="000000"/>
        </w:rPr>
        <w:t>PNG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PDF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запросу). Макеты иллюстрируют ТТ и не ослабляют договорные требования.</w:t>
      </w:r>
    </w:p>
    <w:p w14:paraId="683C172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 в реестре: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оболочка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-1) содержит только «Ассистент» и «Документы»; окно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—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(вызов из лаунчера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-0) и детальные макеты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-3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452329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согласование интерфейсов ид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по нумерованным слайдам без дублирования макетов в тексте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06B1C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Правило 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новый интерактивный макет регистрируется в таблице ниже (колонка «Статус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») и в </w:t>
      </w:r>
      <w:r>
        <w:fldChar w:fldCharType="begin"/>
      </w:r>
      <w:r>
        <w:instrText>HYPERLINK</w:instrText>
      </w:r>
      <w:r w:rsidRPr="003339CA">
        <w:rPr>
          <w:lang w:val="ru-RU"/>
          <w:rPrChange w:id="40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0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0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03" w:author="Никита Гринь" w:date="2026-07-31T10:55:00Z" w16du:dateUtc="2026-07-31T07:55:00Z">
            <w:rPr/>
          </w:rPrChange>
        </w:rPr>
        <w:instrText>.</w:instrText>
      </w:r>
      <w:r>
        <w:instrText>fmvknmu</w:instrText>
      </w:r>
      <w:r w:rsidRPr="003339CA">
        <w:rPr>
          <w:lang w:val="ru-RU"/>
          <w:rPrChange w:id="404" w:author="Никита Гринь" w:date="2026-07-31T10:55:00Z" w16du:dateUtc="2026-07-31T07:55:00Z">
            <w:rPr/>
          </w:rPrChange>
        </w:rPr>
        <w:instrText>37</w:instrText>
      </w:r>
      <w:r>
        <w:instrText>zz</w:instrText>
      </w:r>
      <w:r w:rsidRPr="003339CA">
        <w:rPr>
          <w:lang w:val="ru-RU"/>
          <w:rPrChange w:id="405" w:author="Никита Гринь" w:date="2026-07-31T10:55:00Z" w16du:dateUtc="2026-07-31T07:55:00Z">
            <w:rPr/>
          </w:rPrChange>
        </w:rPr>
        <w:instrText>9"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; в тексте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ссылка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«Макет: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.8 &lt;</w:t>
      </w:r>
      <w:r>
        <w:rPr>
          <w:rFonts w:ascii="Arial" w:eastAsia="Arial" w:hAnsi="Arial" w:cs="Arial"/>
          <w:b/>
          <w:bCs/>
          <w:color w:val="000000"/>
        </w:rPr>
        <w:t>ID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&gt;»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дублирования описания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838DD0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Паттерн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v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1.4):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карточки подсказок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и блоки правой панели АРМ — компактное отображение по умолчанию; при наведении курсора или фокусе клавиатуры раскрытие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), без перехода на другой экран и без всплывающего окна вне панели (макеты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-1…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-3,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tbl>
      <w:tblPr>
        <w:tblStyle w:val="139"/>
        <w:tblW w:w="10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90"/>
        <w:gridCol w:w="900"/>
        <w:gridCol w:w="3690"/>
        <w:gridCol w:w="1110"/>
        <w:gridCol w:w="3825"/>
      </w:tblGrid>
      <w:tr w:rsidR="009D43E8" w14:paraId="09749E9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0" w:type="dxa"/>
          </w:tcPr>
          <w:p w14:paraId="688587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900" w:type="dxa"/>
          </w:tcPr>
          <w:p w14:paraId="659BE3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3690" w:type="dxa"/>
          </w:tcPr>
          <w:p w14:paraId="286273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 макета</w:t>
            </w:r>
          </w:p>
        </w:tc>
        <w:tc>
          <w:tcPr>
            <w:tcW w:w="1110" w:type="dxa"/>
          </w:tcPr>
          <w:p w14:paraId="63EDCA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ТЗ</w:t>
            </w:r>
          </w:p>
        </w:tc>
        <w:tc>
          <w:tcPr>
            <w:tcW w:w="3825" w:type="dxa"/>
          </w:tcPr>
          <w:p w14:paraId="348265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Статус canvas</w:t>
            </w:r>
          </w:p>
        </w:tc>
      </w:tr>
      <w:tr w:rsidR="009D43E8" w14:paraId="1B529CD4" w14:textId="77777777" w:rsidTr="009D43E8">
        <w:tc>
          <w:tcPr>
            <w:tcW w:w="690" w:type="dxa"/>
          </w:tcPr>
          <w:p w14:paraId="59F44D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I-0</w:t>
            </w:r>
          </w:p>
        </w:tc>
        <w:tc>
          <w:tcPr>
            <w:tcW w:w="900" w:type="dxa"/>
          </w:tcPr>
          <w:p w14:paraId="0C46BC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3690" w:type="dxa"/>
          </w:tcPr>
          <w:p w14:paraId="10C2C3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Портальный лаунчер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выбор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| Ассистент», два окна, ресайз</w:t>
            </w:r>
          </w:p>
        </w:tc>
        <w:tc>
          <w:tcPr>
            <w:tcW w:w="1110" w:type="dxa"/>
          </w:tcPr>
          <w:p w14:paraId="1ADA70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  <w:tc>
          <w:tcPr>
            <w:tcW w:w="3825" w:type="dxa"/>
          </w:tcPr>
          <w:p w14:paraId="49108F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v1.0.1</w:t>
            </w:r>
          </w:p>
        </w:tc>
      </w:tr>
      <w:tr w:rsidR="009D43E8" w14:paraId="7BD5D402" w14:textId="77777777" w:rsidTr="009D43E8">
        <w:tc>
          <w:tcPr>
            <w:tcW w:w="690" w:type="dxa"/>
          </w:tcPr>
          <w:p w14:paraId="4B5729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I-0b</w:t>
            </w:r>
          </w:p>
        </w:tc>
        <w:tc>
          <w:tcPr>
            <w:tcW w:w="900" w:type="dxa"/>
          </w:tcPr>
          <w:p w14:paraId="69EBDE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0b</w:t>
            </w:r>
          </w:p>
        </w:tc>
        <w:tc>
          <w:tcPr>
            <w:tcW w:w="3690" w:type="dxa"/>
          </w:tcPr>
          <w:p w14:paraId="18BA98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Окно суфл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 из лаунчера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standalone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вызов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33"/>
                <w:id w:val="-147388498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р» из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-0; детальный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телефонии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-1…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-2</w:t>
                </w:r>
              </w:sdtContent>
            </w:sdt>
          </w:p>
        </w:tc>
        <w:tc>
          <w:tcPr>
            <w:tcW w:w="1110" w:type="dxa"/>
          </w:tcPr>
          <w:p w14:paraId="4967A0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278386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v1.0.1</w:t>
            </w:r>
          </w:p>
        </w:tc>
      </w:tr>
      <w:tr w:rsidR="009D43E8" w:rsidRPr="0050000B" w14:paraId="3D8FE117" w14:textId="77777777" w:rsidTr="009D43E8">
        <w:tc>
          <w:tcPr>
            <w:tcW w:w="690" w:type="dxa"/>
          </w:tcPr>
          <w:p w14:paraId="553343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I-1</w:t>
            </w:r>
          </w:p>
        </w:tc>
        <w:tc>
          <w:tcPr>
            <w:tcW w:w="900" w:type="dxa"/>
          </w:tcPr>
          <w:p w14:paraId="2AB203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3690" w:type="dxa"/>
          </w:tcPr>
          <w:p w14:paraId="0A34C3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оболочки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«Ассистент» + «Документы»;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— см. </w:t>
            </w:r>
            <w:r>
              <w:rPr>
                <w:rFonts w:ascii="Arial" w:eastAsia="Arial" w:hAnsi="Arial" w:cs="Arial"/>
                <w:color w:val="000000"/>
              </w:rPr>
              <w:t>I-0b, II-1…II-3)</w:t>
            </w:r>
          </w:p>
        </w:tc>
        <w:tc>
          <w:tcPr>
            <w:tcW w:w="1110" w:type="dxa"/>
          </w:tcPr>
          <w:p w14:paraId="2535A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</w:p>
        </w:tc>
        <w:tc>
          <w:tcPr>
            <w:tcW w:w="3825" w:type="dxa"/>
          </w:tcPr>
          <w:p w14:paraId="17128B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3 подсказки в превью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</w:t>
            </w:r>
          </w:p>
        </w:tc>
      </w:tr>
      <w:tr w:rsidR="009D43E8" w:rsidRPr="0050000B" w14:paraId="1467B3F6" w14:textId="77777777" w:rsidTr="009D43E8">
        <w:tc>
          <w:tcPr>
            <w:tcW w:w="690" w:type="dxa"/>
          </w:tcPr>
          <w:p w14:paraId="53BAF3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I-2</w:t>
            </w:r>
          </w:p>
        </w:tc>
        <w:tc>
          <w:tcPr>
            <w:tcW w:w="900" w:type="dxa"/>
          </w:tcPr>
          <w:p w14:paraId="46295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3690" w:type="dxa"/>
          </w:tcPr>
          <w:p w14:paraId="3B62CC4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навигация и конфигурация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1110" w:type="dxa"/>
          </w:tcPr>
          <w:p w14:paraId="58442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p2ehouhi5tdo">
              <w:r>
                <w:rPr>
                  <w:rFonts w:ascii="Arial" w:eastAsia="Arial" w:hAnsi="Arial" w:cs="Arial"/>
                  <w:color w:val="156082"/>
                </w:rPr>
                <w:t>I.6</w:t>
              </w:r>
            </w:hyperlink>
          </w:p>
        </w:tc>
        <w:tc>
          <w:tcPr>
            <w:tcW w:w="3825" w:type="dxa"/>
          </w:tcPr>
          <w:p w14:paraId="4AEA2A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«Модуль понимания» (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 для профиля КЦ</w:t>
            </w:r>
          </w:p>
        </w:tc>
      </w:tr>
      <w:tr w:rsidR="009D43E8" w:rsidRPr="0050000B" w14:paraId="1544C9F1" w14:textId="77777777" w:rsidTr="009D43E8">
        <w:tc>
          <w:tcPr>
            <w:tcW w:w="690" w:type="dxa"/>
          </w:tcPr>
          <w:p w14:paraId="696FA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</w:t>
            </w:r>
          </w:p>
        </w:tc>
        <w:tc>
          <w:tcPr>
            <w:tcW w:w="900" w:type="dxa"/>
          </w:tcPr>
          <w:p w14:paraId="7AAAD9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690" w:type="dxa"/>
          </w:tcPr>
          <w:p w14:paraId="0763E8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канал телефония (общий вид)</w:t>
            </w:r>
          </w:p>
        </w:tc>
        <w:tc>
          <w:tcPr>
            <w:tcW w:w="1110" w:type="dxa"/>
          </w:tcPr>
          <w:p w14:paraId="1EDADE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4DA02F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1.4.17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карточки подсказки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4"/>
                <w:id w:val="107302684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оттенки карточки по уровню релевантности (≥90% / 80–89%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оттенки чипов обратной связи (воспользовался / не воспользовался / неполный ответ)</w:t>
            </w:r>
          </w:p>
        </w:tc>
      </w:tr>
      <w:tr w:rsidR="009D43E8" w:rsidRPr="0050000B" w14:paraId="12E2BD81" w14:textId="77777777" w:rsidTr="009D43E8">
        <w:tc>
          <w:tcPr>
            <w:tcW w:w="690" w:type="dxa"/>
          </w:tcPr>
          <w:p w14:paraId="0B03D1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II-2</w:t>
            </w:r>
          </w:p>
        </w:tc>
        <w:tc>
          <w:tcPr>
            <w:tcW w:w="900" w:type="dxa"/>
          </w:tcPr>
          <w:p w14:paraId="2C988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3690" w:type="dxa"/>
          </w:tcPr>
          <w:p w14:paraId="71F3036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подсказки на реплики клиента (канал телефония)</w:t>
            </w:r>
          </w:p>
        </w:tc>
        <w:tc>
          <w:tcPr>
            <w:tcW w:w="1110" w:type="dxa"/>
          </w:tcPr>
          <w:p w14:paraId="12D5A6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zmko4ya7e4j">
              <w:r>
                <w:rPr>
                  <w:rFonts w:ascii="Arial" w:eastAsia="Arial" w:hAnsi="Arial" w:cs="Arial"/>
                  <w:color w:val="156082"/>
                </w:rPr>
                <w:t>II.3.2</w:t>
              </w:r>
            </w:hyperlink>
          </w:p>
        </w:tc>
        <w:tc>
          <w:tcPr>
            <w:tcW w:w="3825" w:type="dxa"/>
          </w:tcPr>
          <w:p w14:paraId="296496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1.4.17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карточки подсказки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5"/>
                <w:id w:val="-9483860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оттенки карточки по уровню релевантности (≥90% / 80–89% 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оттенки чипов обратной связи (воспользовался / не воспользовался / неполный ответ)</w:t>
            </w:r>
          </w:p>
        </w:tc>
      </w:tr>
      <w:tr w:rsidR="009D43E8" w14:paraId="0324B5BB" w14:textId="77777777" w:rsidTr="009D43E8">
        <w:tc>
          <w:tcPr>
            <w:tcW w:w="690" w:type="dxa"/>
          </w:tcPr>
          <w:p w14:paraId="1F8CC0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II-3</w:t>
            </w:r>
          </w:p>
        </w:tc>
        <w:tc>
          <w:tcPr>
            <w:tcW w:w="900" w:type="dxa"/>
          </w:tcPr>
          <w:p w14:paraId="75BB0E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</w:t>
            </w:r>
          </w:p>
        </w:tc>
        <w:tc>
          <w:tcPr>
            <w:tcW w:w="3690" w:type="dxa"/>
          </w:tcPr>
          <w:p w14:paraId="2424BF5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для работы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— онлайн-чат (панель в АРМ)</w:t>
            </w:r>
          </w:p>
        </w:tc>
        <w:tc>
          <w:tcPr>
            <w:tcW w:w="1110" w:type="dxa"/>
          </w:tcPr>
          <w:p w14:paraId="30CC52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  <w:tc>
          <w:tcPr>
            <w:tcW w:w="3825" w:type="dxa"/>
          </w:tcPr>
          <w:p w14:paraId="29963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in-place раскрытие карточки подсказки (hover/focus);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sdt>
              <w:sdtPr>
                <w:tag w:val="goog_rdk_36"/>
                <w:id w:val="20670184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: оттенки карточки по уровню релевантности (≥90% / 80–89% / &lt;80%);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feedbackChipPalette</w:t>
            </w:r>
            <w:r>
              <w:rPr>
                <w:rFonts w:ascii="Arial" w:eastAsia="Arial" w:hAnsi="Arial" w:cs="Arial"/>
                <w:color w:val="000000"/>
              </w:rPr>
              <w:t>: оттенки чипов обратной связи (воспользовался / не воспользовался / неполный ответ); scroll layout; метки §4.3.2.5; многострочный ввод; ресайз панелей</w:t>
            </w:r>
          </w:p>
        </w:tc>
      </w:tr>
      <w:tr w:rsidR="009D43E8" w14:paraId="4762D52B" w14:textId="77777777" w:rsidTr="009D43E8">
        <w:tc>
          <w:tcPr>
            <w:tcW w:w="690" w:type="dxa"/>
          </w:tcPr>
          <w:p w14:paraId="325C78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II-4</w:t>
            </w:r>
          </w:p>
        </w:tc>
        <w:tc>
          <w:tcPr>
            <w:tcW w:w="900" w:type="dxa"/>
          </w:tcPr>
          <w:p w14:paraId="209482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690" w:type="dxa"/>
          </w:tcPr>
          <w:p w14:paraId="7C6095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редактора диалоговых сценариев — визуальная карта</w:t>
            </w:r>
          </w:p>
        </w:tc>
        <w:tc>
          <w:tcPr>
            <w:tcW w:w="1110" w:type="dxa"/>
          </w:tcPr>
          <w:p w14:paraId="20588B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3825" w:type="dxa"/>
          </w:tcPr>
          <w:p w14:paraId="7FF3C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589EE979" w14:textId="77777777" w:rsidTr="009D43E8">
        <w:tc>
          <w:tcPr>
            <w:tcW w:w="690" w:type="dxa"/>
          </w:tcPr>
          <w:p w14:paraId="3598A3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II-5</w:t>
            </w:r>
          </w:p>
        </w:tc>
        <w:tc>
          <w:tcPr>
            <w:tcW w:w="900" w:type="dxa"/>
          </w:tcPr>
          <w:p w14:paraId="3BC40C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7</w:t>
            </w:r>
          </w:p>
        </w:tc>
        <w:tc>
          <w:tcPr>
            <w:tcW w:w="3690" w:type="dxa"/>
          </w:tcPr>
          <w:p w14:paraId="6B0F70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тестирования диалогового сценария</w:t>
            </w:r>
          </w:p>
        </w:tc>
        <w:tc>
          <w:tcPr>
            <w:tcW w:w="1110" w:type="dxa"/>
          </w:tcPr>
          <w:p w14:paraId="4A6131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3825" w:type="dxa"/>
          </w:tcPr>
          <w:p w14:paraId="0DB7A0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6EC10455" w14:textId="77777777" w:rsidTr="009D43E8">
        <w:tc>
          <w:tcPr>
            <w:tcW w:w="690" w:type="dxa"/>
          </w:tcPr>
          <w:p w14:paraId="636FAD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II-6</w:t>
            </w:r>
          </w:p>
        </w:tc>
        <w:tc>
          <w:tcPr>
            <w:tcW w:w="900" w:type="dxa"/>
          </w:tcPr>
          <w:p w14:paraId="4E55AE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3690" w:type="dxa"/>
          </w:tcPr>
          <w:p w14:paraId="480D12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виджета модуля онлайн-чат и формы входа</w:t>
            </w:r>
          </w:p>
        </w:tc>
        <w:tc>
          <w:tcPr>
            <w:tcW w:w="1110" w:type="dxa"/>
          </w:tcPr>
          <w:p w14:paraId="389AC1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II.5.3</w:t>
            </w:r>
          </w:p>
        </w:tc>
        <w:tc>
          <w:tcPr>
            <w:tcW w:w="3825" w:type="dxa"/>
          </w:tcPr>
          <w:p w14:paraId="23F450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04F0D714" w14:textId="77777777" w:rsidTr="009D43E8">
        <w:tc>
          <w:tcPr>
            <w:tcW w:w="690" w:type="dxa"/>
          </w:tcPr>
          <w:p w14:paraId="7DD015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II-7</w:t>
            </w:r>
          </w:p>
        </w:tc>
        <w:tc>
          <w:tcPr>
            <w:tcW w:w="900" w:type="dxa"/>
          </w:tcPr>
          <w:p w14:paraId="32E173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3690" w:type="dxa"/>
          </w:tcPr>
          <w:p w14:paraId="0E16E7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рабочего места оператора онлайн-чата (АРМ)</w:t>
            </w:r>
          </w:p>
        </w:tc>
        <w:tc>
          <w:tcPr>
            <w:tcW w:w="1110" w:type="dxa"/>
          </w:tcPr>
          <w:p w14:paraId="1FACD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II.5.4</w:t>
            </w:r>
          </w:p>
        </w:tc>
        <w:tc>
          <w:tcPr>
            <w:tcW w:w="3825" w:type="dxa"/>
          </w:tcPr>
          <w:p w14:paraId="450C53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секция «Диалоги коллег» в левой панели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COLLEAGUES_SECTION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queueSectionsForRole</w:t>
            </w:r>
            <w:sdt>
              <w:sdtPr>
                <w:tag w:val="goog_rdk_37"/>
                <w:id w:val="59239276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: оператор/супервизор; RBAC скрывает для админа); выбор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lastRenderedPageBreak/>
                  <w:t xml:space="preserve">диалога коллеги 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armView=colleague</w:t>
            </w:r>
            <w:r>
              <w:rPr>
                <w:rFonts w:ascii="Arial" w:eastAsia="Arial" w:hAnsi="Arial" w:cs="Arial"/>
                <w:color w:val="000000"/>
              </w:rPr>
              <w:t xml:space="preserve">, контекстная подпись «Просмотр · {оператор}» + read-only composer (без pills); Summary и История отдельными карточками (hover/focus, без «Развернуть»);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ColumnResizeHandle</w:t>
            </w:r>
            <w:r>
              <w:rPr>
                <w:rFonts w:ascii="Arial" w:eastAsia="Arial" w:hAnsi="Arial" w:cs="Arial"/>
                <w:color w:val="000000"/>
              </w:rPr>
              <w:t xml:space="preserve"> между колонками АРМ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PreviewResizeHandle</w:t>
            </w:r>
            <w:r>
              <w:rPr>
                <w:rFonts w:ascii="Arial" w:eastAsia="Arial" w:hAnsi="Arial" w:cs="Arial"/>
                <w:color w:val="000000"/>
              </w:rPr>
              <w:t>; адаптивные брейкпоинты шапки АРМ; заглушка меню «☰ Меню»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toggleStatsDrawer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ArmStatsDrawer</w:t>
            </w:r>
            <w:r>
              <w:rPr>
                <w:rFonts w:ascii="Arial" w:eastAsia="Arial" w:hAnsi="Arial" w:cs="Arial"/>
                <w:color w:val="000000"/>
              </w:rPr>
              <w:t xml:space="preserve">, RBAC-вкладки); 9 статусов оператора в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одной строке</w:t>
            </w:r>
            <w:r>
              <w:rPr>
                <w:rFonts w:ascii="Arial" w:eastAsia="Arial" w:hAnsi="Arial" w:cs="Arial"/>
                <w:color w:val="000000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relevanceShade</w:t>
            </w:r>
            <w:r>
              <w:rPr>
                <w:rFonts w:ascii="Arial" w:eastAsia="Arial" w:hAnsi="Arial" w:cs="Arial"/>
                <w:color w:val="000000"/>
              </w:rPr>
              <w:t>; scroll layout; collapse all/each; drag-resize; макет диалога §4.4</w:t>
            </w:r>
          </w:p>
        </w:tc>
      </w:tr>
      <w:tr w:rsidR="009D43E8" w:rsidRPr="0050000B" w14:paraId="5DC3B061" w14:textId="77777777" w:rsidTr="009D43E8">
        <w:tc>
          <w:tcPr>
            <w:tcW w:w="690" w:type="dxa"/>
          </w:tcPr>
          <w:p w14:paraId="2677C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II-KC</w:t>
            </w:r>
          </w:p>
        </w:tc>
        <w:tc>
          <w:tcPr>
            <w:tcW w:w="900" w:type="dxa"/>
          </w:tcPr>
          <w:p w14:paraId="5BDAD2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3690" w:type="dxa"/>
          </w:tcPr>
          <w:p w14:paraId="74BE094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Тест-диалог внутреннего пользователя КЦ (§2.4 п.6)</w:t>
            </w:r>
          </w:p>
        </w:tc>
        <w:tc>
          <w:tcPr>
            <w:tcW w:w="1110" w:type="dxa"/>
          </w:tcPr>
          <w:p w14:paraId="397799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ehgi35r57m19">
              <w:r>
                <w:rPr>
                  <w:rFonts w:ascii="Arial" w:eastAsia="Arial" w:hAnsi="Arial" w:cs="Arial"/>
                  <w:color w:val="156082"/>
                </w:rPr>
                <w:t>II.3.5.3</w:t>
              </w:r>
            </w:hyperlink>
          </w:p>
        </w:tc>
        <w:tc>
          <w:tcPr>
            <w:tcW w:w="3825" w:type="dxa"/>
          </w:tcPr>
          <w:p w14:paraId="3C4C7F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1.4.1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история запросов +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</w:tr>
      <w:tr w:rsidR="009D43E8" w14:paraId="05A7A02C" w14:textId="77777777" w:rsidTr="009D43E8">
        <w:tc>
          <w:tcPr>
            <w:tcW w:w="690" w:type="dxa"/>
          </w:tcPr>
          <w:p w14:paraId="37526E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900" w:type="dxa"/>
          </w:tcPr>
          <w:p w14:paraId="706608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3690" w:type="dxa"/>
          </w:tcPr>
          <w:p w14:paraId="1564EF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чат с источниками</w:t>
            </w:r>
          </w:p>
        </w:tc>
        <w:tc>
          <w:tcPr>
            <w:tcW w:w="1110" w:type="dxa"/>
          </w:tcPr>
          <w:p w14:paraId="5C4725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306DF6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0E64B92A" w14:textId="77777777" w:rsidTr="009D43E8">
        <w:tc>
          <w:tcPr>
            <w:tcW w:w="690" w:type="dxa"/>
          </w:tcPr>
          <w:p w14:paraId="0AB86D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900" w:type="dxa"/>
          </w:tcPr>
          <w:p w14:paraId="605E3B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3690" w:type="dxa"/>
          </w:tcPr>
          <w:p w14:paraId="1A14B0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состояния интерфейса</w:t>
            </w:r>
          </w:p>
        </w:tc>
        <w:tc>
          <w:tcPr>
            <w:tcW w:w="1110" w:type="dxa"/>
          </w:tcPr>
          <w:p w14:paraId="26D3DB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289C47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6A0078DF" w14:textId="77777777" w:rsidTr="009D43E8">
        <w:tc>
          <w:tcPr>
            <w:tcW w:w="690" w:type="dxa"/>
          </w:tcPr>
          <w:p w14:paraId="49202B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900" w:type="dxa"/>
          </w:tcPr>
          <w:p w14:paraId="723FB2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3690" w:type="dxa"/>
          </w:tcPr>
          <w:p w14:paraId="10B188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генерация документа</w:t>
            </w:r>
          </w:p>
        </w:tc>
        <w:tc>
          <w:tcPr>
            <w:tcW w:w="1110" w:type="dxa"/>
          </w:tcPr>
          <w:p w14:paraId="05E038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05F6D9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1821BAFE" w14:textId="77777777" w:rsidTr="009D43E8">
        <w:tc>
          <w:tcPr>
            <w:tcW w:w="690" w:type="dxa"/>
          </w:tcPr>
          <w:p w14:paraId="2F2A05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III-4</w:t>
            </w:r>
          </w:p>
        </w:tc>
        <w:tc>
          <w:tcPr>
            <w:tcW w:w="900" w:type="dxa"/>
          </w:tcPr>
          <w:p w14:paraId="7A1D82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3690" w:type="dxa"/>
          </w:tcPr>
          <w:p w14:paraId="5933AC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уточняющие вопросы</w:t>
            </w:r>
          </w:p>
        </w:tc>
        <w:tc>
          <w:tcPr>
            <w:tcW w:w="1110" w:type="dxa"/>
          </w:tcPr>
          <w:p w14:paraId="2E7C59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3lk0q5ilhi0q">
              <w:r>
                <w:rPr>
                  <w:rFonts w:ascii="Arial" w:eastAsia="Arial" w:hAnsi="Arial" w:cs="Arial"/>
                  <w:color w:val="156082"/>
                </w:rPr>
                <w:t>III.6</w:t>
              </w:r>
            </w:hyperlink>
          </w:p>
        </w:tc>
        <w:tc>
          <w:tcPr>
            <w:tcW w:w="3825" w:type="dxa"/>
          </w:tcPr>
          <w:p w14:paraId="738A35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730E7413" w14:textId="77777777" w:rsidTr="009D43E8">
        <w:tc>
          <w:tcPr>
            <w:tcW w:w="690" w:type="dxa"/>
          </w:tcPr>
          <w:p w14:paraId="610F6D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900" w:type="dxa"/>
          </w:tcPr>
          <w:p w14:paraId="27EB8F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3690" w:type="dxa"/>
          </w:tcPr>
          <w:p w14:paraId="12E529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саммаризация аудио и видео</w:t>
            </w:r>
          </w:p>
        </w:tc>
        <w:tc>
          <w:tcPr>
            <w:tcW w:w="1110" w:type="dxa"/>
          </w:tcPr>
          <w:p w14:paraId="7C838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5D251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2A82BB26" w14:textId="77777777" w:rsidTr="009D43E8">
        <w:tc>
          <w:tcPr>
            <w:tcW w:w="690" w:type="dxa"/>
          </w:tcPr>
          <w:p w14:paraId="0C87F8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900" w:type="dxa"/>
          </w:tcPr>
          <w:p w14:paraId="5767A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3690" w:type="dxa"/>
          </w:tcPr>
          <w:p w14:paraId="3F7B76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ИИ-ассистента — инструменты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1110" w:type="dxa"/>
          </w:tcPr>
          <w:p w14:paraId="7E6E09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wy7lxmgsm8v">
              <w:r>
                <w:rPr>
                  <w:rFonts w:ascii="Arial" w:eastAsia="Arial" w:hAnsi="Arial" w:cs="Arial"/>
                  <w:color w:val="156082"/>
                </w:rPr>
                <w:t>III.6.5</w:t>
              </w:r>
            </w:hyperlink>
          </w:p>
        </w:tc>
        <w:tc>
          <w:tcPr>
            <w:tcW w:w="3825" w:type="dxa"/>
          </w:tcPr>
          <w:p w14:paraId="5E8189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3591D102" w14:textId="77777777" w:rsidTr="009D43E8">
        <w:tc>
          <w:tcPr>
            <w:tcW w:w="690" w:type="dxa"/>
          </w:tcPr>
          <w:p w14:paraId="745267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900" w:type="dxa"/>
          </w:tcPr>
          <w:p w14:paraId="18551E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3690" w:type="dxa"/>
          </w:tcPr>
          <w:p w14:paraId="148D5B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Центра настроек — реестр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1110" w:type="dxa"/>
          </w:tcPr>
          <w:p w14:paraId="0DFFE4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</w:p>
        </w:tc>
        <w:tc>
          <w:tcPr>
            <w:tcW w:w="3825" w:type="dxa"/>
          </w:tcPr>
          <w:p w14:paraId="2CF106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34FD6623" w14:textId="77777777" w:rsidTr="009D43E8">
        <w:tc>
          <w:tcPr>
            <w:tcW w:w="690" w:type="dxa"/>
          </w:tcPr>
          <w:p w14:paraId="360C02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III-8</w:t>
            </w:r>
          </w:p>
        </w:tc>
        <w:tc>
          <w:tcPr>
            <w:tcW w:w="900" w:type="dxa"/>
          </w:tcPr>
          <w:p w14:paraId="05B6D1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3690" w:type="dxa"/>
          </w:tcPr>
          <w:p w14:paraId="51942C4E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38"/>
                <w:id w:val="57455472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Макет интерфейса модуля ИИ-ассистента — 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</w:sdtContent>
            </w:sdt>
          </w:p>
        </w:tc>
        <w:tc>
          <w:tcPr>
            <w:tcW w:w="1110" w:type="dxa"/>
          </w:tcPr>
          <w:p w14:paraId="3C7495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ac0n7a1hdrpk">
              <w:r>
                <w:rPr>
                  <w:rFonts w:ascii="Arial" w:eastAsia="Arial" w:hAnsi="Arial" w:cs="Arial"/>
                  <w:color w:val="156082"/>
                </w:rPr>
                <w:t>III.3</w:t>
              </w:r>
            </w:hyperlink>
          </w:p>
        </w:tc>
        <w:tc>
          <w:tcPr>
            <w:tcW w:w="3825" w:type="dxa"/>
          </w:tcPr>
          <w:p w14:paraId="5FAAC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78582678" w14:textId="77777777" w:rsidTr="009D43E8">
        <w:tc>
          <w:tcPr>
            <w:tcW w:w="690" w:type="dxa"/>
          </w:tcPr>
          <w:p w14:paraId="78441D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IV-1</w:t>
            </w:r>
          </w:p>
        </w:tc>
        <w:tc>
          <w:tcPr>
            <w:tcW w:w="900" w:type="dxa"/>
          </w:tcPr>
          <w:p w14:paraId="682377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18</w:t>
            </w:r>
          </w:p>
        </w:tc>
        <w:tc>
          <w:tcPr>
            <w:tcW w:w="3690" w:type="dxa"/>
          </w:tcPr>
          <w:p w14:paraId="33A45E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очередь задач</w:t>
            </w:r>
          </w:p>
        </w:tc>
        <w:tc>
          <w:tcPr>
            <w:tcW w:w="1110" w:type="dxa"/>
          </w:tcPr>
          <w:p w14:paraId="43B9D2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4ADF6C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4016F0A2" w14:textId="77777777" w:rsidTr="009D43E8">
        <w:tc>
          <w:tcPr>
            <w:tcW w:w="690" w:type="dxa"/>
          </w:tcPr>
          <w:p w14:paraId="68C8C7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IV-2</w:t>
            </w:r>
          </w:p>
        </w:tc>
        <w:tc>
          <w:tcPr>
            <w:tcW w:w="900" w:type="dxa"/>
          </w:tcPr>
          <w:p w14:paraId="79A1EC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19</w:t>
            </w:r>
          </w:p>
        </w:tc>
        <w:tc>
          <w:tcPr>
            <w:tcW w:w="3690" w:type="dxa"/>
          </w:tcPr>
          <w:p w14:paraId="53F9E4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загрузка документов</w:t>
            </w:r>
          </w:p>
        </w:tc>
        <w:tc>
          <w:tcPr>
            <w:tcW w:w="1110" w:type="dxa"/>
          </w:tcPr>
          <w:p w14:paraId="34D230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7EACA3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0ECCE477" w14:textId="77777777" w:rsidTr="009D43E8">
        <w:tc>
          <w:tcPr>
            <w:tcW w:w="690" w:type="dxa"/>
          </w:tcPr>
          <w:p w14:paraId="4B1A5C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IV-3</w:t>
            </w:r>
          </w:p>
        </w:tc>
        <w:tc>
          <w:tcPr>
            <w:tcW w:w="900" w:type="dxa"/>
          </w:tcPr>
          <w:p w14:paraId="4D5114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20</w:t>
            </w:r>
          </w:p>
        </w:tc>
        <w:tc>
          <w:tcPr>
            <w:tcW w:w="3690" w:type="dxa"/>
          </w:tcPr>
          <w:p w14:paraId="3A7B48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модуля распознавания документов — проверка: просмотр текста поверх оригинала</w:t>
            </w:r>
          </w:p>
        </w:tc>
        <w:tc>
          <w:tcPr>
            <w:tcW w:w="1110" w:type="dxa"/>
          </w:tcPr>
          <w:p w14:paraId="268656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1gv91bxn4dx">
              <w:r>
                <w:rPr>
                  <w:rFonts w:ascii="Arial" w:eastAsia="Arial" w:hAnsi="Arial" w:cs="Arial"/>
                  <w:color w:val="156082"/>
                </w:rPr>
                <w:t>IV.3</w:t>
              </w:r>
            </w:hyperlink>
          </w:p>
        </w:tc>
        <w:tc>
          <w:tcPr>
            <w:tcW w:w="3825" w:type="dxa"/>
          </w:tcPr>
          <w:p w14:paraId="0AA8F5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</w:t>
            </w:r>
          </w:p>
        </w:tc>
      </w:tr>
      <w:tr w:rsidR="009D43E8" w14:paraId="15DC7BC3" w14:textId="77777777" w:rsidTr="009D43E8">
        <w:tc>
          <w:tcPr>
            <w:tcW w:w="690" w:type="dxa"/>
          </w:tcPr>
          <w:p w14:paraId="656551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IV-4</w:t>
            </w:r>
          </w:p>
        </w:tc>
        <w:tc>
          <w:tcPr>
            <w:tcW w:w="900" w:type="dxa"/>
          </w:tcPr>
          <w:p w14:paraId="7AED71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21</w:t>
            </w:r>
          </w:p>
        </w:tc>
        <w:tc>
          <w:tcPr>
            <w:tcW w:w="3690" w:type="dxa"/>
          </w:tcPr>
          <w:p w14:paraId="021818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Центра настроек — типы документов</w:t>
            </w:r>
          </w:p>
        </w:tc>
        <w:tc>
          <w:tcPr>
            <w:tcW w:w="1110" w:type="dxa"/>
          </w:tcPr>
          <w:p w14:paraId="7174D4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  <w:tc>
          <w:tcPr>
            <w:tcW w:w="3825" w:type="dxa"/>
          </w:tcPr>
          <w:p w14:paraId="2A04D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  <w:tr w:rsidR="009D43E8" w14:paraId="74D725A7" w14:textId="77777777" w:rsidTr="009D43E8">
        <w:tc>
          <w:tcPr>
            <w:tcW w:w="690" w:type="dxa"/>
          </w:tcPr>
          <w:p w14:paraId="4684B6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II-8</w:t>
            </w:r>
          </w:p>
        </w:tc>
        <w:tc>
          <w:tcPr>
            <w:tcW w:w="900" w:type="dxa"/>
          </w:tcPr>
          <w:p w14:paraId="6C6634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22</w:t>
            </w:r>
          </w:p>
        </w:tc>
        <w:tc>
          <w:tcPr>
            <w:tcW w:w="3690" w:type="dxa"/>
          </w:tcPr>
          <w:p w14:paraId="27FE1A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супервизора — маршруты и очереди</w:t>
            </w:r>
          </w:p>
        </w:tc>
        <w:tc>
          <w:tcPr>
            <w:tcW w:w="1110" w:type="dxa"/>
          </w:tcPr>
          <w:p w14:paraId="5A4586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toeh0mbnxmv">
              <w:r>
                <w:rPr>
                  <w:rFonts w:ascii="Arial" w:eastAsia="Arial" w:hAnsi="Arial" w:cs="Arial"/>
                  <w:color w:val="156082"/>
                </w:rPr>
                <w:t>II.5.6</w:t>
              </w:r>
            </w:hyperlink>
          </w:p>
        </w:tc>
        <w:tc>
          <w:tcPr>
            <w:tcW w:w="3825" w:type="dxa"/>
          </w:tcPr>
          <w:p w14:paraId="384973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27B8DCC6" w14:textId="77777777" w:rsidTr="009D43E8">
        <w:tc>
          <w:tcPr>
            <w:tcW w:w="690" w:type="dxa"/>
          </w:tcPr>
          <w:p w14:paraId="7CCC7B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II-9</w:t>
            </w:r>
          </w:p>
        </w:tc>
        <w:tc>
          <w:tcPr>
            <w:tcW w:w="900" w:type="dxa"/>
          </w:tcPr>
          <w:p w14:paraId="4BB7D0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23</w:t>
            </w:r>
          </w:p>
        </w:tc>
        <w:tc>
          <w:tcPr>
            <w:tcW w:w="3690" w:type="dxa"/>
          </w:tcPr>
          <w:p w14:paraId="65D33A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Макет интерфейса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опрос после диалога</w:t>
            </w:r>
          </w:p>
        </w:tc>
        <w:tc>
          <w:tcPr>
            <w:tcW w:w="1110" w:type="dxa"/>
          </w:tcPr>
          <w:p w14:paraId="736E45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II.5.10</w:t>
            </w:r>
          </w:p>
        </w:tc>
        <w:tc>
          <w:tcPr>
            <w:tcW w:w="3825" w:type="dxa"/>
          </w:tcPr>
          <w:p w14:paraId="686FE5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14:paraId="7D99B64D" w14:textId="77777777" w:rsidTr="009D43E8">
        <w:tc>
          <w:tcPr>
            <w:tcW w:w="690" w:type="dxa"/>
          </w:tcPr>
          <w:p w14:paraId="79FA6C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II-10</w:t>
            </w:r>
          </w:p>
        </w:tc>
        <w:tc>
          <w:tcPr>
            <w:tcW w:w="900" w:type="dxa"/>
          </w:tcPr>
          <w:p w14:paraId="171F4D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24</w:t>
            </w:r>
          </w:p>
        </w:tc>
        <w:tc>
          <w:tcPr>
            <w:tcW w:w="3690" w:type="dxa"/>
          </w:tcPr>
          <w:p w14:paraId="26E9F3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панели управления модуля онлайн-чат</w:t>
            </w:r>
          </w:p>
        </w:tc>
        <w:tc>
          <w:tcPr>
            <w:tcW w:w="1110" w:type="dxa"/>
          </w:tcPr>
          <w:p w14:paraId="782AFD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x4wqwev29s">
              <w:r>
                <w:rPr>
                  <w:rFonts w:ascii="Arial" w:eastAsia="Arial" w:hAnsi="Arial" w:cs="Arial"/>
                  <w:color w:val="156082"/>
                </w:rPr>
                <w:t>II.5.2</w:t>
              </w:r>
            </w:hyperlink>
          </w:p>
        </w:tc>
        <w:tc>
          <w:tcPr>
            <w:tcW w:w="3825" w:type="dxa"/>
          </w:tcPr>
          <w:p w14:paraId="245C2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</w:p>
        </w:tc>
      </w:tr>
      <w:tr w:rsidR="009D43E8" w:rsidRPr="0050000B" w14:paraId="6306A6B5" w14:textId="77777777" w:rsidTr="009D43E8">
        <w:tc>
          <w:tcPr>
            <w:tcW w:w="690" w:type="dxa"/>
          </w:tcPr>
          <w:p w14:paraId="0CF3A0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II-11</w:t>
            </w:r>
          </w:p>
        </w:tc>
        <w:tc>
          <w:tcPr>
            <w:tcW w:w="900" w:type="dxa"/>
          </w:tcPr>
          <w:p w14:paraId="796B04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25</w:t>
            </w:r>
          </w:p>
        </w:tc>
        <w:tc>
          <w:tcPr>
            <w:tcW w:w="3690" w:type="dxa"/>
          </w:tcPr>
          <w:p w14:paraId="19A4DE0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оперативной панели КЦ</w:t>
            </w:r>
          </w:p>
        </w:tc>
        <w:tc>
          <w:tcPr>
            <w:tcW w:w="1110" w:type="dxa"/>
          </w:tcPr>
          <w:p w14:paraId="64E6A8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  <w:tc>
          <w:tcPr>
            <w:tcW w:w="3825" w:type="dxa"/>
          </w:tcPr>
          <w:p w14:paraId="7FDD2C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1.4.69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карточки оповещений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</w:t>
            </w:r>
          </w:p>
        </w:tc>
      </w:tr>
      <w:tr w:rsidR="009D43E8" w14:paraId="14ABEED7" w14:textId="77777777" w:rsidTr="009D43E8">
        <w:tc>
          <w:tcPr>
            <w:tcW w:w="690" w:type="dxa"/>
          </w:tcPr>
          <w:p w14:paraId="113655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II-12</w:t>
            </w:r>
          </w:p>
        </w:tc>
        <w:tc>
          <w:tcPr>
            <w:tcW w:w="900" w:type="dxa"/>
          </w:tcPr>
          <w:p w14:paraId="6C878B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26</w:t>
            </w:r>
          </w:p>
        </w:tc>
        <w:tc>
          <w:tcPr>
            <w:tcW w:w="3690" w:type="dxa"/>
          </w:tcPr>
          <w:p w14:paraId="26F8927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аналитики модуля онлайн-чат</w:t>
            </w:r>
          </w:p>
        </w:tc>
        <w:tc>
          <w:tcPr>
            <w:tcW w:w="1110" w:type="dxa"/>
          </w:tcPr>
          <w:p w14:paraId="2916E8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glrqibn37p">
              <w:r>
                <w:rPr>
                  <w:rFonts w:ascii="Arial" w:eastAsia="Arial" w:hAnsi="Arial" w:cs="Arial"/>
                  <w:color w:val="156082"/>
                </w:rPr>
                <w:t>II.6</w:t>
              </w:r>
            </w:hyperlink>
          </w:p>
        </w:tc>
        <w:tc>
          <w:tcPr>
            <w:tcW w:w="3825" w:type="dxa"/>
          </w:tcPr>
          <w:p w14:paraId="6ED5A1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v1.4.69</w:t>
            </w:r>
            <w:r>
              <w:rPr>
                <w:rFonts w:ascii="Arial" w:eastAsia="Arial" w:hAnsi="Arial" w:cs="Arial"/>
                <w:color w:val="000000"/>
              </w:rPr>
              <w:t xml:space="preserve"> — FR-RPT-CC-13, метки §4.7</w:t>
            </w:r>
          </w:p>
        </w:tc>
      </w:tr>
      <w:tr w:rsidR="009D43E8" w14:paraId="440EF74E" w14:textId="77777777" w:rsidTr="009D43E8">
        <w:tc>
          <w:tcPr>
            <w:tcW w:w="690" w:type="dxa"/>
          </w:tcPr>
          <w:p w14:paraId="22F673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IV-5</w:t>
            </w:r>
          </w:p>
        </w:tc>
        <w:tc>
          <w:tcPr>
            <w:tcW w:w="900" w:type="dxa"/>
          </w:tcPr>
          <w:p w14:paraId="63C203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27</w:t>
            </w:r>
          </w:p>
        </w:tc>
        <w:tc>
          <w:tcPr>
            <w:tcW w:w="3690" w:type="dxa"/>
          </w:tcPr>
          <w:p w14:paraId="250D456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Макет интерфейса Центра настроек — экспорт документов</w:t>
            </w:r>
          </w:p>
        </w:tc>
        <w:tc>
          <w:tcPr>
            <w:tcW w:w="1110" w:type="dxa"/>
          </w:tcPr>
          <w:p w14:paraId="092C5C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sto682eds60">
              <w:r>
                <w:rPr>
                  <w:rFonts w:ascii="Arial" w:eastAsia="Arial" w:hAnsi="Arial" w:cs="Arial"/>
                  <w:color w:val="156082"/>
                </w:rPr>
                <w:t>IV.6</w:t>
              </w:r>
            </w:hyperlink>
          </w:p>
        </w:tc>
        <w:tc>
          <w:tcPr>
            <w:tcW w:w="3825" w:type="dxa"/>
          </w:tcPr>
          <w:p w14:paraId="05E883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v1.3</w:t>
            </w:r>
          </w:p>
        </w:tc>
      </w:tr>
    </w:tbl>
    <w:p w14:paraId="0D32452E" w14:textId="77777777" w:rsidR="009D43E8" w:rsidRDefault="009D43E8">
      <w:pPr>
        <w:rPr>
          <w:rFonts w:ascii="Arial" w:eastAsia="Arial" w:hAnsi="Arial" w:cs="Arial"/>
        </w:rPr>
      </w:pPr>
    </w:p>
    <w:p w14:paraId="5C94A105" w14:textId="77777777" w:rsidR="009D43E8" w:rsidRDefault="00317F00">
      <w:pPr>
        <w:pStyle w:val="2"/>
        <w:rPr>
          <w:rFonts w:ascii="Arial" w:eastAsia="Arial" w:hAnsi="Arial" w:cs="Arial"/>
        </w:rPr>
      </w:pPr>
      <w:bookmarkStart w:id="406" w:name="bookmark=id.t0lpniqtcc5d" w:colFirst="0" w:colLast="0"/>
      <w:bookmarkEnd w:id="406"/>
      <w:r>
        <w:rPr>
          <w:rFonts w:ascii="Arial" w:eastAsia="Arial" w:hAnsi="Arial" w:cs="Arial"/>
        </w:rPr>
        <w:t>I.9. Информационная безопасность</w:t>
      </w:r>
    </w:p>
    <w:p w14:paraId="4CF2163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§8–9]: ИБ, Журналирование, on-premise</w:t>
      </w:r>
    </w:p>
    <w:p w14:paraId="7E4ABD7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 агрегирует требования §8–9 ТТ: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OWASP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аудит и передачу событий в </w:t>
      </w:r>
      <w:r>
        <w:rPr>
          <w:rFonts w:ascii="Arial" w:eastAsia="Arial" w:hAnsi="Arial" w:cs="Arial"/>
          <w:color w:val="000000"/>
        </w:rPr>
        <w:t>SIEM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1453E370" w14:textId="77777777" w:rsidR="009D43E8" w:rsidRPr="003C42DA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39"/>
          <w:id w:val="875731922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Таблицу §8.1–8.16 → отражение в ТЗ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v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1.3</w:t>
          </w:r>
        </w:sdtContent>
      </w:sdt>
    </w:p>
    <w:p w14:paraId="71490BBD" w14:textId="77777777" w:rsidR="009D43E8" w:rsidRDefault="00317F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Требования §9.1–9.3 журналирования и защиты журналов</w:t>
      </w:r>
    </w:p>
    <w:p w14:paraId="1A543983" w14:textId="77777777" w:rsidR="009D43E8" w:rsidRDefault="00317F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color w:val="000000"/>
        </w:rPr>
        <w:lastRenderedPageBreak/>
        <w:t>On-premise и транспорт (</w:t>
      </w:r>
      <w:r>
        <w:rPr>
          <w:rFonts w:ascii="Arial" w:eastAsia="Arial" w:hAnsi="Arial" w:cs="Arial"/>
          <w:b/>
          <w:bCs/>
          <w:color w:val="000000"/>
        </w:rPr>
        <w:t>I.9.3</w:t>
      </w:r>
      <w:r>
        <w:rPr>
          <w:rFonts w:ascii="Arial" w:eastAsia="Arial" w:hAnsi="Arial" w:cs="Arial"/>
          <w:color w:val="000000"/>
        </w:rPr>
        <w:t>)</w:t>
      </w:r>
    </w:p>
    <w:p w14:paraId="2C2F272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внедряемая АС соответствует политикам ИБ банка и приказу ОАЦ № 66.</w:t>
      </w:r>
    </w:p>
    <w:p w14:paraId="27FD4DAC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07" w:name="bookmark=id.eirr1wolx8m3" w:colFirst="0" w:colLast="0"/>
      <w:bookmarkEnd w:id="407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.9.1. Требования информационной безопасности (§8 ТТ)</w:t>
      </w:r>
    </w:p>
    <w:p w14:paraId="3B997EC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§8.1–8.16]: разграничение доступа, пароли, </w:t>
      </w:r>
      <w:r>
        <w:rPr>
          <w:rFonts w:ascii="Arial" w:eastAsia="Arial" w:hAnsi="Arial" w:cs="Arial"/>
          <w:b/>
          <w:bCs/>
          <w:color w:val="000000"/>
        </w:rPr>
        <w:t>OWASP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LLM</w:t>
      </w:r>
    </w:p>
    <w:p w14:paraId="0AA2449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.9.1 трассирует каждый пункт §8 к разделам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модулей; детализация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40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0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1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11" w:author="Никита Гринь" w:date="2026-07-31T10:55:00Z" w16du:dateUtc="2026-07-31T07:55:00Z">
            <w:rPr/>
          </w:rPrChange>
        </w:rPr>
        <w:instrText>.</w:instrText>
      </w:r>
      <w:r>
        <w:instrText>ww</w:instrText>
      </w:r>
      <w:r w:rsidRPr="003339CA">
        <w:rPr>
          <w:lang w:val="ru-RU"/>
          <w:rPrChange w:id="412" w:author="Никита Гринь" w:date="2026-07-31T10:55:00Z" w16du:dateUtc="2026-07-31T07:55:00Z">
            <w:rPr/>
          </w:rPrChange>
        </w:rPr>
        <w:instrText>4</w:instrText>
      </w:r>
      <w:r>
        <w:instrText>y</w:instrText>
      </w:r>
      <w:r w:rsidRPr="003339CA">
        <w:rPr>
          <w:lang w:val="ru-RU"/>
          <w:rPrChange w:id="413" w:author="Никита Гринь" w:date="2026-07-31T10:55:00Z" w16du:dateUtc="2026-07-31T07:55:00Z">
            <w:rPr/>
          </w:rPrChange>
        </w:rPr>
        <w:instrText>21</w:instrText>
      </w:r>
      <w:r>
        <w:instrText>oi</w:instrText>
      </w:r>
      <w:r w:rsidRPr="003339CA">
        <w:rPr>
          <w:lang w:val="ru-RU"/>
          <w:rPrChange w:id="414" w:author="Никита Гринь" w:date="2026-07-31T10:55:00Z" w16du:dateUtc="2026-07-31T07:55:00Z">
            <w:rPr/>
          </w:rPrChange>
        </w:rPr>
        <w:instrText>267</w:instrText>
      </w:r>
      <w:r>
        <w:instrText>l</w:instrText>
      </w:r>
      <w:r w:rsidRPr="003339CA">
        <w:rPr>
          <w:lang w:val="ru-RU"/>
          <w:rPrChange w:id="41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E2EC8C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Внедряемая АС обеспечивает выполнение требований информационной безопасности в соответствии с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§8.1–8.16]</w:t>
      </w:r>
      <w:r w:rsidRPr="003C42DA">
        <w:rPr>
          <w:rFonts w:ascii="Arial" w:eastAsia="Arial" w:hAnsi="Arial" w:cs="Arial"/>
          <w:color w:val="000000"/>
          <w:lang w:val="ru-RU"/>
        </w:rPr>
        <w:t>, а именно:</w:t>
      </w:r>
    </w:p>
    <w:tbl>
      <w:tblPr>
        <w:tblStyle w:val="138"/>
        <w:tblW w:w="9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95"/>
        <w:gridCol w:w="7200"/>
        <w:gridCol w:w="1950"/>
      </w:tblGrid>
      <w:tr w:rsidR="009D43E8" w14:paraId="63D3BA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5" w:type="dxa"/>
          </w:tcPr>
          <w:p w14:paraId="33D82A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7200" w:type="dxa"/>
          </w:tcPr>
          <w:p w14:paraId="06E10F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 (Прил.1)</w:t>
            </w:r>
          </w:p>
        </w:tc>
        <w:tc>
          <w:tcPr>
            <w:tcW w:w="1950" w:type="dxa"/>
          </w:tcPr>
          <w:p w14:paraId="032955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:rsidRPr="0050000B" w14:paraId="02E4DF25" w14:textId="77777777" w:rsidTr="009D43E8">
        <w:tc>
          <w:tcPr>
            <w:tcW w:w="795" w:type="dxa"/>
          </w:tcPr>
          <w:p w14:paraId="4CAD3F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</w:t>
            </w:r>
          </w:p>
        </w:tc>
        <w:tc>
          <w:tcPr>
            <w:tcW w:w="7200" w:type="dxa"/>
          </w:tcPr>
          <w:p w14:paraId="2D678C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Разграничение прав доступа на основе ролевой модели</w:t>
            </w:r>
          </w:p>
        </w:tc>
        <w:tc>
          <w:tcPr>
            <w:tcW w:w="1950" w:type="dxa"/>
          </w:tcPr>
          <w:p w14:paraId="787A32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1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1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1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19" w:author="Никита Гринь" w:date="2026-07-31T10:55:00Z" w16du:dateUtc="2026-07-31T07:55:00Z">
                  <w:rPr/>
                </w:rPrChange>
              </w:rPr>
              <w:instrText>.5</w:instrText>
            </w:r>
            <w:r>
              <w:instrText>aua</w:instrText>
            </w:r>
            <w:r w:rsidRPr="003339CA">
              <w:rPr>
                <w:lang w:val="ru-RU"/>
                <w:rPrChange w:id="420" w:author="Никита Гринь" w:date="2026-07-31T10:55:00Z" w16du:dateUtc="2026-07-31T07:55:00Z">
                  <w:rPr/>
                </w:rPrChange>
              </w:rPr>
              <w:instrText>2</w:instrText>
            </w:r>
            <w:r>
              <w:instrText>jouqqnk</w:instrText>
            </w:r>
            <w:r w:rsidRPr="003339CA">
              <w:rPr>
                <w:lang w:val="ru-RU"/>
                <w:rPrChange w:id="421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2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2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2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25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var</w:instrText>
            </w:r>
            <w:r w:rsidRPr="003339CA">
              <w:rPr>
                <w:lang w:val="ru-RU"/>
                <w:rPrChange w:id="426" w:author="Никита Гринь" w:date="2026-07-31T10:55:00Z" w16du:dateUtc="2026-07-31T07:55:00Z">
                  <w:rPr/>
                </w:rPrChange>
              </w:rPr>
              <w:instrText>47</w:instrText>
            </w:r>
            <w:r>
              <w:instrText>dt</w:instrText>
            </w:r>
            <w:r w:rsidRPr="003339CA">
              <w:rPr>
                <w:lang w:val="ru-RU"/>
                <w:rPrChange w:id="427" w:author="Никита Гринь" w:date="2026-07-31T10:55:00Z" w16du:dateUtc="2026-07-31T07:55:00Z">
                  <w:rPr/>
                </w:rPrChange>
              </w:rPr>
              <w:instrText>214</w:instrText>
            </w:r>
            <w:r>
              <w:instrText>r</w:instrText>
            </w:r>
            <w:r w:rsidRPr="003339CA">
              <w:rPr>
                <w:lang w:val="ru-RU"/>
                <w:rPrChange w:id="428" w:author="Никита Гринь" w:date="2026-07-31T10:55:00Z" w16du:dateUtc="2026-07-31T07:55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модулям</w:t>
            </w:r>
          </w:p>
        </w:tc>
      </w:tr>
      <w:tr w:rsidR="009D43E8" w14:paraId="7ED1A8E0" w14:textId="77777777" w:rsidTr="009D43E8">
        <w:tc>
          <w:tcPr>
            <w:tcW w:w="795" w:type="dxa"/>
          </w:tcPr>
          <w:p w14:paraId="215131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8.2</w:t>
            </w:r>
          </w:p>
        </w:tc>
        <w:tc>
          <w:tcPr>
            <w:tcW w:w="7200" w:type="dxa"/>
          </w:tcPr>
          <w:p w14:paraId="42E242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Идентификация и аутентификация; блокировка неиспользуемых УЗ</w:t>
            </w:r>
          </w:p>
        </w:tc>
        <w:tc>
          <w:tcPr>
            <w:tcW w:w="1950" w:type="dxa"/>
          </w:tcPr>
          <w:p w14:paraId="7D1DE4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  <w:r>
              <w:rPr>
                <w:rFonts w:ascii="Arial" w:eastAsia="Arial" w:hAnsi="Arial" w:cs="Arial"/>
                <w:color w:val="000000"/>
              </w:rPr>
              <w:t>, §7.1</w:t>
            </w:r>
          </w:p>
        </w:tc>
      </w:tr>
      <w:tr w:rsidR="009D43E8" w14:paraId="042E75FA" w14:textId="77777777" w:rsidTr="009D43E8">
        <w:tc>
          <w:tcPr>
            <w:tcW w:w="795" w:type="dxa"/>
          </w:tcPr>
          <w:p w14:paraId="4C4893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8.3</w:t>
            </w:r>
          </w:p>
        </w:tc>
        <w:tc>
          <w:tcPr>
            <w:tcW w:w="7200" w:type="dxa"/>
          </w:tcPr>
          <w:p w14:paraId="175E1E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Генерация и смена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тных данных; длина, сложность, срок, история паролей; смена со старым паролем; хранение паролей в защищ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нном виде</w:t>
            </w:r>
          </w:p>
        </w:tc>
        <w:tc>
          <w:tcPr>
            <w:tcW w:w="1950" w:type="dxa"/>
          </w:tcPr>
          <w:p w14:paraId="10BED6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(политика AD)</w:t>
            </w:r>
          </w:p>
        </w:tc>
      </w:tr>
      <w:tr w:rsidR="009D43E8" w14:paraId="33B6DC8C" w14:textId="77777777" w:rsidTr="009D43E8">
        <w:tc>
          <w:tcPr>
            <w:tcW w:w="795" w:type="dxa"/>
          </w:tcPr>
          <w:p w14:paraId="05709C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8.4</w:t>
            </w:r>
          </w:p>
        </w:tc>
        <w:tc>
          <w:tcPr>
            <w:tcW w:w="7200" w:type="dxa"/>
          </w:tcPr>
          <w:p w14:paraId="4C37CD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Изменение реквизитов доступа по умолчанию или их блокирование</w:t>
            </w:r>
          </w:p>
        </w:tc>
        <w:tc>
          <w:tcPr>
            <w:tcW w:w="1950" w:type="dxa"/>
          </w:tcPr>
          <w:p w14:paraId="13D37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3619F6A3" w14:textId="77777777" w:rsidTr="009D43E8">
        <w:tc>
          <w:tcPr>
            <w:tcW w:w="795" w:type="dxa"/>
          </w:tcPr>
          <w:p w14:paraId="0937AE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8.5</w:t>
            </w:r>
          </w:p>
        </w:tc>
        <w:tc>
          <w:tcPr>
            <w:tcW w:w="7200" w:type="dxa"/>
          </w:tcPr>
          <w:p w14:paraId="383963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Настройки парольной политики (длина, сложность, историчность, период смены)</w:t>
            </w:r>
          </w:p>
        </w:tc>
        <w:tc>
          <w:tcPr>
            <w:tcW w:w="1950" w:type="dxa"/>
          </w:tcPr>
          <w:p w14:paraId="0CAF24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40D7C878" w14:textId="77777777" w:rsidTr="009D43E8">
        <w:tc>
          <w:tcPr>
            <w:tcW w:w="795" w:type="dxa"/>
          </w:tcPr>
          <w:p w14:paraId="1D1794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8.6</w:t>
            </w:r>
          </w:p>
        </w:tc>
        <w:tc>
          <w:tcPr>
            <w:tcW w:w="7200" w:type="dxa"/>
          </w:tcPr>
          <w:p w14:paraId="2CAE58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обратной связи при вводе пароля</w:t>
            </w:r>
          </w:p>
        </w:tc>
        <w:tc>
          <w:tcPr>
            <w:tcW w:w="1950" w:type="dxa"/>
          </w:tcPr>
          <w:p w14:paraId="3775E4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17671B8C" w14:textId="77777777" w:rsidTr="009D43E8">
        <w:tc>
          <w:tcPr>
            <w:tcW w:w="795" w:type="dxa"/>
          </w:tcPr>
          <w:p w14:paraId="313273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8.7</w:t>
            </w:r>
          </w:p>
        </w:tc>
        <w:tc>
          <w:tcPr>
            <w:tcW w:w="7200" w:type="dxa"/>
          </w:tcPr>
          <w:p w14:paraId="777ECE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Функционал недоступен неавторизованным пользователям</w:t>
            </w:r>
          </w:p>
        </w:tc>
        <w:tc>
          <w:tcPr>
            <w:tcW w:w="1950" w:type="dxa"/>
          </w:tcPr>
          <w:p w14:paraId="56C324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var47dt214r8">
              <w:r>
                <w:rPr>
                  <w:rFonts w:ascii="Arial" w:eastAsia="Arial" w:hAnsi="Arial" w:cs="Arial"/>
                  <w:color w:val="156082"/>
                </w:rPr>
                <w:t>I.5</w:t>
              </w:r>
            </w:hyperlink>
            <w:r>
              <w:rPr>
                <w:rFonts w:ascii="Arial" w:eastAsia="Arial" w:hAnsi="Arial" w:cs="Arial"/>
                <w:color w:val="000000"/>
              </w:rPr>
              <w:t>, RBAC</w:t>
            </w:r>
          </w:p>
        </w:tc>
      </w:tr>
      <w:tr w:rsidR="009D43E8" w14:paraId="6E4736A1" w14:textId="77777777" w:rsidTr="009D43E8">
        <w:tc>
          <w:tcPr>
            <w:tcW w:w="795" w:type="dxa"/>
          </w:tcPr>
          <w:p w14:paraId="69988C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8.8</w:t>
            </w:r>
          </w:p>
        </w:tc>
        <w:tc>
          <w:tcPr>
            <w:tcW w:w="7200" w:type="dxa"/>
          </w:tcPr>
          <w:p w14:paraId="1C49242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от подбора реквизитов; лимит неудачных попыток и блокировка</w:t>
            </w:r>
          </w:p>
        </w:tc>
        <w:tc>
          <w:tcPr>
            <w:tcW w:w="1950" w:type="dxa"/>
          </w:tcPr>
          <w:p w14:paraId="3CFDC3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38DC3EF1" w14:textId="77777777" w:rsidTr="009D43E8">
        <w:tc>
          <w:tcPr>
            <w:tcW w:w="795" w:type="dxa"/>
          </w:tcPr>
          <w:p w14:paraId="3D07A6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8.9</w:t>
            </w:r>
          </w:p>
        </w:tc>
        <w:tc>
          <w:tcPr>
            <w:tcW w:w="7200" w:type="dxa"/>
          </w:tcPr>
          <w:p w14:paraId="698528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по неактивности</w:t>
            </w:r>
          </w:p>
        </w:tc>
        <w:tc>
          <w:tcPr>
            <w:tcW w:w="1950" w:type="dxa"/>
          </w:tcPr>
          <w:p w14:paraId="346244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1C314919" w14:textId="77777777" w:rsidTr="009D43E8">
        <w:tc>
          <w:tcPr>
            <w:tcW w:w="795" w:type="dxa"/>
          </w:tcPr>
          <w:p w14:paraId="746769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8.10</w:t>
            </w:r>
          </w:p>
        </w:tc>
        <w:tc>
          <w:tcPr>
            <w:tcW w:w="7200" w:type="dxa"/>
          </w:tcPr>
          <w:p w14:paraId="3E4E39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Антивирус на серверной части — ПО Заказчика</w:t>
            </w:r>
          </w:p>
        </w:tc>
        <w:tc>
          <w:tcPr>
            <w:tcW w:w="1950" w:type="dxa"/>
          </w:tcPr>
          <w:p w14:paraId="59EE0B38" w14:textId="6E6E9BA1" w:rsidR="009D43E8" w:rsidRPr="0015254F" w:rsidRDefault="001525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29" w:author="Никита Гринь" w:date="2026-07-31T12:53:00Z" w16du:dateUtc="2026-07-31T09:53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430" w:author="Никита Гринь" w:date="2026-07-31T12:54:00Z" w16du:dateUtc="2026-07-31T09:54:00Z">
              <w:r>
                <w:rPr>
                  <w:lang w:val="ru-RU"/>
                </w:rPr>
                <w:t>Этот раздел</w:t>
              </w:r>
              <w:r>
                <w:rPr>
                  <w:lang w:val="en-US"/>
                </w:rPr>
                <w:t>,</w:t>
              </w:r>
              <w:r>
                <w:rPr>
                  <w:lang w:val="ru-RU"/>
                </w:rPr>
                <w:t xml:space="preserve"> пункт 3.</w:t>
              </w:r>
            </w:ins>
            <w:del w:id="433" w:author="Никита Гринь" w:date="2026-07-31T12:53:00Z" w16du:dateUtc="2026-07-31T09:53:00Z">
              <w:r w:rsidR="00745430" w:rsidDel="0015254F">
                <w:fldChar w:fldCharType="begin"/>
              </w:r>
              <w:r w:rsidR="00745430" w:rsidDel="0015254F">
                <w:delInstrText xml:space="preserve"> HYPERLINK \l "bookmark=id.w59pful4qns2" \h </w:delInstrText>
              </w:r>
              <w:r w:rsidR="00745430" w:rsidDel="0015254F">
                <w:fldChar w:fldCharType="separate"/>
              </w:r>
              <w:r w:rsidR="00317F00" w:rsidDel="0015254F">
                <w:rPr>
                  <w:rFonts w:ascii="Arial" w:eastAsia="Arial" w:hAnsi="Arial" w:cs="Arial"/>
                  <w:color w:val="156082"/>
                </w:rPr>
                <w:delText>VII.3</w:delText>
              </w:r>
              <w:r w:rsidR="00745430" w:rsidDel="0015254F">
                <w:rPr>
                  <w:rFonts w:ascii="Arial" w:eastAsia="Arial" w:hAnsi="Arial" w:cs="Arial"/>
                  <w:color w:val="156082"/>
                </w:rPr>
                <w:fldChar w:fldCharType="end"/>
              </w:r>
            </w:del>
          </w:p>
        </w:tc>
      </w:tr>
      <w:tr w:rsidR="009D43E8" w14:paraId="376AEEBD" w14:textId="77777777" w:rsidTr="009D43E8">
        <w:tc>
          <w:tcPr>
            <w:tcW w:w="795" w:type="dxa"/>
          </w:tcPr>
          <w:p w14:paraId="29CE1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8.11</w:t>
            </w:r>
          </w:p>
        </w:tc>
        <w:tc>
          <w:tcPr>
            <w:tcW w:w="7200" w:type="dxa"/>
          </w:tcPr>
          <w:p w14:paraId="61760E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Обновления ПО, исправление ошибок и уязвимостей</w:t>
            </w:r>
          </w:p>
        </w:tc>
        <w:tc>
          <w:tcPr>
            <w:tcW w:w="1950" w:type="dxa"/>
          </w:tcPr>
          <w:p w14:paraId="0912F5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Этапы 2, 7 календарного плана; </w:t>
            </w:r>
            <w:hyperlink w:anchor="bookmark=id.briut9bzozmv">
              <w:r>
                <w:rPr>
                  <w:rFonts w:ascii="Arial" w:eastAsia="Arial" w:hAnsi="Arial" w:cs="Arial"/>
                  <w:color w:val="156082"/>
                </w:rPr>
                <w:t>VII.1</w:t>
              </w:r>
            </w:hyperlink>
          </w:p>
        </w:tc>
      </w:tr>
      <w:tr w:rsidR="009D43E8" w14:paraId="4CABA0D6" w14:textId="77777777" w:rsidTr="009D43E8">
        <w:tc>
          <w:tcPr>
            <w:tcW w:w="795" w:type="dxa"/>
          </w:tcPr>
          <w:p w14:paraId="1C55AB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8.12</w:t>
            </w:r>
          </w:p>
        </w:tc>
        <w:tc>
          <w:tcPr>
            <w:tcW w:w="7200" w:type="dxa"/>
          </w:tcPr>
          <w:p w14:paraId="1DA68A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Отсутствие уязвимостей в коде и библиотеках; статический/компонентный анализ; устранение до ввода</w:t>
            </w:r>
          </w:p>
        </w:tc>
        <w:tc>
          <w:tcPr>
            <w:tcW w:w="1950" w:type="dxa"/>
          </w:tcPr>
          <w:p w14:paraId="19181A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Этап 7 ИБ; </w:t>
            </w:r>
            <w:hyperlink w:anchor="bookmark=id.briut9bzozmv">
              <w:r>
                <w:rPr>
                  <w:rFonts w:ascii="Arial" w:eastAsia="Arial" w:hAnsi="Arial" w:cs="Arial"/>
                  <w:color w:val="156082"/>
                </w:rPr>
                <w:t>VII.1</w:t>
              </w:r>
            </w:hyperlink>
          </w:p>
        </w:tc>
      </w:tr>
      <w:tr w:rsidR="009D43E8" w14:paraId="1F946A9A" w14:textId="77777777" w:rsidTr="009D43E8">
        <w:tc>
          <w:tcPr>
            <w:tcW w:w="795" w:type="dxa"/>
          </w:tcPr>
          <w:p w14:paraId="6F461C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8.13</w:t>
            </w:r>
          </w:p>
        </w:tc>
        <w:tc>
          <w:tcPr>
            <w:tcW w:w="7200" w:type="dxa"/>
          </w:tcPr>
          <w:p w14:paraId="6FB548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Полномочное управление УЗ (создание, активация, блокировка, уничтожение)</w:t>
            </w:r>
          </w:p>
        </w:tc>
        <w:tc>
          <w:tcPr>
            <w:tcW w:w="1950" w:type="dxa"/>
          </w:tcPr>
          <w:p w14:paraId="189B79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, API §8.16</w:t>
            </w:r>
          </w:p>
        </w:tc>
      </w:tr>
      <w:tr w:rsidR="009D43E8" w:rsidRPr="0050000B" w14:paraId="5DFAE7ED" w14:textId="77777777" w:rsidTr="009D43E8">
        <w:tc>
          <w:tcPr>
            <w:tcW w:w="795" w:type="dxa"/>
          </w:tcPr>
          <w:p w14:paraId="1BCA5A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8.14</w:t>
            </w:r>
          </w:p>
        </w:tc>
        <w:tc>
          <w:tcPr>
            <w:tcW w:w="7200" w:type="dxa"/>
          </w:tcPr>
          <w:p w14:paraId="3CF089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Соответствие приказу ОАЦ № 66 (Прил.3 к Положению о ТКЗ)</w:t>
            </w:r>
          </w:p>
        </w:tc>
        <w:tc>
          <w:tcPr>
            <w:tcW w:w="1950" w:type="dxa"/>
          </w:tcPr>
          <w:p w14:paraId="72C72C49" w14:textId="49FCAAC2" w:rsidR="009D43E8" w:rsidRPr="004E522C" w:rsidRDefault="00C679D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436" w:author="Никита Гринь" w:date="2026-07-31T12:57:00Z" w16du:dateUtc="2026-07-31T09:57:00Z">
              <w:r w:rsidRPr="00C679D0">
                <w:rPr>
                  <w:rFonts w:ascii="Arial" w:eastAsia="Arial" w:hAnsi="Arial" w:cs="Arial"/>
                  <w:color w:val="000000"/>
                  <w:lang w:val="ru-RU"/>
                </w:rPr>
                <w:t>I.9.1; аттестация — этап 4 «Материалы для аттестации СЗИ» Календарного плана выполнения работ (Прил. 2)</w:t>
              </w:r>
            </w:ins>
            <w:del w:id="437" w:author="Никита Гринь" w:date="2026-07-31T12:57:00Z" w16du:dateUtc="2026-07-31T09:57:00Z">
              <w:r w:rsidR="00317F00" w:rsidRPr="00745430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Настоящий раздел; аттестация — этап 4</w:delText>
              </w:r>
              <w:r w:rsidR="00745430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745430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Календарного план-графика выполнения работ</w:delText>
              </w:r>
            </w:del>
          </w:p>
        </w:tc>
      </w:tr>
      <w:tr w:rsidR="009D43E8" w:rsidRPr="0050000B" w14:paraId="762A390F" w14:textId="77777777" w:rsidTr="009D43E8">
        <w:tc>
          <w:tcPr>
            <w:tcW w:w="795" w:type="dxa"/>
          </w:tcPr>
          <w:p w14:paraId="7DA04F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8.15</w:t>
            </w:r>
          </w:p>
        </w:tc>
        <w:tc>
          <w:tcPr>
            <w:tcW w:w="7200" w:type="dxa"/>
          </w:tcPr>
          <w:p w14:paraId="0A0C66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Технические меры по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OWASP Top 10 for LLM Applications 2025</w:t>
            </w:r>
          </w:p>
        </w:tc>
        <w:tc>
          <w:tcPr>
            <w:tcW w:w="1950" w:type="dxa"/>
          </w:tcPr>
          <w:p w14:paraId="18B1C0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3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4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4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42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44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модулям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</w:tr>
      <w:tr w:rsidR="009D43E8" w14:paraId="26CFE657" w14:textId="77777777" w:rsidTr="009D43E8">
        <w:tc>
          <w:tcPr>
            <w:tcW w:w="795" w:type="dxa"/>
          </w:tcPr>
          <w:p w14:paraId="4CDBE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8.16</w:t>
            </w:r>
          </w:p>
        </w:tc>
        <w:tc>
          <w:tcPr>
            <w:tcW w:w="7200" w:type="dxa"/>
          </w:tcPr>
          <w:p w14:paraId="2B964FD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управления пользователями и полномочиями</w:t>
            </w:r>
          </w:p>
        </w:tc>
        <w:tc>
          <w:tcPr>
            <w:tcW w:w="1950" w:type="dxa"/>
          </w:tcPr>
          <w:p w14:paraId="4080C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>, интеграция AD</w:t>
            </w:r>
          </w:p>
        </w:tc>
      </w:tr>
    </w:tbl>
    <w:p w14:paraId="10C45AE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44" w:name="bookmark=id.tb36u5tm6xfk" w:colFirst="0" w:colLast="0"/>
      <w:bookmarkEnd w:id="444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>.9.2. Журналирование и аудит (§9 ТТ)</w:t>
      </w:r>
    </w:p>
    <w:p w14:paraId="57DFBB0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§9.1–9.3]: журналы, </w:t>
      </w:r>
      <w:r>
        <w:rPr>
          <w:rFonts w:ascii="Arial" w:eastAsia="Arial" w:hAnsi="Arial" w:cs="Arial"/>
          <w:b/>
          <w:bCs/>
          <w:color w:val="000000"/>
        </w:rPr>
        <w:t>SIEM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защита записей</w:t>
      </w:r>
    </w:p>
    <w:p w14:paraId="3D1648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.9.2 связывает §9 ТТ с </w:t>
      </w:r>
      <w:r>
        <w:fldChar w:fldCharType="begin"/>
      </w:r>
      <w:r>
        <w:instrText>HYPERLINK</w:instrText>
      </w:r>
      <w:r w:rsidRPr="003339CA">
        <w:rPr>
          <w:lang w:val="ru-RU"/>
          <w:rPrChange w:id="44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4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4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48" w:author="Никита Гринь" w:date="2026-07-31T10:55:00Z" w16du:dateUtc="2026-07-31T07:55:00Z">
            <w:rPr/>
          </w:rPrChange>
        </w:rPr>
        <w:instrText>.</w:instrText>
      </w:r>
      <w:r>
        <w:instrText>i</w:instrText>
      </w:r>
      <w:r w:rsidRPr="003339CA">
        <w:rPr>
          <w:lang w:val="ru-RU"/>
          <w:rPrChange w:id="449" w:author="Никита Гринь" w:date="2026-07-31T10:55:00Z" w16du:dateUtc="2026-07-31T07:55:00Z">
            <w:rPr/>
          </w:rPrChange>
        </w:rPr>
        <w:instrText>6</w:instrText>
      </w:r>
      <w:r>
        <w:instrText>vdwf</w:instrText>
      </w:r>
      <w:r w:rsidRPr="003339CA">
        <w:rPr>
          <w:lang w:val="ru-RU"/>
          <w:rPrChange w:id="450" w:author="Никита Гринь" w:date="2026-07-31T10:55:00Z" w16du:dateUtc="2026-07-31T07:55:00Z">
            <w:rPr/>
          </w:rPrChange>
        </w:rPr>
        <w:instrText>3</w:instrText>
      </w:r>
      <w:r>
        <w:instrText>wftdq</w:instrText>
      </w:r>
      <w:r w:rsidRPr="003339CA">
        <w:rPr>
          <w:lang w:val="ru-RU"/>
          <w:rPrChange w:id="451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и ролями аналитиков §2.4 п.7, 10, 13.</w:t>
      </w:r>
    </w:p>
    <w:p w14:paraId="1AE035C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Внедряемая АС обеспечивает Журналирование и аудит в соответствии с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§9.1–9.3]</w:t>
      </w:r>
      <w:r w:rsidRPr="003C42DA">
        <w:rPr>
          <w:rFonts w:ascii="Arial" w:eastAsia="Arial" w:hAnsi="Arial" w:cs="Arial"/>
          <w:color w:val="000000"/>
          <w:lang w:val="ru-RU"/>
        </w:rPr>
        <w:t>, а именно:</w:t>
      </w:r>
    </w:p>
    <w:p w14:paraId="267C90B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§9.1 — система журналирования:</w:t>
      </w:r>
    </w:p>
    <w:tbl>
      <w:tblPr>
        <w:tblStyle w:val="137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5"/>
        <w:gridCol w:w="5280"/>
        <w:gridCol w:w="3735"/>
      </w:tblGrid>
      <w:tr w:rsidR="009D43E8" w14:paraId="52B61C0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5" w:type="dxa"/>
          </w:tcPr>
          <w:p w14:paraId="13C808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5280" w:type="dxa"/>
          </w:tcPr>
          <w:p w14:paraId="7C02C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735" w:type="dxa"/>
          </w:tcPr>
          <w:p w14:paraId="12A157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07ADFED7" w14:textId="77777777" w:rsidTr="009D43E8">
        <w:tc>
          <w:tcPr>
            <w:tcW w:w="1125" w:type="dxa"/>
          </w:tcPr>
          <w:p w14:paraId="2F5EDE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9.1.1</w:t>
            </w:r>
          </w:p>
        </w:tc>
        <w:tc>
          <w:tcPr>
            <w:tcW w:w="5280" w:type="dxa"/>
          </w:tcPr>
          <w:p w14:paraId="657BCB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Функционирование в течение всего периода работы актива</w:t>
            </w:r>
          </w:p>
        </w:tc>
        <w:tc>
          <w:tcPr>
            <w:tcW w:w="3735" w:type="dxa"/>
          </w:tcPr>
          <w:p w14:paraId="594002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62D18F5C" w14:textId="77777777" w:rsidTr="009D43E8">
        <w:tc>
          <w:tcPr>
            <w:tcW w:w="1125" w:type="dxa"/>
          </w:tcPr>
          <w:p w14:paraId="391633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9.1.2</w:t>
            </w:r>
          </w:p>
        </w:tc>
        <w:tc>
          <w:tcPr>
            <w:tcW w:w="5280" w:type="dxa"/>
          </w:tcPr>
          <w:p w14:paraId="23AF90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Однозначная идентификация событий с привязкой по времени</w:t>
            </w:r>
          </w:p>
        </w:tc>
        <w:tc>
          <w:tcPr>
            <w:tcW w:w="3735" w:type="dxa"/>
          </w:tcPr>
          <w:p w14:paraId="21415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1BB90F2C" w14:textId="77777777" w:rsidTr="009D43E8">
        <w:tc>
          <w:tcPr>
            <w:tcW w:w="1125" w:type="dxa"/>
          </w:tcPr>
          <w:p w14:paraId="1C75B8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9.1.3</w:t>
            </w:r>
          </w:p>
        </w:tc>
        <w:tc>
          <w:tcPr>
            <w:tcW w:w="5280" w:type="dxa"/>
          </w:tcPr>
          <w:p w14:paraId="6B2E3F2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40"/>
                <w:id w:val="-159792479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Хранение событий ≥1 года (циклическое)</w:t>
                </w:r>
              </w:sdtContent>
            </w:sdt>
          </w:p>
        </w:tc>
        <w:tc>
          <w:tcPr>
            <w:tcW w:w="3735" w:type="dxa"/>
          </w:tcPr>
          <w:p w14:paraId="683A3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E5085EA" w14:textId="77777777" w:rsidTr="009D43E8">
        <w:tc>
          <w:tcPr>
            <w:tcW w:w="1125" w:type="dxa"/>
          </w:tcPr>
          <w:p w14:paraId="2587B9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9.1.4</w:t>
            </w:r>
          </w:p>
        </w:tc>
        <w:tc>
          <w:tcPr>
            <w:tcW w:w="5280" w:type="dxa"/>
          </w:tcPr>
          <w:p w14:paraId="62DC2F7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Доступность событий за срок хранения</w:t>
            </w:r>
          </w:p>
        </w:tc>
        <w:tc>
          <w:tcPr>
            <w:tcW w:w="3735" w:type="dxa"/>
          </w:tcPr>
          <w:p w14:paraId="3415AB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79F9B64" w14:textId="77777777" w:rsidTr="009D43E8">
        <w:tc>
          <w:tcPr>
            <w:tcW w:w="1125" w:type="dxa"/>
          </w:tcPr>
          <w:p w14:paraId="322E3A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9.1.5</w:t>
            </w:r>
          </w:p>
        </w:tc>
        <w:tc>
          <w:tcPr>
            <w:tcW w:w="5280" w:type="dxa"/>
          </w:tcPr>
          <w:p w14:paraId="3289E7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Синхронизация времени актива</w:t>
            </w:r>
          </w:p>
        </w:tc>
        <w:tc>
          <w:tcPr>
            <w:tcW w:w="3735" w:type="dxa"/>
          </w:tcPr>
          <w:p w14:paraId="6F8AB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w59pful4qns2">
              <w:r>
                <w:rPr>
                  <w:rFonts w:ascii="Arial" w:eastAsia="Arial" w:hAnsi="Arial" w:cs="Arial"/>
                  <w:color w:val="156082"/>
                </w:rPr>
                <w:t>VII.3</w:t>
              </w:r>
            </w:hyperlink>
          </w:p>
        </w:tc>
      </w:tr>
      <w:tr w:rsidR="009D43E8" w14:paraId="70F4ED2E" w14:textId="77777777" w:rsidTr="009D43E8">
        <w:tc>
          <w:tcPr>
            <w:tcW w:w="1125" w:type="dxa"/>
          </w:tcPr>
          <w:p w14:paraId="01192C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9.1.6</w:t>
            </w:r>
          </w:p>
        </w:tc>
        <w:tc>
          <w:tcPr>
            <w:tcW w:w="5280" w:type="dxa"/>
          </w:tcPr>
          <w:p w14:paraId="3DD3275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Структурированный вид; экспорт/просмотр вне актива</w:t>
            </w:r>
          </w:p>
        </w:tc>
        <w:tc>
          <w:tcPr>
            <w:tcW w:w="3735" w:type="dxa"/>
          </w:tcPr>
          <w:p w14:paraId="6899D7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43BA291" w14:textId="77777777" w:rsidTr="009D43E8">
        <w:tc>
          <w:tcPr>
            <w:tcW w:w="1125" w:type="dxa"/>
          </w:tcPr>
          <w:p w14:paraId="7F3BE0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9.1.7</w:t>
            </w:r>
          </w:p>
        </w:tc>
        <w:tc>
          <w:tcPr>
            <w:tcW w:w="5280" w:type="dxa"/>
          </w:tcPr>
          <w:p w14:paraId="37305D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информации при регистрации событий</w:t>
            </w:r>
          </w:p>
        </w:tc>
        <w:tc>
          <w:tcPr>
            <w:tcW w:w="3735" w:type="dxa"/>
          </w:tcPr>
          <w:p w14:paraId="558897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A317B27" w14:textId="77777777" w:rsidTr="009D43E8">
        <w:tc>
          <w:tcPr>
            <w:tcW w:w="1125" w:type="dxa"/>
          </w:tcPr>
          <w:p w14:paraId="2ED896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9.1.8</w:t>
            </w:r>
          </w:p>
        </w:tc>
        <w:tc>
          <w:tcPr>
            <w:tcW w:w="5280" w:type="dxa"/>
          </w:tcPr>
          <w:p w14:paraId="461F0A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Реагирование на сбои регистрации</w:t>
            </w:r>
          </w:p>
        </w:tc>
        <w:tc>
          <w:tcPr>
            <w:tcW w:w="3735" w:type="dxa"/>
          </w:tcPr>
          <w:p w14:paraId="2FD42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785EF6F2" w14:textId="77777777" w:rsidTr="009D43E8">
        <w:tc>
          <w:tcPr>
            <w:tcW w:w="1125" w:type="dxa"/>
          </w:tcPr>
          <w:p w14:paraId="574E9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9.1.9</w:t>
            </w:r>
          </w:p>
        </w:tc>
        <w:tc>
          <w:tcPr>
            <w:tcW w:w="5280" w:type="dxa"/>
          </w:tcPr>
          <w:p w14:paraId="7C24A8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Передача событий ИБ в </w:t>
            </w:r>
            <w:r>
              <w:rPr>
                <w:rFonts w:ascii="Arial" w:eastAsia="Arial" w:hAnsi="Arial" w:cs="Arial"/>
                <w:color w:val="000000"/>
              </w:rPr>
              <w:t>SIEM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del w:id="452" w:author="Никита Гринь" w:date="2026-08-05T12:35:00Z" w16du:dateUtc="2026-08-05T09:35:00Z">
              <w:r w:rsidRPr="003C42DA" w:rsidDel="00D65562">
                <w:rPr>
                  <w:rFonts w:ascii="Arial" w:eastAsia="Arial" w:hAnsi="Arial" w:cs="Arial"/>
                  <w:color w:val="000000"/>
                  <w:lang w:val="ru-RU"/>
                </w:rPr>
                <w:delText>(</w:delText>
              </w:r>
              <w:r w:rsidDel="00D65562">
                <w:rPr>
                  <w:rFonts w:ascii="Arial" w:eastAsia="Arial" w:hAnsi="Arial" w:cs="Arial"/>
                  <w:color w:val="000000"/>
                </w:rPr>
                <w:delText>KUMA</w:delText>
              </w:r>
              <w:r w:rsidRPr="003C42DA" w:rsidDel="00D65562">
                <w:rPr>
                  <w:rFonts w:ascii="Arial" w:eastAsia="Arial" w:hAnsi="Arial" w:cs="Arial"/>
                  <w:color w:val="000000"/>
                  <w:lang w:val="ru-RU"/>
                </w:rPr>
                <w:delText>)</w:delText>
              </w:r>
            </w:del>
          </w:p>
        </w:tc>
        <w:tc>
          <w:tcPr>
            <w:tcW w:w="3735" w:type="dxa"/>
          </w:tcPr>
          <w:p w14:paraId="255CE8E2" w14:textId="27378365" w:rsidR="009D43E8" w:rsidRPr="00A3620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453" w:author="Никита Гринь" w:date="2026-08-06T11:20:00Z" w16du:dateUtc="2026-08-06T08:20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>
              <w:fldChar w:fldCharType="begin"/>
            </w:r>
            <w:r>
              <w:instrText>HYPERLINK</w:instrText>
            </w:r>
            <w:r w:rsidRPr="00A36205">
              <w:rPr>
                <w:lang w:val="ru-RU"/>
                <w:rPrChange w:id="454" w:author="Никита Гринь" w:date="2026-08-06T11:20:00Z" w16du:dateUtc="2026-08-06T08:20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A36205">
              <w:rPr>
                <w:lang w:val="ru-RU"/>
                <w:rPrChange w:id="455" w:author="Никита Гринь" w:date="2026-08-06T11:20:00Z" w16du:dateUtc="2026-08-06T08:20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A36205">
              <w:rPr>
                <w:lang w:val="ru-RU"/>
                <w:rPrChange w:id="456" w:author="Никита Гринь" w:date="2026-08-06T11:20:00Z" w16du:dateUtc="2026-08-06T08:20:00Z">
                  <w:rPr/>
                </w:rPrChange>
              </w:rPr>
              <w:instrText>=</w:instrText>
            </w:r>
            <w:r>
              <w:instrText>id</w:instrText>
            </w:r>
            <w:r w:rsidRPr="00A36205">
              <w:rPr>
                <w:lang w:val="ru-RU"/>
                <w:rPrChange w:id="457" w:author="Никита Гринь" w:date="2026-08-06T11:20:00Z" w16du:dateUtc="2026-08-06T08:20:00Z">
                  <w:rPr/>
                </w:rPrChange>
              </w:rPr>
              <w:instrText>.</w:instrText>
            </w:r>
            <w:r>
              <w:instrText>i</w:instrText>
            </w:r>
            <w:r w:rsidRPr="00A36205">
              <w:rPr>
                <w:lang w:val="ru-RU"/>
                <w:rPrChange w:id="458" w:author="Никита Гринь" w:date="2026-08-06T11:20:00Z" w16du:dateUtc="2026-08-06T08:20:00Z">
                  <w:rPr/>
                </w:rPrChange>
              </w:rPr>
              <w:instrText>6</w:instrText>
            </w:r>
            <w:r>
              <w:instrText>vdwf</w:instrText>
            </w:r>
            <w:r w:rsidRPr="00A36205">
              <w:rPr>
                <w:lang w:val="ru-RU"/>
                <w:rPrChange w:id="459" w:author="Никита Гринь" w:date="2026-08-06T11:20:00Z" w16du:dateUtc="2026-08-06T08:20:00Z">
                  <w:rPr/>
                </w:rPrChange>
              </w:rPr>
              <w:instrText>3</w:instrText>
            </w:r>
            <w:r>
              <w:instrText>wftdq</w:instrText>
            </w:r>
            <w:r w:rsidRPr="00A36205">
              <w:rPr>
                <w:lang w:val="ru-RU"/>
                <w:rPrChange w:id="460" w:author="Никита Гринь" w:date="2026-08-06T11:20:00Z" w16du:dateUtc="2026-08-06T08:20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A36205">
              <w:rPr>
                <w:rFonts w:ascii="Arial" w:eastAsia="Arial" w:hAnsi="Arial" w:cs="Arial"/>
                <w:color w:val="156082"/>
                <w:lang w:val="ru-RU"/>
                <w:rPrChange w:id="461" w:author="Никита Гринь" w:date="2026-08-06T11:20:00Z" w16du:dateUtc="2026-08-06T08:20:00Z">
                  <w:rPr>
                    <w:rFonts w:ascii="Arial" w:eastAsia="Arial" w:hAnsi="Arial" w:cs="Arial"/>
                    <w:color w:val="156082"/>
                  </w:rPr>
                </w:rPrChange>
              </w:rPr>
              <w:t>.3</w:t>
            </w:r>
            <w:r>
              <w:fldChar w:fldCharType="end"/>
            </w:r>
            <w:ins w:id="462" w:author="Никита Гринь" w:date="2026-08-06T11:20:00Z" w16du:dateUtc="2026-08-06T08:20:00Z">
              <w:r w:rsidR="00A36205">
                <w:rPr>
                  <w:lang w:val="ru-RU"/>
                </w:rPr>
                <w:t xml:space="preserve"> </w:t>
              </w:r>
            </w:ins>
            <w:ins w:id="463" w:author="Никита Гринь" w:date="2026-08-06T11:20:00Z">
              <w:r w:rsidR="00A36205" w:rsidRPr="00A36205">
                <w:rPr>
                  <w:lang w:val="ru-RU"/>
                  <w:rPrChange w:id="464" w:author="Никита Гринь" w:date="2026-08-06T11:20:00Z" w16du:dateUtc="2026-08-06T08:20:00Z">
                    <w:rPr/>
                  </w:rPrChange>
                </w:rPr>
                <w:t xml:space="preserve"> Способ: ПО передаёт/предоставляет </w:t>
              </w:r>
              <w:r w:rsidR="00A36205" w:rsidRPr="00A36205">
                <w:rPr>
                  <w:lang w:val="ru-RU"/>
                  <w:rPrChange w:id="465" w:author="Никита Гринь" w:date="2026-08-06T11:20:00Z" w16du:dateUtc="2026-08-06T08:20:00Z">
                    <w:rPr/>
                  </w:rPrChange>
                </w:rPr>
                <w:lastRenderedPageBreak/>
                <w:t xml:space="preserve">события ИБ в </w:t>
              </w:r>
              <w:r w:rsidR="00A36205" w:rsidRPr="00A36205">
                <w:t>SIEM</w:t>
              </w:r>
              <w:r w:rsidR="00A36205" w:rsidRPr="00A36205">
                <w:rPr>
                  <w:lang w:val="ru-RU"/>
                  <w:rPrChange w:id="466" w:author="Никита Гринь" w:date="2026-08-06T11:20:00Z" w16du:dateUtc="2026-08-06T08:20:00Z">
                    <w:rPr/>
                  </w:rPrChange>
                </w:rPr>
                <w:t xml:space="preserve">-систему Заказчика; формат, протокол и </w:t>
              </w:r>
              <w:r w:rsidR="00A36205" w:rsidRPr="00A36205">
                <w:t>endpoint</w:t>
              </w:r>
              <w:r w:rsidR="00A36205" w:rsidRPr="00A36205">
                <w:rPr>
                  <w:lang w:val="ru-RU"/>
                  <w:rPrChange w:id="467" w:author="Никита Гринь" w:date="2026-08-06T11:20:00Z" w16du:dateUtc="2026-08-06T08:20:00Z">
                    <w:rPr/>
                  </w:rPrChange>
                </w:rPr>
                <w:t xml:space="preserve"> согласовываются с ЦКБ. Порядок: запись в журнал ПО → постановка в очередь доставки → отправка на согласованный приёмник </w:t>
              </w:r>
              <w:r w:rsidR="00A36205" w:rsidRPr="00A36205">
                <w:t>SIEM</w:t>
              </w:r>
              <w:r w:rsidR="00A36205" w:rsidRPr="00A36205">
                <w:rPr>
                  <w:lang w:val="ru-RU"/>
                  <w:rPrChange w:id="468" w:author="Никита Гринь" w:date="2026-08-06T11:20:00Z" w16du:dateUtc="2026-08-06T08:20:00Z">
                    <w:rPr/>
                  </w:rPrChange>
                </w:rPr>
                <w:t xml:space="preserve"> → повтор при недоступности с локальным сохранением. </w:t>
              </w:r>
              <w:r w:rsidR="00A36205" w:rsidRPr="00A36205">
                <w:t>Приёмка: INT-T-AUD.</w:t>
              </w:r>
            </w:ins>
          </w:p>
        </w:tc>
      </w:tr>
    </w:tbl>
    <w:p w14:paraId="6E34A1BD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§9.2 — защита при регистрации событий:</w:t>
      </w:r>
    </w:p>
    <w:tbl>
      <w:tblPr>
        <w:tblStyle w:val="136"/>
        <w:tblW w:w="101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40"/>
        <w:gridCol w:w="5190"/>
        <w:gridCol w:w="3780"/>
      </w:tblGrid>
      <w:tr w:rsidR="009D43E8" w14:paraId="3D04708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40" w:type="dxa"/>
          </w:tcPr>
          <w:p w14:paraId="742DCB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5190" w:type="dxa"/>
          </w:tcPr>
          <w:p w14:paraId="1BDFA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3780" w:type="dxa"/>
          </w:tcPr>
          <w:p w14:paraId="6EA7F8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0AC4495C" w14:textId="77777777" w:rsidTr="009D43E8">
        <w:tc>
          <w:tcPr>
            <w:tcW w:w="1140" w:type="dxa"/>
          </w:tcPr>
          <w:p w14:paraId="6E5D2D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9.2.1</w:t>
            </w:r>
          </w:p>
        </w:tc>
        <w:tc>
          <w:tcPr>
            <w:tcW w:w="5190" w:type="dxa"/>
          </w:tcPr>
          <w:p w14:paraId="079CE98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Доступ к управлению механизмами регистрации — только уполномоченным</w:t>
            </w:r>
          </w:p>
        </w:tc>
        <w:tc>
          <w:tcPr>
            <w:tcW w:w="3780" w:type="dxa"/>
          </w:tcPr>
          <w:p w14:paraId="29B7C9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5aua2jouqqnk">
              <w:r>
                <w:rPr>
                  <w:rFonts w:ascii="Arial" w:eastAsia="Arial" w:hAnsi="Arial" w:cs="Arial"/>
                  <w:color w:val="156082"/>
                </w:rPr>
                <w:t>I.4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п.1, ИБ</w:t>
            </w:r>
          </w:p>
        </w:tc>
      </w:tr>
      <w:tr w:rsidR="009D43E8" w:rsidRPr="0050000B" w14:paraId="17406B66" w14:textId="77777777" w:rsidTr="009D43E8">
        <w:tc>
          <w:tcPr>
            <w:tcW w:w="1140" w:type="dxa"/>
          </w:tcPr>
          <w:p w14:paraId="273F0A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9.2.2</w:t>
            </w:r>
          </w:p>
        </w:tc>
        <w:tc>
          <w:tcPr>
            <w:tcW w:w="5190" w:type="dxa"/>
          </w:tcPr>
          <w:p w14:paraId="3874D80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Просмотр журналов — по должностным обязанностям</w:t>
            </w:r>
          </w:p>
        </w:tc>
        <w:tc>
          <w:tcPr>
            <w:tcW w:w="3780" w:type="dxa"/>
          </w:tcPr>
          <w:p w14:paraId="758F58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роль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аналитик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 (§2.4 п.7, 10, 13)</w:t>
            </w:r>
          </w:p>
        </w:tc>
      </w:tr>
      <w:tr w:rsidR="009D43E8" w14:paraId="14063D39" w14:textId="77777777" w:rsidTr="009D43E8">
        <w:tc>
          <w:tcPr>
            <w:tcW w:w="1140" w:type="dxa"/>
          </w:tcPr>
          <w:p w14:paraId="1D64F0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9.2.3</w:t>
            </w:r>
          </w:p>
        </w:tc>
        <w:tc>
          <w:tcPr>
            <w:tcW w:w="5190" w:type="dxa"/>
          </w:tcPr>
          <w:p w14:paraId="44601E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Защита журналов от несанкционированной модификации и удаления</w:t>
            </w:r>
          </w:p>
        </w:tc>
        <w:tc>
          <w:tcPr>
            <w:tcW w:w="3780" w:type="dxa"/>
          </w:tcPr>
          <w:p w14:paraId="367A7C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5BDB966A" w14:textId="77777777" w:rsidTr="009D43E8">
        <w:tc>
          <w:tcPr>
            <w:tcW w:w="1140" w:type="dxa"/>
          </w:tcPr>
          <w:p w14:paraId="4E6772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9.2.4</w:t>
            </w:r>
          </w:p>
        </w:tc>
        <w:tc>
          <w:tcPr>
            <w:tcW w:w="5190" w:type="dxa"/>
          </w:tcPr>
          <w:p w14:paraId="71A334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Мониторинг целостности журналов</w:t>
            </w:r>
          </w:p>
        </w:tc>
        <w:tc>
          <w:tcPr>
            <w:tcW w:w="3780" w:type="dxa"/>
          </w:tcPr>
          <w:p w14:paraId="1D1223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67B2A8F1" w14:textId="77777777" w:rsidTr="009D43E8">
        <w:tc>
          <w:tcPr>
            <w:tcW w:w="1140" w:type="dxa"/>
          </w:tcPr>
          <w:p w14:paraId="122635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9.2.5</w:t>
            </w:r>
          </w:p>
        </w:tc>
        <w:tc>
          <w:tcPr>
            <w:tcW w:w="5190" w:type="dxa"/>
          </w:tcPr>
          <w:p w14:paraId="5ECD23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Процедуры при переполнении журналов</w:t>
            </w:r>
          </w:p>
        </w:tc>
        <w:tc>
          <w:tcPr>
            <w:tcW w:w="3780" w:type="dxa"/>
          </w:tcPr>
          <w:p w14:paraId="7ECBB3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4287C85F" w14:textId="77777777" w:rsidTr="009D43E8">
        <w:tc>
          <w:tcPr>
            <w:tcW w:w="1140" w:type="dxa"/>
          </w:tcPr>
          <w:p w14:paraId="4C0805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9.2.6</w:t>
            </w:r>
          </w:p>
        </w:tc>
        <w:tc>
          <w:tcPr>
            <w:tcW w:w="5190" w:type="dxa"/>
          </w:tcPr>
          <w:p w14:paraId="6ABDA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Предупреждение о сбоях регистрации</w:t>
            </w:r>
          </w:p>
        </w:tc>
        <w:tc>
          <w:tcPr>
            <w:tcW w:w="3780" w:type="dxa"/>
          </w:tcPr>
          <w:p w14:paraId="08B929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</w:tbl>
    <w:p w14:paraId="6E1EAA1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§9.3 — состав событий: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перечни для ОС, СУБД, прикладного ПО, телекоммуникационного оборудования и СЗИ — по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§9.3.1–9.3.5]</w:t>
      </w:r>
      <w:r w:rsidRPr="003C42DA">
        <w:rPr>
          <w:rFonts w:ascii="Arial" w:eastAsia="Arial" w:hAnsi="Arial" w:cs="Arial"/>
          <w:color w:val="000000"/>
          <w:lang w:val="ru-RU"/>
        </w:rPr>
        <w:t xml:space="preserve">; профиль событий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модулей — </w:t>
      </w:r>
      <w:r>
        <w:rPr>
          <w:rFonts w:ascii="Arial" w:eastAsia="Arial" w:hAnsi="Arial" w:cs="Arial"/>
          <w:b/>
          <w:bCs/>
          <w:color w:val="000000"/>
        </w:rPr>
        <w:t>VI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.3.2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INT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AUD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971374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69" w:name="bookmark=id.19taxw9pcq44" w:colFirst="0" w:colLast="0"/>
      <w:bookmarkEnd w:id="469"/>
      <w:r>
        <w:rPr>
          <w:rFonts w:ascii="Arial" w:eastAsia="Arial" w:hAnsi="Arial" w:cs="Arial"/>
        </w:rPr>
        <w:t>I</w:t>
      </w:r>
      <w:r w:rsidRPr="003C42DA">
        <w:rPr>
          <w:rFonts w:ascii="Arial" w:eastAsia="Arial" w:hAnsi="Arial" w:cs="Arial"/>
          <w:lang w:val="ru-RU"/>
        </w:rPr>
        <w:t xml:space="preserve">.9.3. </w:t>
      </w:r>
      <w:r>
        <w:rPr>
          <w:rFonts w:ascii="Arial" w:eastAsia="Arial" w:hAnsi="Arial" w:cs="Arial"/>
        </w:rPr>
        <w:t>On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premise</w:t>
      </w:r>
      <w:r w:rsidRPr="003C42DA">
        <w:rPr>
          <w:rFonts w:ascii="Arial" w:eastAsia="Arial" w:hAnsi="Arial" w:cs="Arial"/>
          <w:lang w:val="ru-RU"/>
        </w:rPr>
        <w:t xml:space="preserve"> и транспорт</w:t>
      </w:r>
    </w:p>
    <w:p w14:paraId="7762C50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470" w:author="Никита Гринь" w:date="2026-07-31T12:43:00Z" w16du:dateUtc="2026-07-31T09:43:00Z"/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§4.1.4, §5.1.26.2, §6.1.22]: изолированный контур</w:t>
      </w:r>
    </w:p>
    <w:p w14:paraId="5BF3121D" w14:textId="3B43FE51" w:rsidR="0015254F" w:rsidRPr="003C42DA" w:rsidRDefault="0015254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ins w:id="471" w:author="Никита Гринь" w:date="2026-07-31T12:43:00Z" w16du:dateUtc="2026-07-31T09:43:00Z">
        <w:r w:rsidRPr="0015254F">
          <w:rPr>
            <w:rFonts w:ascii="Arial" w:eastAsia="Arial" w:hAnsi="Arial" w:cs="Arial"/>
            <w:color w:val="000000"/>
            <w:lang w:val="ru-RU"/>
          </w:rPr>
          <w:t>Антивирусная защита серверной части (§8.10 ТТ). На серверах (ВМ/хостах) контура АС антивирусное ПО устанавливается, обновляется и сопровождается Заказчиком по его регламенту ИБ/ДИТ. Исполнитель обеспечивает совместимость поставляемого ПО с применяемыми Заказчиком средствами антивирусной защиты и не включает собственный антивирусный продукт в поставку.</w:t>
        </w:r>
      </w:ins>
    </w:p>
    <w:p w14:paraId="232EAC9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Фиксирует размещение модулей в контуре банка; </w:t>
      </w:r>
      <w:r>
        <w:rPr>
          <w:rFonts w:ascii="Arial" w:eastAsia="Arial" w:hAnsi="Arial" w:cs="Arial"/>
          <w:color w:val="000000"/>
        </w:rPr>
        <w:t>egress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допускается только для виджета онлайн-чата.</w:t>
      </w:r>
    </w:p>
    <w:tbl>
      <w:tblPr>
        <w:tblStyle w:val="135"/>
        <w:tblW w:w="100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745"/>
        <w:gridCol w:w="3930"/>
      </w:tblGrid>
      <w:tr w:rsidR="009D43E8" w14:paraId="5243CF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50A0C6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Требование</w:t>
            </w:r>
          </w:p>
        </w:tc>
        <w:tc>
          <w:tcPr>
            <w:tcW w:w="2745" w:type="dxa"/>
          </w:tcPr>
          <w:p w14:paraId="42F375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3930" w:type="dxa"/>
          </w:tcPr>
          <w:p w14:paraId="10E8E9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Отражение в ТЗ v1.3</w:t>
            </w:r>
          </w:p>
        </w:tc>
      </w:tr>
      <w:tr w:rsidR="009D43E8" w14:paraId="212B7A9F" w14:textId="77777777" w:rsidTr="009D43E8">
        <w:tc>
          <w:tcPr>
            <w:tcW w:w="3420" w:type="dxa"/>
          </w:tcPr>
          <w:p w14:paraId="0E8DBC5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Работа без доступа к Интернету (модули КЦ, кроме онлайн-чат)</w:t>
            </w:r>
          </w:p>
        </w:tc>
        <w:tc>
          <w:tcPr>
            <w:tcW w:w="2745" w:type="dxa"/>
          </w:tcPr>
          <w:p w14:paraId="6E7F94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§4.1.4</w:t>
            </w:r>
          </w:p>
        </w:tc>
        <w:tc>
          <w:tcPr>
            <w:tcW w:w="3930" w:type="dxa"/>
          </w:tcPr>
          <w:p w14:paraId="2F606C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qhmo8lqsypjt">
              <w:r>
                <w:rPr>
                  <w:rFonts w:ascii="Arial" w:eastAsia="Arial" w:hAnsi="Arial" w:cs="Arial"/>
                  <w:color w:val="156082"/>
                </w:rPr>
                <w:t>FR-CC-04</w:t>
              </w:r>
            </w:hyperlink>
          </w:p>
        </w:tc>
      </w:tr>
      <w:tr w:rsidR="009D43E8" w14:paraId="03823130" w14:textId="77777777" w:rsidTr="009D43E8">
        <w:tc>
          <w:tcPr>
            <w:tcW w:w="3420" w:type="dxa"/>
          </w:tcPr>
          <w:p w14:paraId="1C0BD9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ртывание в контуре Заказчика (ассистент)</w:t>
            </w:r>
          </w:p>
        </w:tc>
        <w:tc>
          <w:tcPr>
            <w:tcW w:w="2745" w:type="dxa"/>
          </w:tcPr>
          <w:p w14:paraId="0D912B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§5.1.26.2</w:t>
            </w:r>
          </w:p>
        </w:tc>
        <w:tc>
          <w:tcPr>
            <w:tcW w:w="3930" w:type="dxa"/>
          </w:tcPr>
          <w:p w14:paraId="1533E9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65su55azlhp">
              <w:r>
                <w:rPr>
                  <w:rFonts w:ascii="Arial" w:eastAsia="Arial" w:hAnsi="Arial" w:cs="Arial"/>
                  <w:color w:val="156082"/>
                </w:rPr>
                <w:t>III.1</w:t>
              </w:r>
            </w:hyperlink>
          </w:p>
        </w:tc>
      </w:tr>
      <w:tr w:rsidR="009D43E8" w14:paraId="5143CBA4" w14:textId="77777777" w:rsidTr="009D43E8">
        <w:tc>
          <w:tcPr>
            <w:tcW w:w="3420" w:type="dxa"/>
          </w:tcPr>
          <w:p w14:paraId="34A5AE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Локальное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изолированная сеть</w:t>
            </w:r>
          </w:p>
        </w:tc>
        <w:tc>
          <w:tcPr>
            <w:tcW w:w="2745" w:type="dxa"/>
          </w:tcPr>
          <w:p w14:paraId="532015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§6.1.22</w:t>
            </w:r>
          </w:p>
        </w:tc>
        <w:tc>
          <w:tcPr>
            <w:tcW w:w="3930" w:type="dxa"/>
          </w:tcPr>
          <w:p w14:paraId="10EF8E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4bvyel45k007">
              <w:r>
                <w:rPr>
                  <w:rFonts w:ascii="Arial" w:eastAsia="Arial" w:hAnsi="Arial" w:cs="Arial"/>
                  <w:color w:val="156082"/>
                </w:rPr>
                <w:t>FR-OCR-22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nl1zjbgow33d">
              <w:r>
                <w:rPr>
                  <w:rFonts w:ascii="Arial" w:eastAsia="Arial" w:hAnsi="Arial" w:cs="Arial"/>
                  <w:color w:val="156082"/>
                </w:rPr>
                <w:t>IV.9</w:t>
              </w:r>
            </w:hyperlink>
          </w:p>
        </w:tc>
      </w:tr>
      <w:tr w:rsidR="009D43E8" w14:paraId="748E3C36" w14:textId="77777777" w:rsidTr="009D43E8">
        <w:tc>
          <w:tcPr>
            <w:tcW w:w="3420" w:type="dxa"/>
          </w:tcPr>
          <w:p w14:paraId="30E82A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LDAPS для аутентификации</w:t>
            </w:r>
          </w:p>
        </w:tc>
        <w:tc>
          <w:tcPr>
            <w:tcW w:w="2745" w:type="dxa"/>
          </w:tcPr>
          <w:p w14:paraId="55AF3A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§7.1, §8</w:t>
            </w:r>
          </w:p>
        </w:tc>
        <w:tc>
          <w:tcPr>
            <w:tcW w:w="3930" w:type="dxa"/>
          </w:tcPr>
          <w:p w14:paraId="3E5240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</w:tbl>
    <w:p w14:paraId="0FA8E818" w14:textId="6BABBCE4" w:rsidR="009D43E8" w:rsidRDefault="00317F00">
      <w:pPr>
        <w:pStyle w:val="2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I.10. Active Directory / LDAPS</w:t>
      </w:r>
    </w:p>
    <w:p w14:paraId="5DDC9996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§5.1.33–34, §7.1, §8]: аутентификация и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-группы</w:t>
      </w:r>
    </w:p>
    <w:p w14:paraId="72FD0A8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.10 распределяет зоны ответственности по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, маппингу 13 ролей §2.4 на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-группы и атрибутам профиля.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70899A42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Матрицу «Исполнитель / Заказчик (ДРиРИТ)» по </w:t>
      </w:r>
      <w:r>
        <w:rPr>
          <w:rFonts w:ascii="Arial" w:eastAsia="Arial" w:hAnsi="Arial" w:cs="Arial"/>
          <w:color w:val="000000"/>
        </w:rPr>
        <w:t>auth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группам</w:t>
      </w:r>
    </w:p>
    <w:p w14:paraId="69EFBF40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Ссылку на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структуру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()</w:t>
      </w:r>
    </w:p>
    <w:p w14:paraId="2D88DC08" w14:textId="77777777" w:rsidR="009D43E8" w:rsidRPr="003C42DA" w:rsidRDefault="00317F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Открытые вопросы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47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7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7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75" w:author="Никита Гринь" w:date="2026-07-31T10:55:00Z" w16du:dateUtc="2026-07-31T07:55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476" w:author="Никита Гринь" w:date="2026-07-31T10:55:00Z" w16du:dateUtc="2026-07-31T07:55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477" w:author="Никита Гринь" w:date="2026-07-31T10:55:00Z" w16du:dateUtc="2026-07-31T07:55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478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№4</w:t>
      </w:r>
    </w:p>
    <w:p w14:paraId="766DFA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единый вход сотрудников банка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согласованные группы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локальных паролей.</w:t>
      </w:r>
    </w:p>
    <w:tbl>
      <w:tblPr>
        <w:tblStyle w:val="134"/>
        <w:tblW w:w="95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610"/>
        <w:gridCol w:w="3540"/>
      </w:tblGrid>
      <w:tr w:rsidR="009D43E8" w14:paraId="680C302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7428E6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 ответственности</w:t>
            </w:r>
          </w:p>
        </w:tc>
        <w:tc>
          <w:tcPr>
            <w:tcW w:w="2610" w:type="dxa"/>
          </w:tcPr>
          <w:p w14:paraId="60198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Исполнитель</w:t>
            </w:r>
          </w:p>
        </w:tc>
        <w:tc>
          <w:tcPr>
            <w:tcW w:w="3540" w:type="dxa"/>
          </w:tcPr>
          <w:p w14:paraId="4F5AC3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Заказчик (ДИТ)</w:t>
            </w:r>
          </w:p>
        </w:tc>
      </w:tr>
      <w:tr w:rsidR="009D43E8" w:rsidRPr="0050000B" w14:paraId="1196395D" w14:textId="77777777" w:rsidTr="009D43E8">
        <w:tc>
          <w:tcPr>
            <w:tcW w:w="3420" w:type="dxa"/>
          </w:tcPr>
          <w:p w14:paraId="369FB8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</w:t>
            </w:r>
            <w:r>
              <w:rPr>
                <w:rFonts w:ascii="Arial" w:eastAsia="Arial" w:hAnsi="Arial" w:cs="Arial"/>
                <w:color w:val="000000"/>
              </w:rPr>
              <w:t>auth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authz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группам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2610" w:type="dxa"/>
          </w:tcPr>
          <w:p w14:paraId="28876D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 в Hub</w:t>
            </w:r>
          </w:p>
        </w:tc>
        <w:tc>
          <w:tcPr>
            <w:tcW w:w="3540" w:type="dxa"/>
          </w:tcPr>
          <w:p w14:paraId="6E88CF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 и ведение групп под 13 ролей §2.4</w:t>
            </w:r>
          </w:p>
        </w:tc>
      </w:tr>
      <w:tr w:rsidR="009D43E8" w14:paraId="05512FCA" w14:textId="77777777" w:rsidTr="009D43E8">
        <w:tc>
          <w:tcPr>
            <w:tcW w:w="3420" w:type="dxa"/>
          </w:tcPr>
          <w:p w14:paraId="4B23652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41"/>
                <w:id w:val="61951974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Маппинг ролей ТТ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-группы</w:t>
                </w:r>
              </w:sdtContent>
            </w:sdt>
          </w:p>
        </w:tc>
        <w:tc>
          <w:tcPr>
            <w:tcW w:w="2610" w:type="dxa"/>
          </w:tcPr>
          <w:p w14:paraId="27EC3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Предложить матрицу (I.4)</w:t>
            </w:r>
          </w:p>
        </w:tc>
        <w:tc>
          <w:tcPr>
            <w:tcW w:w="3540" w:type="dxa"/>
          </w:tcPr>
          <w:p w14:paraId="2D0A75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Утвердить и назначить членство</w:t>
            </w:r>
          </w:p>
        </w:tc>
      </w:tr>
      <w:tr w:rsidR="009D43E8" w:rsidRPr="0050000B" w14:paraId="371B46AD" w14:textId="77777777" w:rsidTr="009D43E8">
        <w:tc>
          <w:tcPr>
            <w:tcW w:w="3420" w:type="dxa"/>
          </w:tcPr>
          <w:p w14:paraId="16A305D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Параметры 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(хост, порт 636, сертификаты)</w:t>
            </w:r>
          </w:p>
        </w:tc>
        <w:tc>
          <w:tcPr>
            <w:tcW w:w="2610" w:type="dxa"/>
          </w:tcPr>
          <w:p w14:paraId="0724D2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по параметрам</w:t>
            </w:r>
          </w:p>
        </w:tc>
        <w:tc>
          <w:tcPr>
            <w:tcW w:w="3540" w:type="dxa"/>
          </w:tcPr>
          <w:p w14:paraId="2ABD31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Предоставить </w:t>
            </w:r>
            <w:r>
              <w:rPr>
                <w:rFonts w:ascii="Arial" w:eastAsia="Arial" w:hAnsi="Arial" w:cs="Arial"/>
                <w:color w:val="000000"/>
              </w:rPr>
              <w:t>endpoint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доверенные </w:t>
            </w:r>
            <w:r>
              <w:rPr>
                <w:rFonts w:ascii="Arial" w:eastAsia="Arial" w:hAnsi="Arial" w:cs="Arial"/>
                <w:color w:val="000000"/>
              </w:rPr>
              <w:t>CA</w:t>
            </w:r>
          </w:p>
        </w:tc>
      </w:tr>
      <w:tr w:rsidR="009D43E8" w14:paraId="3B13009B" w14:textId="77777777" w:rsidTr="009D43E8">
        <w:tc>
          <w:tcPr>
            <w:tcW w:w="3420" w:type="dxa"/>
          </w:tcPr>
          <w:p w14:paraId="2C7333C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Служебная УЗ для </w:t>
            </w:r>
            <w:r>
              <w:rPr>
                <w:rFonts w:ascii="Arial" w:eastAsia="Arial" w:hAnsi="Arial" w:cs="Arial"/>
                <w:color w:val="000000"/>
              </w:rPr>
              <w:t>LDAP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bind</w:t>
            </w:r>
          </w:p>
        </w:tc>
        <w:tc>
          <w:tcPr>
            <w:tcW w:w="2610" w:type="dxa"/>
          </w:tcPr>
          <w:p w14:paraId="5A9697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Использование read-only</w:t>
            </w:r>
          </w:p>
        </w:tc>
        <w:tc>
          <w:tcPr>
            <w:tcW w:w="3540" w:type="dxa"/>
          </w:tcPr>
          <w:p w14:paraId="5E31E4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Выдать УЗ, ротация</w:t>
            </w:r>
          </w:p>
        </w:tc>
      </w:tr>
      <w:tr w:rsidR="009D43E8" w14:paraId="0FE9B4C5" w14:textId="77777777" w:rsidTr="009D43E8">
        <w:tc>
          <w:tcPr>
            <w:tcW w:w="3420" w:type="dxa"/>
          </w:tcPr>
          <w:p w14:paraId="630B09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Атрибуты профиля (Department, Company, Title, mail)</w:t>
            </w:r>
          </w:p>
        </w:tc>
        <w:tc>
          <w:tcPr>
            <w:tcW w:w="2610" w:type="dxa"/>
          </w:tcPr>
          <w:p w14:paraId="3989D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Отображение в Hub</w:t>
            </w:r>
          </w:p>
        </w:tc>
        <w:tc>
          <w:tcPr>
            <w:tcW w:w="3540" w:type="dxa"/>
          </w:tcPr>
          <w:p w14:paraId="78592B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Актуальность в AD</w:t>
            </w:r>
          </w:p>
        </w:tc>
      </w:tr>
    </w:tbl>
    <w:p w14:paraId="13C8A18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Структура AD (факт):</w:t>
      </w:r>
      <w:r>
        <w:rPr>
          <w:rFonts w:ascii="Arial" w:eastAsia="Arial" w:hAnsi="Arial" w:cs="Arial"/>
          <w:color w:val="000000"/>
        </w:rPr>
        <w:t xml:space="preserve"> OU 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sdt>
        <w:sdtPr>
          <w:tag w:val="goog_rdk_42"/>
          <w:id w:val="98914793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color w:val="000000"/>
          <w:sz w:val="22"/>
          <w:szCs w:val="22"/>
        </w:rPr>
        <w:t>Users</w:t>
      </w:r>
      <w:r>
        <w:rPr>
          <w:rFonts w:ascii="Arial" w:eastAsia="Arial" w:hAnsi="Arial" w:cs="Arial"/>
          <w:color w:val="000000"/>
        </w:rPr>
        <w:t xml:space="preserve"> (древо подразделений), </w:t>
      </w:r>
      <w:r>
        <w:rPr>
          <w:rFonts w:ascii="Arial" w:eastAsia="Arial" w:hAnsi="Arial" w:cs="Arial"/>
          <w:color w:val="000000"/>
          <w:sz w:val="22"/>
          <w:szCs w:val="22"/>
        </w:rPr>
        <w:t>Groups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Computers</w:t>
      </w:r>
      <w:r>
        <w:rPr>
          <w:rFonts w:ascii="Arial" w:eastAsia="Arial" w:hAnsi="Arial" w:cs="Arial"/>
          <w:color w:val="000000"/>
        </w:rPr>
        <w:t xml:space="preserve">; домен тестового экспорта </w:t>
      </w:r>
      <w:r>
        <w:rPr>
          <w:rFonts w:ascii="Arial" w:eastAsia="Arial" w:hAnsi="Arial" w:cs="Arial"/>
          <w:color w:val="000000"/>
          <w:sz w:val="22"/>
          <w:szCs w:val="22"/>
        </w:rPr>
        <w:t>DC=test,DC=asb</w:t>
      </w:r>
      <w:r>
        <w:rPr>
          <w:rFonts w:ascii="Arial" w:eastAsia="Arial" w:hAnsi="Arial" w:cs="Arial"/>
          <w:color w:val="000000"/>
        </w:rPr>
        <w:t xml:space="preserve">. </w:t>
      </w:r>
      <w:r w:rsidRPr="003C42DA">
        <w:rPr>
          <w:rFonts w:ascii="Arial" w:eastAsia="Arial" w:hAnsi="Arial" w:cs="Arial"/>
          <w:color w:val="000000"/>
          <w:lang w:val="ru-RU"/>
        </w:rPr>
        <w:t xml:space="preserve">Параметры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продуктивного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уточняется Заказчиком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2E9F8E9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4FECAF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2DBCB0FB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ADE6BD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1DB1A9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D975796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207FBB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474FC337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A00EFD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70FEFE26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168E43B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3008589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4B3C6D2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8356380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337094D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16CCD14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479" w:name="bookmark=id.57lpi6vccj5m" w:colFirst="0" w:colLast="0"/>
      <w:bookmarkEnd w:id="479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 Модуль Контакт-центра (§2.2.2, §4)</w:t>
      </w:r>
    </w:p>
    <w:p w14:paraId="560446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Контакт-центра является центральным элементом автоматизации работы операторов банка. Он объединяет голосовой канал (телефония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текстовые каналы (онлайн-чат, мессенджеры) и интеллектуальные подсказки на базе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р). Все подсказки формируются исключительно на основе СУЗ (через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-индекс) и предоставляются оператору в реальном времени для повышения качества обслуживания клиентов. Управление модулем осуществляется ролями согласно </w:t>
      </w:r>
      <w:r>
        <w:fldChar w:fldCharType="begin"/>
      </w:r>
      <w:r>
        <w:instrText>HYPERLINK</w:instrText>
      </w:r>
      <w:r w:rsidRPr="003339CA">
        <w:rPr>
          <w:lang w:val="ru-RU"/>
          <w:rPrChange w:id="48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48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48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483" w:author="Никита Гринь" w:date="2026-07-31T10:55:00Z" w16du:dateUtc="2026-07-31T07:55:00Z">
            <w:rPr/>
          </w:rPrChange>
        </w:rPr>
        <w:instrText>.</w:instrText>
      </w:r>
      <w:r>
        <w:instrText>qqe</w:instrText>
      </w:r>
      <w:r w:rsidRPr="003339CA">
        <w:rPr>
          <w:lang w:val="ru-RU"/>
          <w:rPrChange w:id="484" w:author="Никита Гринь" w:date="2026-07-31T10:55:00Z" w16du:dateUtc="2026-07-31T07:55:00Z">
            <w:rPr/>
          </w:rPrChange>
        </w:rPr>
        <w:instrText>4</w:instrText>
      </w:r>
      <w:r>
        <w:instrText>w</w:instrText>
      </w:r>
      <w:r w:rsidRPr="003339CA">
        <w:rPr>
          <w:lang w:val="ru-RU"/>
          <w:rPrChange w:id="485" w:author="Никита Гринь" w:date="2026-07-31T10:55:00Z" w16du:dateUtc="2026-07-31T07:55:00Z">
            <w:rPr/>
          </w:rPrChange>
        </w:rPr>
        <w:instrText>267</w:instrText>
      </w:r>
      <w:r>
        <w:instrText>k</w:instrText>
      </w:r>
      <w:r w:rsidRPr="003339CA">
        <w:rPr>
          <w:lang w:val="ru-RU"/>
          <w:rPrChange w:id="486" w:author="Никита Гринь" w:date="2026-07-31T10:55:00Z" w16du:dateUtc="2026-07-31T07:55:00Z">
            <w:rPr/>
          </w:rPrChange>
        </w:rPr>
        <w:instrText>1</w:instrText>
      </w:r>
      <w:r>
        <w:instrText>ew</w:instrText>
      </w:r>
      <w:r w:rsidRPr="003339CA">
        <w:rPr>
          <w:lang w:val="ru-RU"/>
          <w:rPrChange w:id="487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: администратор Контакт-центра, операторы, аналитики.</w:t>
      </w:r>
    </w:p>
    <w:p w14:paraId="7D16DB4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Контакт-центра включает модуль понимания запросов, интерфейсы для работы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(телефония и онлайн-чат), модуль онлайн-чат и функциональность мониторинга и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тности (§4.7, модуль «Отчетность»).</w:t>
      </w:r>
    </w:p>
    <w:p w14:paraId="70E6A9CD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88" w:name="bookmark=id.bp6hjhdikhrz" w:colFirst="0" w:colLast="0"/>
      <w:bookmarkEnd w:id="48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.1. Общие положения (§4.1)</w:t>
      </w:r>
    </w:p>
    <w:p w14:paraId="5C0CFF1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§4.1]: общие требования к модулю Контакт-центра</w:t>
      </w:r>
    </w:p>
    <w:p w14:paraId="79A37C5B" w14:textId="77777777" w:rsidR="009D43E8" w:rsidRPr="00025E46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.1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базовые требования к модулю КЦ: языки, </w:t>
      </w:r>
      <w:r>
        <w:rPr>
          <w:rFonts w:ascii="Arial" w:eastAsia="Arial" w:hAnsi="Arial" w:cs="Arial"/>
          <w:color w:val="000000"/>
        </w:rPr>
        <w:t>on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prem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связь с модулем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базы знаний и масштабируемость. </w:t>
      </w:r>
      <w:r w:rsidRPr="00025E46">
        <w:rPr>
          <w:rFonts w:ascii="Arial" w:eastAsia="Arial" w:hAnsi="Arial" w:cs="Arial"/>
          <w:color w:val="000000"/>
          <w:lang w:val="ru-RU"/>
        </w:rPr>
        <w:t>Он обеспечивает:</w:t>
      </w:r>
    </w:p>
    <w:p w14:paraId="0FE6AF30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lastRenderedPageBreak/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-01…14: ИБ,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>18</w:t>
      </w:r>
      <w:r>
        <w:rPr>
          <w:rFonts w:ascii="Arial" w:eastAsia="Arial" w:hAnsi="Arial" w:cs="Arial"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3C42DA">
        <w:rPr>
          <w:rFonts w:ascii="Arial" w:eastAsia="Arial" w:hAnsi="Arial" w:cs="Arial"/>
          <w:color w:val="000000"/>
          <w:lang w:val="ru-RU"/>
        </w:rPr>
        <w:t>, изоляция от Интернета (кроме онлайн-чата)</w:t>
      </w:r>
    </w:p>
    <w:p w14:paraId="1FDB8F4B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Привязку к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-индексу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политике «только СУЗ»</w:t>
      </w:r>
    </w:p>
    <w:p w14:paraId="4514F554" w14:textId="77777777" w:rsidR="009D43E8" w:rsidRPr="003C42DA" w:rsidRDefault="00317F00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Контекст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КЦ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Webim</w:t>
      </w:r>
      <w:r w:rsidRPr="003C42DA">
        <w:rPr>
          <w:rFonts w:ascii="Arial" w:eastAsia="Arial" w:hAnsi="Arial" w:cs="Arial"/>
          <w:color w:val="000000"/>
          <w:lang w:val="ru-RU"/>
        </w:rPr>
        <w:t xml:space="preserve">, СУЗ) перед таблицей </w:t>
      </w:r>
      <w:r>
        <w:rPr>
          <w:rFonts w:ascii="Arial" w:eastAsia="Arial" w:hAnsi="Arial" w:cs="Arial"/>
          <w:color w:val="000000"/>
        </w:rPr>
        <w:t>FR</w:t>
      </w:r>
    </w:p>
    <w:p w14:paraId="501483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КЦ разв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рнут в контуре банка и готов к интеграции с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, онлайн-чатом и СУЗ по договорным </w:t>
      </w:r>
      <w:r>
        <w:rPr>
          <w:rFonts w:ascii="Arial" w:eastAsia="Arial" w:hAnsi="Arial" w:cs="Arial"/>
          <w:color w:val="000000"/>
        </w:rPr>
        <w:t>KPI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05226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89" w:name="bookmark=id.qhmo8lqsypjt" w:colFirst="0" w:colLast="0"/>
      <w:bookmarkEnd w:id="48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.1.1. Функциональные требования</w:t>
      </w:r>
    </w:p>
    <w:p w14:paraId="6606D5D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§4.1.1–4.1.14]: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2F475B7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 w:rsidSect="00AE7475">
          <w:pgSz w:w="12240" w:h="15840" w:code="1"/>
          <w:pgMar w:top="1440" w:right="1440" w:bottom="1440" w:left="1440" w:header="357" w:footer="357" w:gutter="0"/>
          <w:cols w:space="720"/>
          <w:docGrid w:linePitch="326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описывает общие требования §4.1 в формате</w:t>
      </w:r>
      <w:del w:id="490" w:author="Никита Гринь" w:date="2026-07-31T12:57:00Z" w16du:dateUtc="2026-07-31T09:57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 </w:delText>
        </w:r>
        <w:r w:rsidDel="00C679D0">
          <w:rPr>
            <w:rFonts w:ascii="Arial" w:eastAsia="Arial" w:hAnsi="Arial" w:cs="Arial"/>
            <w:color w:val="000000"/>
          </w:rPr>
          <w:delText>v</w:delText>
        </w:r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1.3 </w:delText>
        </w:r>
      </w:del>
      <w:r w:rsidRPr="003C42DA">
        <w:rPr>
          <w:rFonts w:ascii="Arial" w:eastAsia="Arial" w:hAnsi="Arial" w:cs="Arial"/>
          <w:color w:val="000000"/>
          <w:lang w:val="ru-RU"/>
        </w:rPr>
        <w:t>(колонка «Реализация»).</w:t>
      </w:r>
    </w:p>
    <w:p w14:paraId="5F8C0E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33"/>
        <w:tblW w:w="136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80"/>
        <w:gridCol w:w="2985"/>
        <w:gridCol w:w="6600"/>
        <w:gridCol w:w="2430"/>
      </w:tblGrid>
      <w:tr w:rsidR="009D43E8" w14:paraId="7758013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80" w:type="dxa"/>
          </w:tcPr>
          <w:p w14:paraId="1B0CF9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985" w:type="dxa"/>
          </w:tcPr>
          <w:p w14:paraId="5BD0AF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600" w:type="dxa"/>
          </w:tcPr>
          <w:p w14:paraId="6FEA06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30" w:type="dxa"/>
          </w:tcPr>
          <w:p w14:paraId="7FFF1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743E1849" w14:textId="77777777" w:rsidTr="009D43E8">
        <w:tc>
          <w:tcPr>
            <w:tcW w:w="1680" w:type="dxa"/>
          </w:tcPr>
          <w:p w14:paraId="06342D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FR-CC-01</w:t>
            </w:r>
          </w:p>
        </w:tc>
        <w:tc>
          <w:tcPr>
            <w:tcW w:w="2985" w:type="dxa"/>
          </w:tcPr>
          <w:p w14:paraId="1AC5EF1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функционировать в защищенной инфраструктуре банка, и обеспечивать соответствие требованиям конфиденциальности и защиты данных.</w:t>
            </w:r>
          </w:p>
        </w:tc>
        <w:tc>
          <w:tcPr>
            <w:tcW w:w="6600" w:type="dxa"/>
          </w:tcPr>
          <w:p w14:paraId="36733601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модуля Контакт-центра в инфраструктуре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шифрование каналов, разграничение доступа по ролям, журнал аудита и политики ИБ по §8–9 ТТ.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работает в защищ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нном сегменте без выхода в Интернет (кроме виджета онлайн-чата).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/ аудит ИБ.</w:t>
            </w:r>
          </w:p>
        </w:tc>
        <w:tc>
          <w:tcPr>
            <w:tcW w:w="2430" w:type="dxa"/>
          </w:tcPr>
          <w:p w14:paraId="7CEB91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</w:t>
            </w:r>
          </w:p>
        </w:tc>
      </w:tr>
      <w:tr w:rsidR="009D43E8" w14:paraId="3B53A051" w14:textId="77777777" w:rsidTr="009D43E8">
        <w:tc>
          <w:tcPr>
            <w:tcW w:w="1680" w:type="dxa"/>
          </w:tcPr>
          <w:p w14:paraId="0D36AA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FR-CC-02</w:t>
            </w:r>
          </w:p>
        </w:tc>
        <w:tc>
          <w:tcPr>
            <w:tcW w:w="2985" w:type="dxa"/>
          </w:tcPr>
          <w:p w14:paraId="052D105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модуля Контакт-центра должен быть на русском языке.</w:t>
            </w:r>
          </w:p>
        </w:tc>
        <w:tc>
          <w:tcPr>
            <w:tcW w:w="6600" w:type="dxa"/>
          </w:tcPr>
          <w:p w14:paraId="2CD9C0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или администратор открывает любой экран модуля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по умолчанию на русском языке; локализованы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АРМ и виджет.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надписи и сообщения отображаются на русском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430" w:type="dxa"/>
          </w:tcPr>
          <w:p w14:paraId="38C6B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4.1.2</w:t>
            </w:r>
          </w:p>
        </w:tc>
      </w:tr>
      <w:tr w:rsidR="009D43E8" w14:paraId="77386E50" w14:textId="77777777" w:rsidTr="009D43E8">
        <w:tc>
          <w:tcPr>
            <w:tcW w:w="1680" w:type="dxa"/>
          </w:tcPr>
          <w:p w14:paraId="123A15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FR-CC-03</w:t>
            </w:r>
          </w:p>
        </w:tc>
        <w:tc>
          <w:tcPr>
            <w:tcW w:w="2985" w:type="dxa"/>
          </w:tcPr>
          <w:p w14:paraId="5962184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работать на базе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234B5E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поступает обращение в канале Контакт-центра (реплика телефонии или сообщение онлайн-чата).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распозна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запрос, ищет ответ в базе знаний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формирует подсказку языковой моделью (промпт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 контуре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получает подсказку из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текст подсказки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автоматически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9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9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49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495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496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49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CHAT-T-04.</w:t>
            </w:r>
          </w:p>
        </w:tc>
        <w:tc>
          <w:tcPr>
            <w:tcW w:w="2430" w:type="dxa"/>
          </w:tcPr>
          <w:p w14:paraId="1D6999A7" w14:textId="77777777" w:rsidR="009D43E8" w:rsidRPr="00CC787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4.1.3</w:t>
            </w:r>
          </w:p>
        </w:tc>
      </w:tr>
      <w:tr w:rsidR="009D43E8" w14:paraId="738D7F8F" w14:textId="77777777" w:rsidTr="009D43E8">
        <w:tc>
          <w:tcPr>
            <w:tcW w:w="1680" w:type="dxa"/>
          </w:tcPr>
          <w:p w14:paraId="4AECDA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FR-CC-04</w:t>
            </w:r>
          </w:p>
        </w:tc>
        <w:tc>
          <w:tcPr>
            <w:tcW w:w="2985" w:type="dxa"/>
          </w:tcPr>
          <w:p w14:paraId="7B80149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Контакт-центра, за исключением модуля онлайн-чата, должен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работать без доступа к сети Интернет.</w:t>
            </w:r>
          </w:p>
        </w:tc>
        <w:tc>
          <w:tcPr>
            <w:tcW w:w="6600" w:type="dxa"/>
          </w:tcPr>
          <w:p w14:paraId="7BA2C3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штатная работа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ра, распознавания речи, поиска и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компоненты размещены в изолированном контуре банка; доступ в Интернет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только у виджета онлайн-чата (§4.1.4).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части модуля КЦ, кроме онлайн-чата, работают без доступа к сети Интернет.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INT-T: проверка сетевой изоляции.</w:t>
            </w:r>
          </w:p>
        </w:tc>
        <w:tc>
          <w:tcPr>
            <w:tcW w:w="2430" w:type="dxa"/>
          </w:tcPr>
          <w:p w14:paraId="2E2F9C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4.1.4</w:t>
            </w:r>
          </w:p>
        </w:tc>
      </w:tr>
      <w:tr w:rsidR="009D43E8" w14:paraId="5026BD49" w14:textId="77777777" w:rsidTr="009D43E8">
        <w:tc>
          <w:tcPr>
            <w:tcW w:w="1680" w:type="dxa"/>
          </w:tcPr>
          <w:p w14:paraId="166375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FR-CC-05</w:t>
            </w:r>
          </w:p>
        </w:tc>
        <w:tc>
          <w:tcPr>
            <w:tcW w:w="2985" w:type="dxa"/>
          </w:tcPr>
          <w:p w14:paraId="009FA6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Разработчик может использовать в работе СУЗ через прямое взаимодействие с ней либо на основе СУЗ создать свою базу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использования ее в дальнейшем модулем Контакт-центра с возможностью обновления данных в режиме онлайн.</w:t>
            </w:r>
          </w:p>
        </w:tc>
        <w:tc>
          <w:tcPr>
            <w:tcW w:w="6600" w:type="dxa"/>
          </w:tcPr>
          <w:p w14:paraId="07CB6D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СУЗ (1С-Битрикс) опубликован или измен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контент (статья,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документ).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Архитектура (§4.1.5, комм. [28]):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ТТ Исполнитель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созда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т свою базу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на основе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логический экземпляр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49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49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0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01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0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собственным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векторным хранилищем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контуре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СУЗ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источник контента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редакторов КЦ), 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хранилище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  <w:color w:val="000000"/>
              </w:rPr>
              <w:t>CMS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и от индексов ассистента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синхронизация по модели 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0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0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0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06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hrwvs</w:instrText>
            </w:r>
            <w:r w:rsidRPr="003339CA">
              <w:rPr>
                <w:lang w:val="ru-RU"/>
                <w:rPrChange w:id="507" w:author="Никита Гринь" w:date="2026-07-31T10:55:00Z" w16du:dateUtc="2026-07-31T07:55:00Z">
                  <w:rPr/>
                </w:rPrChange>
              </w:rPr>
              <w:instrText>4</w:instrText>
            </w:r>
            <w:r>
              <w:instrText>g</w:instrText>
            </w:r>
            <w:r w:rsidRPr="003339CA">
              <w:rPr>
                <w:lang w:val="ru-RU"/>
                <w:rPrChange w:id="508" w:author="Никита Гринь" w:date="2026-07-31T10:55:00Z" w16du:dateUtc="2026-07-31T07:55:00Z">
                  <w:rPr/>
                </w:rPrChange>
              </w:rPr>
              <w:instrText>5</w:instrText>
            </w:r>
            <w:r>
              <w:instrText>dom</w:instrText>
            </w:r>
            <w:r w:rsidRPr="003339CA">
              <w:rPr>
                <w:lang w:val="ru-RU"/>
                <w:rPrChange w:id="509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.1</w:t>
            </w:r>
            <w:r>
              <w:fldChar w:fldCharType="end"/>
            </w:r>
            <w:sdt>
              <w:sdtPr>
                <w:tag w:val="goog_rdk_43"/>
                <w:id w:val="5817379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outbox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Sufler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нормализация,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([Исполнитель] §4.5.1.6) → обновление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переиндексация и 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</w:t>
            </w:r>
            <w:sdt>
              <w:sdtPr>
                <w:tag w:val="goog_rdk_44"/>
                <w:id w:val="771689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диалога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latency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обновления ≤30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после публикации в СУЗ).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Runtime:</w:t>
            </w:r>
            <w:r>
              <w:rPr>
                <w:rFonts w:ascii="Arial" w:eastAsia="Arial" w:hAnsi="Arial" w:cs="Arial"/>
                <w:color w:val="000000"/>
              </w:rPr>
              <w:t xml:space="preserve">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р, модуль понимания запросов и RAG API читают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только</w:t>
            </w:r>
            <w:r>
              <w:rPr>
                <w:rFonts w:ascii="Arial" w:eastAsia="Arial" w:hAnsi="Arial" w:cs="Arial"/>
                <w:color w:val="000000"/>
              </w:rPr>
              <w:t xml:space="preserve">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— без HTTP к Bitrix в штатной эксплуатации (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FR-SUF-01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6ajdjvbb8kz5">
              <w:r>
                <w:rPr>
                  <w:rFonts w:ascii="Arial" w:eastAsia="Arial" w:hAnsi="Arial" w:cs="Arial"/>
                  <w:color w:val="156082"/>
                </w:rPr>
                <w:t>FR-SUF-17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актуальная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1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1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1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13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14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получает подсказки из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собственного индекса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при необходимости переходит в СУЗ по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1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1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1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18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519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52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As-Is:</w:t>
            </w:r>
            <w:sdt>
              <w:sdtPr>
                <w:tag w:val="goog_rdk_45"/>
                <w:id w:val="5403707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API/webhook СУЗ нет → первичная загрузка export/reindex (</w:t>
                </w:r>
              </w:sdtContent>
            </w:sdt>
            <w:hyperlink w:anchor="bookmark=id.qwxq73t1kl5w">
              <w:r>
                <w:rPr>
                  <w:rFonts w:ascii="Arial" w:eastAsia="Arial" w:hAnsi="Arial" w:cs="Arial"/>
                  <w:color w:val="156082"/>
                </w:rPr>
                <w:t>VI.1.1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UC-UND-01, INT-T-SUZ-01 на стенде Bitrix.</w:t>
            </w:r>
          </w:p>
        </w:tc>
        <w:tc>
          <w:tcPr>
            <w:tcW w:w="2430" w:type="dxa"/>
          </w:tcPr>
          <w:p w14:paraId="2237C2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4.1.5</w:t>
            </w:r>
          </w:p>
        </w:tc>
      </w:tr>
      <w:tr w:rsidR="009D43E8" w14:paraId="2FB7B321" w14:textId="77777777" w:rsidTr="009D43E8">
        <w:tc>
          <w:tcPr>
            <w:tcW w:w="1680" w:type="dxa"/>
          </w:tcPr>
          <w:p w14:paraId="793874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FR-CC-06</w:t>
            </w:r>
          </w:p>
        </w:tc>
        <w:tc>
          <w:tcPr>
            <w:tcW w:w="2985" w:type="dxa"/>
          </w:tcPr>
          <w:p w14:paraId="05DAF0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предоставлять информацию только на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основе СУЗ и не предоставлять иной информации по любым запросам клиентов вне тем деятельности Контакт-центра.</w:t>
            </w:r>
          </w:p>
        </w:tc>
        <w:tc>
          <w:tcPr>
            <w:tcW w:w="6600" w:type="dxa"/>
          </w:tcPr>
          <w:p w14:paraId="3B3AE559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канале Контакт-центра (телефония или онлайн-чат) поступает реплика или сообщение клиента, по содержанию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относящееся к тематике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запрос, для которого в индексе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 релевантных статей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развлечения, общие знания, темы вне банковских консультаций КЦ). Перечень допустимых тем КЦ определяется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содержимым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а не фиксированным списком в ТЗ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2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2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2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2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ga</w:instrText>
            </w:r>
            <w:r w:rsidRPr="003339CA">
              <w:rPr>
                <w:lang w:val="ru-RU"/>
                <w:rPrChange w:id="525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l</w:instrText>
            </w:r>
            <w:r w:rsidRPr="003339CA">
              <w:rPr>
                <w:lang w:val="ru-RU"/>
                <w:rPrChange w:id="526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xijo</w:instrText>
            </w:r>
            <w:r w:rsidRPr="003339CA">
              <w:rPr>
                <w:lang w:val="ru-RU"/>
                <w:rPrChange w:id="527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ow</w:instrText>
            </w:r>
            <w:r w:rsidRPr="003339CA">
              <w:rPr>
                <w:lang w:val="ru-RU"/>
                <w:rPrChange w:id="528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выполняет поиск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внешние источники и индексы ассистента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используются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при отсутствии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’ов СУЗ или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срабатывает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блокировка посторонней темы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возвращает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контент вне СУЗ,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генерирует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вне </w:t>
            </w:r>
            <w:r>
              <w:rPr>
                <w:rFonts w:ascii="Arial" w:eastAsia="Arial" w:hAnsi="Arial" w:cs="Arial"/>
                <w:color w:val="000000"/>
              </w:rPr>
              <w:t>retrieved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-контекста; (3) системный 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запрещает дополнять подсказку знаниями вне СУЗ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2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3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3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32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533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534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клиента доставляется оператору штатным каналом (АТС / АРМ онлайн-чата);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выда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готовую подсказку — пустая панель, карточки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низким %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(&lt;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стандартное сообщение оператору «запрос вне базы знаний / нет подсказки по СУЗ»;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автоответ клиенту не формируется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оператор отвечает сам или эскалирует по регламенту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 (негативный сценарий: телефония + онлайн-чат);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35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36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37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38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hkn</w:instrText>
            </w:r>
            <w:r w:rsidRPr="003339CA">
              <w:rPr>
                <w:lang w:val="ru-RU"/>
                <w:rPrChange w:id="539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pe</w:instrText>
            </w:r>
            <w:r w:rsidRPr="003339CA">
              <w:rPr>
                <w:lang w:val="ru-RU"/>
                <w:rPrChange w:id="540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n</w:instrText>
            </w:r>
            <w:r w:rsidRPr="003339CA">
              <w:rPr>
                <w:lang w:val="ru-RU"/>
                <w:rPrChange w:id="541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lay</w:instrText>
            </w:r>
            <w:r w:rsidRPr="003339CA">
              <w:rPr>
                <w:lang w:val="ru-RU"/>
                <w:rPrChange w:id="542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D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комм. 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[29]–[32].</w:t>
            </w:r>
          </w:p>
        </w:tc>
        <w:tc>
          <w:tcPr>
            <w:tcW w:w="2430" w:type="dxa"/>
          </w:tcPr>
          <w:p w14:paraId="5D7D6C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4.1.6</w:t>
            </w:r>
          </w:p>
        </w:tc>
      </w:tr>
      <w:tr w:rsidR="009D43E8" w14:paraId="511E9CDD" w14:textId="77777777" w:rsidTr="009D43E8">
        <w:tc>
          <w:tcPr>
            <w:tcW w:w="1680" w:type="dxa"/>
          </w:tcPr>
          <w:p w14:paraId="355FC9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FR-CC-07</w:t>
            </w:r>
          </w:p>
        </w:tc>
        <w:tc>
          <w:tcPr>
            <w:tcW w:w="2985" w:type="dxa"/>
          </w:tcPr>
          <w:p w14:paraId="36D1D01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уметь предоставлять информацию на русском и английском языках, распознавать язык, используемый в сообщении клиентом, а также переключаться 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рамках разговора с русского языка на английский и с английского языка на русский соответственно изменению языка запроса со стороны клиента.</w:t>
            </w:r>
          </w:p>
        </w:tc>
        <w:tc>
          <w:tcPr>
            <w:tcW w:w="6600" w:type="dxa"/>
          </w:tcPr>
          <w:p w14:paraId="2A2860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пишет или говорит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определяет язык реплики и формирует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подсказку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том же языке, с автопереключением при смене языка.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подсказка оператору на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соответствии с языком клиента; текст подсказки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автоматически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4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4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4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46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547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548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SUF-T-12, CHAT-T-04.</w:t>
            </w:r>
          </w:p>
        </w:tc>
        <w:tc>
          <w:tcPr>
            <w:tcW w:w="2430" w:type="dxa"/>
          </w:tcPr>
          <w:p w14:paraId="6A04B1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4.1.7</w:t>
            </w:r>
          </w:p>
        </w:tc>
      </w:tr>
      <w:tr w:rsidR="009D43E8" w14:paraId="5A08F97D" w14:textId="77777777" w:rsidTr="009D43E8">
        <w:tc>
          <w:tcPr>
            <w:tcW w:w="1680" w:type="dxa"/>
          </w:tcPr>
          <w:p w14:paraId="1E74B9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FR-CC-08</w:t>
            </w:r>
          </w:p>
        </w:tc>
        <w:tc>
          <w:tcPr>
            <w:tcW w:w="2985" w:type="dxa"/>
          </w:tcPr>
          <w:p w14:paraId="7EF98C9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Интерфейс управления базами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(§4.1.8, §4.5.1): создание/редактирование/удаление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4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5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5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52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5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загрузка документов (.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…); управление структурой;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 программирования</w:t>
            </w:r>
            <w:sdt>
              <w:sdtPr>
                <w:tag w:val="goog_rdk_46"/>
                <w:id w:val="1292803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Центр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</w:t>
                </w:r>
              </w:sdtContent>
            </w:sdt>
          </w:p>
        </w:tc>
        <w:tc>
          <w:tcPr>
            <w:tcW w:w="6600" w:type="dxa"/>
          </w:tcPr>
          <w:p w14:paraId="469282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«Центр настроек»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управления базами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ра: создание, загрузка документов, индексация — без программирования (§4.5.1).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видит панель «Базы знаний КЦ».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UC-UND-01, ASS-T-18 (админ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).</w:t>
            </w:r>
          </w:p>
        </w:tc>
        <w:tc>
          <w:tcPr>
            <w:tcW w:w="2430" w:type="dxa"/>
          </w:tcPr>
          <w:p w14:paraId="7DB669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4.1.8, 4.5.1</w:t>
            </w:r>
          </w:p>
        </w:tc>
      </w:tr>
      <w:tr w:rsidR="009D43E8" w14:paraId="56D10F79" w14:textId="77777777" w:rsidTr="009D43E8">
        <w:tc>
          <w:tcPr>
            <w:tcW w:w="1680" w:type="dxa"/>
          </w:tcPr>
          <w:p w14:paraId="255809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FR-CC-09</w:t>
            </w:r>
          </w:p>
        </w:tc>
        <w:tc>
          <w:tcPr>
            <w:tcW w:w="2985" w:type="dxa"/>
          </w:tcPr>
          <w:p w14:paraId="3D828B7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поддерживать размещение произвольного числа виджетов с функционалом текстовых каналов для ведения переписки с пользователями, не ограничиваясь в количестве мест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размещения (сайт, лендинг, М-банкинг, Интернет-банкинг и иные каналы банка).</w:t>
            </w:r>
          </w:p>
        </w:tc>
        <w:tc>
          <w:tcPr>
            <w:tcW w:w="6600" w:type="dxa"/>
          </w:tcPr>
          <w:p w14:paraId="542C318F" w14:textId="0E019424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sdt>
              <w:sdtPr>
                <w:tag w:val="goog_rdk_47"/>
                <w:id w:val="-6450413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модуля Контакт-центра (роль п.3 §2.4) открывает панель «Каналы → Виджет» и созда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конфигурацию для новой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точки размещения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-виджета: веб-сайт банка</w:t>
            </w:r>
            <w:r w:rsidR="00C3731D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5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5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5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57" w:author="Никита Гринь" w:date="2026-07-31T10:55:00Z" w16du:dateUtc="2026-07-31T07:55:00Z">
                  <w:rPr/>
                </w:rPrChange>
              </w:rPr>
              <w:instrText>.5</w:instrText>
            </w:r>
            <w:r>
              <w:instrText>kmks</w:instrText>
            </w:r>
            <w:r w:rsidRPr="003339CA">
              <w:rPr>
                <w:lang w:val="ru-RU"/>
                <w:rPrChange w:id="558" w:author="Никита Гринь" w:date="2026-07-31T10:55:00Z" w16du:dateUtc="2026-07-31T07:55:00Z">
                  <w:rPr/>
                </w:rPrChange>
              </w:rPr>
              <w:instrText>2</w:instrText>
            </w:r>
            <w:r>
              <w:instrText>i</w:instrText>
            </w:r>
            <w:r w:rsidRPr="003339CA">
              <w:rPr>
                <w:lang w:val="ru-RU"/>
                <w:rPrChange w:id="559" w:author="Никита Гринь" w:date="2026-07-31T10:55:00Z" w16du:dateUtc="2026-07-31T07:55:00Z">
                  <w:rPr/>
                </w:rPrChange>
              </w:rPr>
              <w:instrText>30</w:instrText>
            </w:r>
            <w:r>
              <w:instrText>lu</w:instrText>
            </w:r>
            <w:r w:rsidRPr="003339CA">
              <w:rPr>
                <w:lang w:val="ru-RU"/>
                <w:rPrChange w:id="560" w:author="Никита Гринь" w:date="2026-07-31T10:55:00Z" w16du:dateUtc="2026-07-31T07:55:00Z">
                  <w:rPr/>
                </w:rPrChange>
              </w:rPr>
              <w:instrText>1"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.5.1.1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таксономия каналов модуля онлайн-чат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четыре блока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§4.4: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виджет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веб-страницах банка, отдельный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каждую точку;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мессенджеры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— канальные адаптеры,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виджет, настройка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(3)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соцсети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(ВКонтакте, Одноклассники) — адаптеры §4.4.6; (4)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-каналы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иных точек входа.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Формулировка ТТ «иные каналы банка» (§4.1.9) относится 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дополнительным точкам размещения виджета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а не к мессенджерам, соцсетям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те подключаются отдельно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6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6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6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6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565" w:author="Никита Гринь" w:date="2026-07-31T10:55:00Z" w16du:dateUtc="2026-07-31T07:55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566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56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Для виджета: создание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параметры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6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6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7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71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ofiyynu</w:instrText>
            </w:r>
            <w:r w:rsidRPr="003339CA">
              <w:rPr>
                <w:lang w:val="ru-RU"/>
                <w:rPrChange w:id="572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ncml</w:instrText>
            </w:r>
            <w:r w:rsidRPr="003339CA">
              <w:rPr>
                <w:lang w:val="ru-RU"/>
                <w:rPrChange w:id="573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.5.3.1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домены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маршрутизация в отдел.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код встраивания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&lt;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script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&gt;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выбранной точки и предпросмотр виджета; мессенджеры, соцсети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отображаются в соответствующих блоках панели администратора (настройка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.5.3.1).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UC-A2.</w:t>
            </w:r>
          </w:p>
        </w:tc>
        <w:tc>
          <w:tcPr>
            <w:tcW w:w="2430" w:type="dxa"/>
          </w:tcPr>
          <w:p w14:paraId="3E762E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</w:t>
            </w:r>
          </w:p>
        </w:tc>
      </w:tr>
      <w:tr w:rsidR="009D43E8" w14:paraId="01822407" w14:textId="77777777" w:rsidTr="009D43E8">
        <w:tc>
          <w:tcPr>
            <w:tcW w:w="1680" w:type="dxa"/>
          </w:tcPr>
          <w:p w14:paraId="2D4B66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FR-CC-10</w:t>
            </w:r>
          </w:p>
        </w:tc>
        <w:tc>
          <w:tcPr>
            <w:tcW w:w="2985" w:type="dxa"/>
          </w:tcPr>
          <w:p w14:paraId="40AD07E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поддерживать регулярные обновления для совершенствования функционала и безопасности.</w:t>
            </w:r>
          </w:p>
        </w:tc>
        <w:tc>
          <w:tcPr>
            <w:tcW w:w="6600" w:type="dxa"/>
          </w:tcPr>
          <w:p w14:paraId="491410F7" w14:textId="5C7F028A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574" w:author="Никита Гринь" w:date="2026-07-31T12:59:00Z">
              <w:r w:rsidR="00C679D0" w:rsidRPr="00C679D0">
                <w:rPr>
                  <w:rFonts w:ascii="Arial" w:eastAsia="Arial" w:hAnsi="Arial" w:cs="Arial"/>
                  <w:color w:val="000000"/>
                  <w:lang w:val="ru-RU"/>
                  <w:rPrChange w:id="575" w:author="Никита Гринь" w:date="2026-07-31T12:59:00Z" w16du:dateUtc="2026-07-31T09:5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выпускается очередное обновление по регламенту обновления ПО Заказчика.</w:t>
              </w:r>
            </w:ins>
            <w:del w:id="576" w:author="Никита Гринь" w:date="2026-07-31T12:59:00Z" w16du:dateUtc="2026-07-31T09:59:00Z"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выпускается очередное обновление по </w:delText>
              </w:r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политике банка</w:delText>
              </w:r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регулярная доставка патчей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журналом изменений и регрессионным тестированием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обновления устанавливаются без простоя критичных каналов телефонии и онлайн-чата.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план сопровождения </w:t>
            </w:r>
            <w:r>
              <w:rPr>
                <w:rFonts w:ascii="Arial" w:eastAsia="Arial" w:hAnsi="Arial" w:cs="Arial"/>
                <w:color w:val="000000"/>
              </w:rPr>
              <w:t>VII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.1.</w:t>
            </w:r>
          </w:p>
        </w:tc>
        <w:tc>
          <w:tcPr>
            <w:tcW w:w="2430" w:type="dxa"/>
          </w:tcPr>
          <w:p w14:paraId="21DB9F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4.1.10</w:t>
            </w:r>
          </w:p>
        </w:tc>
      </w:tr>
      <w:tr w:rsidR="009D43E8" w14:paraId="6F4631A0" w14:textId="77777777" w:rsidTr="009D43E8">
        <w:tc>
          <w:tcPr>
            <w:tcW w:w="1680" w:type="dxa"/>
          </w:tcPr>
          <w:p w14:paraId="78ACDB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FR-CC-11</w:t>
            </w:r>
          </w:p>
        </w:tc>
        <w:tc>
          <w:tcPr>
            <w:tcW w:w="2985" w:type="dxa"/>
          </w:tcPr>
          <w:p w14:paraId="1A5CC9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поддерживать масштабируемость и способность обрабатывать увеличивающийся объем данных и документов при увеличении числа пользователей.</w:t>
            </w:r>
          </w:p>
        </w:tc>
        <w:tc>
          <w:tcPr>
            <w:tcW w:w="6600" w:type="dxa"/>
          </w:tcPr>
          <w:p w14:paraId="74A4A30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число операторов и одновременных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горизонтальное масштабирование распознавания речи, поиска и модели; архивирование истории в долгосрочное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выдерживает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95 при 75 операторах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.7.4).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нагрузочное тестирование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2430" w:type="dxa"/>
          </w:tcPr>
          <w:p w14:paraId="6B106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4.1.11</w:t>
            </w:r>
          </w:p>
        </w:tc>
      </w:tr>
      <w:tr w:rsidR="009D43E8" w14:paraId="3FB27F94" w14:textId="77777777" w:rsidTr="009D43E8">
        <w:tc>
          <w:tcPr>
            <w:tcW w:w="1680" w:type="dxa"/>
          </w:tcPr>
          <w:p w14:paraId="72EABA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FR-CC-12</w:t>
            </w:r>
          </w:p>
        </w:tc>
        <w:tc>
          <w:tcPr>
            <w:tcW w:w="2985" w:type="dxa"/>
          </w:tcPr>
          <w:p w14:paraId="31F3CA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обеспечивать анализ сообщений и истории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взаимодействия с клиентом, чтобы корректно интерпретировать запросы и находить релевантные ответы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709A25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отправляет новое сообщение в диалоге.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учитывает историю обращения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 и ищет ответ в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релевантные подсказки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контекста разговора.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30" w:type="dxa"/>
          </w:tcPr>
          <w:p w14:paraId="648AE6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4.1.12</w:t>
            </w:r>
          </w:p>
        </w:tc>
      </w:tr>
      <w:tr w:rsidR="009D43E8" w14:paraId="41D40D8E" w14:textId="77777777" w:rsidTr="009D43E8">
        <w:tc>
          <w:tcPr>
            <w:tcW w:w="1680" w:type="dxa"/>
          </w:tcPr>
          <w:p w14:paraId="3DD515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FR-CC-13</w:t>
            </w:r>
          </w:p>
        </w:tc>
        <w:tc>
          <w:tcPr>
            <w:tcW w:w="2985" w:type="dxa"/>
          </w:tcPr>
          <w:p w14:paraId="32A8925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включать в себя механизм загрузки и удаления текстовых документов в формате .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rtf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pptx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png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jpg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jpeg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каждой выбранной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целью их последующей индексации и использования при генерации ответов модулем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600" w:type="dxa"/>
          </w:tcPr>
          <w:p w14:paraId="080234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загружает или удаляет документ в выбранной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 разбивается на фрагменты и добавляется в векторный индекс соответствующей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57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57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58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581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58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доступен для поиска или удал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из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30" w:type="dxa"/>
          </w:tcPr>
          <w:p w14:paraId="579D1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4.1.13</w:t>
            </w:r>
          </w:p>
        </w:tc>
      </w:tr>
      <w:tr w:rsidR="009D43E8" w14:paraId="602898B7" w14:textId="77777777" w:rsidTr="009D43E8">
        <w:tc>
          <w:tcPr>
            <w:tcW w:w="1680" w:type="dxa"/>
          </w:tcPr>
          <w:p w14:paraId="7F18C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FR-CC-14</w:t>
            </w:r>
          </w:p>
        </w:tc>
        <w:tc>
          <w:tcPr>
            <w:tcW w:w="2985" w:type="dxa"/>
          </w:tcPr>
          <w:p w14:paraId="750235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указывать ссылки на источники, на основании которых сгенерирован конкретный ответ, с возможностью перехода по ссылкам на страницы подключаемой СУЗ и должна иметь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возможность отключать отображение ссылок в определенных каналах.</w:t>
            </w:r>
          </w:p>
        </w:tc>
        <w:tc>
          <w:tcPr>
            <w:tcW w:w="6600" w:type="dxa"/>
          </w:tcPr>
          <w:p w14:paraId="70DDB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сформировала ответ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метаданных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сохраняются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article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name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(название статьи) из индекса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для клиента в онлайн-чате ссылка скрыта политикой канала.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 СУЗ</w:t>
            </w:r>
            <w:sdt>
              <w:sdtPr>
                <w:tag w:val="goog_rdk_48"/>
                <w:id w:val="108850897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как кликабельную ссылку ↗ (не метку «СУЗ») и может открыть источник в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клиент в онлайн-чате —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SUF-T-02, CHAT-T-04, CHAT-T-05.</w:t>
            </w:r>
          </w:p>
        </w:tc>
        <w:tc>
          <w:tcPr>
            <w:tcW w:w="2430" w:type="dxa"/>
          </w:tcPr>
          <w:p w14:paraId="03F81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4.1.14</w:t>
            </w:r>
          </w:p>
        </w:tc>
      </w:tr>
    </w:tbl>
    <w:p w14:paraId="10777C73" w14:textId="77777777" w:rsidR="009D43E8" w:rsidRDefault="009D43E8">
      <w:pPr>
        <w:pStyle w:val="2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2EE04B1" w14:textId="77777777" w:rsidR="009D43E8" w:rsidRDefault="00317F00">
      <w:pPr>
        <w:pStyle w:val="2"/>
        <w:rPr>
          <w:rFonts w:ascii="Arial" w:eastAsia="Arial" w:hAnsi="Arial" w:cs="Arial"/>
        </w:rPr>
      </w:pPr>
      <w:bookmarkStart w:id="583" w:name="bookmark=id.t7slx0dqttdg" w:colFirst="0" w:colLast="0"/>
      <w:bookmarkEnd w:id="583"/>
      <w:r>
        <w:rPr>
          <w:rFonts w:ascii="Arial" w:eastAsia="Arial" w:hAnsi="Arial" w:cs="Arial"/>
        </w:rPr>
        <w:lastRenderedPageBreak/>
        <w:t>II.2. Модуль понимания запросов (§2.2.2.1, §4.2)</w:t>
      </w:r>
    </w:p>
    <w:p w14:paraId="1036EDF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§2.2.2.1, §4.2]: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понимания запросов — потоковое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транскрипты,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>,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</w:t>
      </w:r>
    </w:p>
    <w:p w14:paraId="2654EE2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понимания запросов является ключевым компонентом Контакт-центра, отвечающим за преобразование голосовой речи клиентов и операторов в текст и семантическое сопоставление с базой знаний.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2340656C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Распознавание речи в реальном времени (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для звонков </w:t>
      </w:r>
      <w:r>
        <w:rPr>
          <w:rFonts w:ascii="Arial" w:eastAsia="Arial" w:hAnsi="Arial" w:cs="Arial"/>
          <w:color w:val="000000"/>
        </w:rPr>
        <w:t>RU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EN</w:t>
      </w:r>
    </w:p>
    <w:p w14:paraId="787F9641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Разделение речи оператора и клиента (диаризация)</w:t>
      </w:r>
    </w:p>
    <w:p w14:paraId="51B43A64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Поддержку двух языков и </w:t>
      </w:r>
      <w:r>
        <w:rPr>
          <w:rFonts w:ascii="Arial" w:eastAsia="Arial" w:hAnsi="Arial" w:cs="Arial"/>
          <w:color w:val="000000"/>
        </w:rPr>
        <w:t>on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prem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разв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ртывание </w:t>
      </w:r>
      <w:r>
        <w:rPr>
          <w:rFonts w:ascii="Arial" w:eastAsia="Arial" w:hAnsi="Arial" w:cs="Arial"/>
          <w:color w:val="000000"/>
        </w:rPr>
        <w:t>QU</w:t>
      </w:r>
    </w:p>
    <w:p w14:paraId="0A30F50F" w14:textId="77777777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Интеграцию с телефонией через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1/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2 (</w:t>
      </w:r>
      <w:r>
        <w:fldChar w:fldCharType="begin"/>
      </w:r>
      <w:r>
        <w:instrText>HYPERLINK</w:instrText>
      </w:r>
      <w:r w:rsidRPr="003339CA">
        <w:rPr>
          <w:lang w:val="ru-RU"/>
          <w:rPrChange w:id="58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58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58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587" w:author="Никита Гринь" w:date="2026-07-31T10:55:00Z" w16du:dateUtc="2026-07-31T07:55:00Z">
            <w:rPr/>
          </w:rPrChange>
        </w:rPr>
        <w:instrText>.</w:instrText>
      </w:r>
      <w:r>
        <w:instrText>gfhtzedevbp</w:instrText>
      </w:r>
      <w:r w:rsidRPr="003339CA">
        <w:rPr>
          <w:lang w:val="ru-RU"/>
          <w:rPrChange w:id="588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1335F50D" w14:textId="6AE866A8" w:rsidR="009D43E8" w:rsidRPr="003C42DA" w:rsidRDefault="00317F00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del w:id="589" w:author="Никита Гринь" w:date="2026-07-31T13:02:00Z" w16du:dateUtc="2026-07-31T10:02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>Вы</w:delText>
        </w:r>
      </w:del>
      <w:ins w:id="590" w:author="Никита Гринь" w:date="2026-07-31T13:02:00Z" w16du:dateUtc="2026-07-31T10:02:00Z">
        <w:r w:rsidR="00C679D0" w:rsidRPr="00C679D0">
          <w:rPr>
            <w:rFonts w:ascii="Arial" w:eastAsia="Arial" w:hAnsi="Arial" w:cs="Arial"/>
            <w:color w:val="000000"/>
            <w:lang w:val="ru-RU"/>
            <w:rPrChange w:id="591" w:author="Никита Гринь" w:date="2026-07-31T13:02:00Z" w16du:dateUtc="2026-07-31T10:02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>Выгрузку всех записей диалогов (распознанных и нераспознанных) с транскриптами в модуль «Отчётность»</w:t>
        </w:r>
      </w:ins>
      <w:del w:id="592" w:author="Никита Гринь" w:date="2026-07-31T13:02:00Z" w16du:dateUtc="2026-07-31T10:02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грузку </w:delText>
        </w:r>
      </w:del>
      <w:del w:id="593" w:author="Никита Гринь" w:date="2026-07-31T13:01:00Z" w16du:dateUtc="2026-07-31T10:01:00Z"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транскриптов и </w:delText>
        </w:r>
        <w:r w:rsidRPr="00021A1C" w:rsidDel="00C679D0">
          <w:rPr>
            <w:rFonts w:ascii="Arial" w:eastAsia="Arial" w:hAnsi="Arial" w:cs="Arial"/>
            <w:strike/>
            <w:color w:val="000000"/>
            <w:lang w:val="ru-RU"/>
          </w:rPr>
          <w:delText>нераспознанных</w:delText>
        </w:r>
        <w:r w:rsidRPr="003C42DA" w:rsidDel="00C679D0">
          <w:rPr>
            <w:rFonts w:ascii="Arial" w:eastAsia="Arial" w:hAnsi="Arial" w:cs="Arial"/>
            <w:color w:val="000000"/>
            <w:lang w:val="ru-RU"/>
          </w:rPr>
          <w:delText xml:space="preserve"> записей </w:delText>
        </w:r>
        <w:r w:rsidRPr="003C42DA" w:rsidDel="00C679D0">
          <w:rPr>
            <w:rFonts w:ascii="Arial" w:eastAsia="Arial" w:hAnsi="Arial" w:cs="Arial"/>
            <w:color w:val="000000"/>
            <w:lang w:val="ru-RU"/>
          </w:rPr>
          <w:delText>в модуль «Отчетность»</w:delText>
        </w:r>
      </w:del>
    </w:p>
    <w:p w14:paraId="1806BAD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операторы получают текстовую расшифровку диалога в реальном времени, а аналитики — данные для контроля качества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53A3F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встроен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-аналитика на телефонии — см. </w:t>
      </w:r>
      <w:r>
        <w:fldChar w:fldCharType="begin"/>
      </w:r>
      <w:r>
        <w:instrText>HYPERLINK</w:instrText>
      </w:r>
      <w:r w:rsidRPr="003339CA">
        <w:rPr>
          <w:lang w:val="ru-RU"/>
          <w:rPrChange w:id="59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59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59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598" w:author="Никита Гринь" w:date="2026-07-31T10:55:00Z" w16du:dateUtc="2026-07-31T07:55:00Z">
            <w:rPr/>
          </w:rPrChange>
        </w:rPr>
        <w:instrText>.</w:instrText>
      </w:r>
      <w:r>
        <w:instrText>gfhtzedevbp</w:instrText>
      </w:r>
      <w:r w:rsidRPr="003339CA">
        <w:rPr>
          <w:lang w:val="ru-RU"/>
          <w:rPrChange w:id="599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и . Статус интеграции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открыто</w:t>
      </w:r>
      <w:r w:rsidRPr="003C42DA">
        <w:rPr>
          <w:rFonts w:ascii="Arial" w:eastAsia="Arial" w:hAnsi="Arial" w:cs="Arial"/>
          <w:color w:val="000000"/>
          <w:lang w:val="ru-RU"/>
        </w:rPr>
        <w:t xml:space="preserve"> (согласование </w:t>
      </w:r>
      <w:r>
        <w:fldChar w:fldCharType="begin"/>
      </w:r>
      <w:r>
        <w:instrText>HYPERLINK</w:instrText>
      </w:r>
      <w:r w:rsidRPr="003339CA">
        <w:rPr>
          <w:lang w:val="ru-RU"/>
          <w:rPrChange w:id="60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60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60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603" w:author="Никита Гринь" w:date="2026-07-31T10:55:00Z" w16du:dateUtc="2026-07-31T07:55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604" w:author="Никита Гринь" w:date="2026-07-31T10:55:00Z" w16du:dateUtc="2026-07-31T07:55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605" w:author="Никита Гринь" w:date="2026-07-31T10:55:00Z" w16du:dateUtc="2026-07-31T07:55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606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№1–2).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П. 2.1: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спецификация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 Исполнителя —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+20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 подписания договора.</w:t>
      </w:r>
    </w:p>
    <w:p w14:paraId="369BDA4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607" w:name="bookmark=id.dop49y6kyjtl" w:colFirst="0" w:colLast="0"/>
      <w:bookmarkEnd w:id="60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.2.1. Общие требования (§4.2.1)</w:t>
      </w:r>
    </w:p>
    <w:p w14:paraId="14116CB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§4.2.1]: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— настройка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без программирования</w:t>
      </w:r>
    </w:p>
    <w:p w14:paraId="7B84BF0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Требования к модулю понимания запросов: обучение на </w:t>
      </w:r>
      <w:r>
        <w:fldChar w:fldCharType="begin"/>
      </w:r>
      <w:r>
        <w:instrText>HYPERLINK</w:instrText>
      </w:r>
      <w:r w:rsidRPr="003339CA">
        <w:rPr>
          <w:lang w:val="ru-RU"/>
          <w:rPrChange w:id="60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60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61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611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612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, пороги релевантности, эскалация и уточняющие вопросы.</w:t>
      </w:r>
    </w:p>
    <w:p w14:paraId="2EA0ACB5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32"/>
        <w:tblW w:w="136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90"/>
        <w:gridCol w:w="3930"/>
        <w:gridCol w:w="6135"/>
        <w:gridCol w:w="2010"/>
      </w:tblGrid>
      <w:tr w:rsidR="009D43E8" w14:paraId="61EB3F3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90" w:type="dxa"/>
          </w:tcPr>
          <w:p w14:paraId="650E7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30" w:type="dxa"/>
          </w:tcPr>
          <w:p w14:paraId="769F9B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35" w:type="dxa"/>
          </w:tcPr>
          <w:p w14:paraId="641B22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10" w:type="dxa"/>
          </w:tcPr>
          <w:p w14:paraId="000885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8902F3F" w14:textId="77777777" w:rsidTr="009D43E8">
        <w:tc>
          <w:tcPr>
            <w:tcW w:w="1590" w:type="dxa"/>
          </w:tcPr>
          <w:p w14:paraId="18E5B9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FR-UND-01</w:t>
            </w:r>
          </w:p>
        </w:tc>
        <w:tc>
          <w:tcPr>
            <w:tcW w:w="3930" w:type="dxa"/>
          </w:tcPr>
          <w:p w14:paraId="401360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Контакт-центра должен включать в себя модуль понимания запросов пользователей. Модуль понимания запросов должен предоставлять возможность его настройки (управления) работниками Заказчика без навыков использования языков программирования.</w:t>
            </w:r>
          </w:p>
        </w:tc>
        <w:tc>
          <w:tcPr>
            <w:tcW w:w="6135" w:type="dxa"/>
          </w:tcPr>
          <w:p w14:paraId="42599FA1" w14:textId="2D0D6129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Центр настроек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встроенный модуль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настройка без программирования §4.2.1.1.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ins w:id="613" w:author="Никита Гринь" w:date="2026-07-31T13:03:00Z" w16du:dateUtc="2026-07-31T10:03:00Z">
              <w:r w:rsidR="00C679D0" w:rsidRPr="00C679D0">
                <w:rPr>
                  <w:rFonts w:ascii="Arial" w:eastAsia="Arial" w:hAnsi="Arial" w:cs="Arial"/>
                  <w:color w:val="000000"/>
                  <w:lang w:val="ru-RU"/>
                </w:rPr>
                <w:t>Администратор базы знаний LLM использует панель «Модуль понимания» для настройки и управления модулем без программирования; модуль понимания запросов функционирует в полном объёме.</w:t>
              </w:r>
            </w:ins>
            <w:del w:id="614" w:author="Никита Гринь" w:date="2026-07-31T13:03:00Z" w16du:dateUtc="2026-07-31T10:03:00Z"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Администратор базы знаний </w:delText>
              </w:r>
              <w:r w:rsidDel="00C679D0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C679D0">
                <w:rPr>
                  <w:rFonts w:ascii="Arial" w:eastAsia="Arial" w:hAnsi="Arial" w:cs="Arial"/>
                  <w:color w:val="000000"/>
                  <w:lang w:val="ru-RU"/>
                </w:rPr>
                <w:delText>видит панель «Модуль понимания»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034DBE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</w:t>
            </w:r>
          </w:p>
        </w:tc>
      </w:tr>
      <w:tr w:rsidR="009D43E8" w14:paraId="1F9E3604" w14:textId="77777777" w:rsidTr="009D43E8">
        <w:tc>
          <w:tcPr>
            <w:tcW w:w="1590" w:type="dxa"/>
          </w:tcPr>
          <w:p w14:paraId="2E716C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FR-UND-02</w:t>
            </w:r>
          </w:p>
        </w:tc>
        <w:tc>
          <w:tcPr>
            <w:tcW w:w="3930" w:type="dxa"/>
          </w:tcPr>
          <w:p w14:paraId="505058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понимания запросов должен работать исключительно в инфраструктуре банка без доступа в сеть Интернет.</w:t>
            </w:r>
          </w:p>
        </w:tc>
        <w:tc>
          <w:tcPr>
            <w:tcW w:w="6135" w:type="dxa"/>
          </w:tcPr>
          <w:p w14:paraId="3557C3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любой запрос, поступающий в модуль понимания запросов.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ртывание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без обращений к внешним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языковой модели выполняется в контуре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02E4D3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4.2.1.2</w:t>
            </w:r>
          </w:p>
        </w:tc>
      </w:tr>
      <w:tr w:rsidR="009D43E8" w14:paraId="1C3E7270" w14:textId="77777777" w:rsidTr="009D43E8">
        <w:tc>
          <w:tcPr>
            <w:tcW w:w="1590" w:type="dxa"/>
          </w:tcPr>
          <w:p w14:paraId="138B09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FR-UND-03</w:t>
            </w:r>
          </w:p>
        </w:tc>
        <w:tc>
          <w:tcPr>
            <w:tcW w:w="3930" w:type="dxa"/>
          </w:tcPr>
          <w:p w14:paraId="57F580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обучения модуль понимания запросов должен использовать обучающую выборку документов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– накопленные в каждом документе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примеры вопросов пользователей, каждый новый вопрос пользователя должен автоматически сопоставляться с накопленным массивом примеров вопросов и ответов.</w:t>
            </w:r>
          </w:p>
        </w:tc>
        <w:tc>
          <w:tcPr>
            <w:tcW w:w="6135" w:type="dxa"/>
          </w:tcPr>
          <w:p w14:paraId="004F89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вопрос пользователя в диалоге.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дополнение пар «вопрос–ответ» из диалогов в обучающую выборку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1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1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1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19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2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обучающая выборка обновлена.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065C41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4.2.1.3</w:t>
            </w:r>
          </w:p>
        </w:tc>
      </w:tr>
      <w:tr w:rsidR="009D43E8" w14:paraId="36329DCE" w14:textId="77777777" w:rsidTr="009D43E8">
        <w:tc>
          <w:tcPr>
            <w:tcW w:w="1590" w:type="dxa"/>
          </w:tcPr>
          <w:p w14:paraId="22B8EE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FR-UND-04</w:t>
            </w:r>
          </w:p>
        </w:tc>
        <w:tc>
          <w:tcPr>
            <w:tcW w:w="3930" w:type="dxa"/>
          </w:tcPr>
          <w:p w14:paraId="2BB271D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работы модуля понимания запросов (распознавания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синонимичных слов и словосочетаний, полной смены формулировки на семантически близкую) должно быть достаточно одной формулировки вопроса.</w:t>
            </w:r>
          </w:p>
        </w:tc>
        <w:tc>
          <w:tcPr>
            <w:tcW w:w="6135" w:type="dxa"/>
          </w:tcPr>
          <w:p w14:paraId="72CB7D94" w14:textId="03A61C06" w:rsidR="00C3731D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первичный набор —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/примеров из СУЗ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 + эталонные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пары по темам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2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2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2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2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czf</w:instrText>
            </w:r>
            <w:r w:rsidRPr="003339CA">
              <w:rPr>
                <w:lang w:val="ru-RU"/>
                <w:rPrChange w:id="625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gpwckqlg</w:instrText>
            </w:r>
            <w:r w:rsidRPr="003339CA">
              <w:rPr>
                <w:lang w:val="ru-RU"/>
                <w:rPrChange w:id="626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B</w:t>
            </w:r>
            <w:r>
              <w:fldChar w:fldCharType="end"/>
            </w:r>
            <w:sdt>
              <w:sdtPr>
                <w:tag w:val="goog_rdk_49"/>
                <w:id w:val="-10580746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(2) дополнительные сценарии (≥50) — типовые реплики клиента из карточек сценариев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2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2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2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30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ilcd</w:instrText>
            </w:r>
            <w:r w:rsidRPr="003339CA">
              <w:rPr>
                <w:lang w:val="ru-RU"/>
                <w:rPrChange w:id="631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yz</w:instrText>
            </w:r>
            <w:r w:rsidRPr="003339CA">
              <w:rPr>
                <w:lang w:val="ru-RU"/>
                <w:rPrChange w:id="632" w:author="Никита Гринь" w:date="2026-07-31T10:55:00Z" w16du:dateUtc="2026-07-31T07:55:00Z">
                  <w:rPr/>
                </w:rPrChange>
              </w:rPr>
              <w:instrText>5</w:instrText>
            </w:r>
            <w:r>
              <w:instrText>rrh</w:instrText>
            </w:r>
            <w:r w:rsidRPr="003339CA">
              <w:rPr>
                <w:lang w:val="ru-RU"/>
                <w:rPrChange w:id="633" w:author="Никита Гринь" w:date="2026-07-31T10:55:00Z" w16du:dateUtc="2026-07-31T07:55:00Z">
                  <w:rPr/>
                </w:rPrChange>
              </w:rPr>
              <w:instrText>8"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.3.5.1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проверяемые внутренним пользователем КЦ в </w:t>
            </w:r>
            <w:r w:rsidR="00C3731D" w:rsidRPr="00C3731D">
              <w:rPr>
                <w:rFonts w:ascii="Arial" w:eastAsia="Arial" w:hAnsi="Arial" w:cs="Arial"/>
                <w:color w:val="000000"/>
                <w:lang w:val="ru-RU"/>
              </w:rPr>
              <w:t xml:space="preserve">диалоговое окно для внутренних пользователей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3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3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3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37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638" w:author="Никита Гринь" w:date="2026-07-31T10:55:00Z" w16du:dateUtc="2026-07-31T07:55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639" w:author="Никита Гринь" w:date="2026-07-31T10:55:00Z" w16du:dateUtc="2026-07-31T07:55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640" w:author="Никита Гринь" w:date="2026-07-31T10:55:00Z" w16du:dateUtc="2026-07-31T07:55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.3.5.3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(3) ручное добавление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50"/>
                <w:id w:val="-72865036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п.2) в Центре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4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4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4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44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4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51"/>
                <w:id w:val="228183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CRUD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эталонных пар «вопрос — ожидаемая тема/интент → документ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4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4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4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49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5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 (§4.2.1.1); сопоставление входящего запроса с эталонами по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косинусной близости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для синонимов и перефразировок достаточно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эталонной фразы + опциональные варианты (автогенерация или ручной ввод); после каждого изменения выборки — версионирование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5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5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5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54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5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переиндексация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автозапуск обучения</w:t>
            </w:r>
            <w:r w:rsidR="00C3731D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  <w:p w14:paraId="4D81B268" w14:textId="55974A37" w:rsidR="00C3731D" w:rsidRDefault="00C3731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lang w:val="ru-RU"/>
              </w:rPr>
              <w:t>П</w:t>
            </w:r>
            <w:r w:rsidRPr="00C3731D">
              <w:rPr>
                <w:rFonts w:ascii="Arial" w:eastAsia="Arial" w:hAnsi="Arial" w:cs="Arial"/>
                <w:color w:val="000000"/>
                <w:lang w:val="ru-RU"/>
              </w:rPr>
              <w:t>роверка эталонов / БЗ / формулировок —</w:t>
            </w:r>
            <w:r w:rsidRPr="00C3731D">
              <w:rPr>
                <w:rFonts w:ascii="Arial" w:eastAsia="Arial" w:hAnsi="Arial" w:cs="Arial"/>
                <w:color w:val="000000"/>
              </w:rPr>
              <w:t> </w:t>
            </w:r>
            <w:r w:rsidRPr="00C3731D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 w:rsidRPr="00C3731D"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  <w:p w14:paraId="77C54935" w14:textId="61532365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3731D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C3731D">
              <w:rPr>
                <w:rFonts w:ascii="Arial" w:eastAsia="Arial" w:hAnsi="Arial" w:cs="Arial"/>
                <w:color w:val="000000"/>
                <w:lang w:val="en-US"/>
              </w:rPr>
              <w:t xml:space="preserve">-01).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семантическое совпадение с документом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5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5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5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59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60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обязательного </w:t>
            </w:r>
            <w:r>
              <w:rPr>
                <w:rFonts w:ascii="Arial" w:eastAsia="Arial" w:hAnsi="Arial" w:cs="Arial"/>
                <w:color w:val="000000"/>
              </w:rPr>
              <w:t>exact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keyword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в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 — исходный эталонный пример и %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 (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эталонов);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 (проверка эталона в тест-диалоге перед публикацией сценария).</w:t>
            </w:r>
          </w:p>
        </w:tc>
        <w:tc>
          <w:tcPr>
            <w:tcW w:w="2010" w:type="dxa"/>
          </w:tcPr>
          <w:p w14:paraId="66967C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4.2.1.4</w:t>
            </w:r>
          </w:p>
        </w:tc>
      </w:tr>
      <w:tr w:rsidR="009D43E8" w14:paraId="0FC64E91" w14:textId="77777777" w:rsidTr="009D43E8">
        <w:tc>
          <w:tcPr>
            <w:tcW w:w="1590" w:type="dxa"/>
          </w:tcPr>
          <w:p w14:paraId="4EDCAB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FR-UND-05</w:t>
            </w:r>
          </w:p>
        </w:tc>
        <w:tc>
          <w:tcPr>
            <w:tcW w:w="3930" w:type="dxa"/>
          </w:tcPr>
          <w:p w14:paraId="02BA61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понимания запросов должен поддерживать работу с русским и английским языками.</w:t>
            </w:r>
          </w:p>
        </w:tc>
        <w:tc>
          <w:tcPr>
            <w:tcW w:w="6135" w:type="dxa"/>
          </w:tcPr>
          <w:p w14:paraId="432DF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запроса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двуязычные модели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lastRenderedPageBreak/>
              <w:t xml:space="preserve">распознанное намерение на обоих языках.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SUF-T-12.</w:t>
            </w:r>
          </w:p>
        </w:tc>
        <w:tc>
          <w:tcPr>
            <w:tcW w:w="2010" w:type="dxa"/>
          </w:tcPr>
          <w:p w14:paraId="55A400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4.2.1.5</w:t>
            </w:r>
          </w:p>
        </w:tc>
      </w:tr>
      <w:tr w:rsidR="009D43E8" w14:paraId="6BDF6C14" w14:textId="77777777" w:rsidTr="009D43E8">
        <w:tc>
          <w:tcPr>
            <w:tcW w:w="1590" w:type="dxa"/>
          </w:tcPr>
          <w:p w14:paraId="45C0B8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FR-UND-06</w:t>
            </w:r>
          </w:p>
        </w:tc>
        <w:tc>
          <w:tcPr>
            <w:tcW w:w="3930" w:type="dxa"/>
          </w:tcPr>
          <w:p w14:paraId="0D7A11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понимания должен автоматически учитывать порядок слов, использование синонимов или антонимов; результат каждого поиска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быть снабжен показателем релевантности в результатах поиска, отражающим вероятность того, что найденный документ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вопросу пользователя.</w:t>
            </w:r>
          </w:p>
        </w:tc>
        <w:tc>
          <w:tcPr>
            <w:tcW w:w="6135" w:type="dxa"/>
          </w:tcPr>
          <w:p w14:paraId="1F03113A" w14:textId="3F8CC37B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реплика клиента/оператора (телефония, онлайн-чат), тестовый запрос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Администратора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-12), перефразировка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внутреннего пользователя 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6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6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6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64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ehgi</w:instrText>
            </w:r>
            <w:r w:rsidRPr="003339CA">
              <w:rPr>
                <w:lang w:val="ru-RU"/>
                <w:rPrChange w:id="665" w:author="Никита Гринь" w:date="2026-07-31T10:55:00Z" w16du:dateUtc="2026-07-31T07:55:00Z">
                  <w:rPr/>
                </w:rPrChange>
              </w:rPr>
              <w:instrText>35</w:instrText>
            </w:r>
            <w:r>
              <w:instrText>r</w:instrText>
            </w:r>
            <w:r w:rsidRPr="003339CA">
              <w:rPr>
                <w:lang w:val="ru-RU"/>
                <w:rPrChange w:id="666" w:author="Никита Гринь" w:date="2026-07-31T10:55:00Z" w16du:dateUtc="2026-07-31T07:55:00Z">
                  <w:rPr/>
                </w:rPrChange>
              </w:rPr>
              <w:instrText>57</w:instrText>
            </w:r>
            <w:r>
              <w:instrText>m</w:instrText>
            </w:r>
            <w:r w:rsidRPr="003339CA">
              <w:rPr>
                <w:lang w:val="ru-RU"/>
                <w:rPrChange w:id="667" w:author="Никита Гринь" w:date="2026-07-31T10:55:00Z" w16du:dateUtc="2026-07-31T07:55:00Z">
                  <w:rPr/>
                </w:rPrChange>
              </w:rPr>
              <w:instrText>19"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тест-диалоге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эталонные пары обучающей выборки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6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6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7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71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672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(а)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порядок слов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контекстные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sequence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-модели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различает перестановки, меняющие намерение («как закрыть 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52"/>
                <w:id w:val="-12328461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т» ≠ «как сч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закрыть»); синонимичные перестановки внутри фразы не снижают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(б)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синонимы и антонимы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-сопоставление по косинусной близости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эталонами §4.2.1.4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sdt>
              <w:sdtPr>
                <w:tag w:val="goog_rdk_53"/>
                <w:id w:val="-85395646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exact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keyword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синонимы/перефразировки → сопоставимый %; антонимы →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существенно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более низкий %, исключение из </w:t>
            </w:r>
            <w:r>
              <w:rPr>
                <w:rFonts w:ascii="Arial" w:eastAsia="Arial" w:hAnsi="Arial" w:cs="Arial"/>
                <w:color w:val="000000"/>
              </w:rPr>
              <w:t>top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автоподсказки; (в)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индикатор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каждый найденный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/документ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7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7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7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76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677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0–100 %, нормализация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сортировка по убыванию.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документов с % на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каждой</w:t>
            </w:r>
            <w:sdt>
              <w:sdtPr>
                <w:tag w:val="goog_rdk_54"/>
                <w:id w:val="112968185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строке: (1)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preview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 w:rsidR="00C3731D" w:rsidRPr="00C3731D">
              <w:rPr>
                <w:rFonts w:ascii="Arial" w:eastAsia="Arial" w:hAnsi="Arial" w:cs="Arial"/>
                <w:color w:val="000000"/>
                <w:lang w:val="ru-RU"/>
              </w:rPr>
              <w:t>диалоговое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внутренний пользователь КЦ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(3)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/ АРМ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оператор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КЦ: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 с % на каждой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7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7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8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81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682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68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8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8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8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87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688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689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при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sdt>
              <w:sdtPr>
                <w:tag w:val="goog_rdk_55"/>
                <w:id w:val="108922011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-13)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-12; модульные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(перефразировка, антоним, порядок слов).</w:t>
            </w:r>
          </w:p>
        </w:tc>
        <w:tc>
          <w:tcPr>
            <w:tcW w:w="2010" w:type="dxa"/>
          </w:tcPr>
          <w:p w14:paraId="53B899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4.2.1.6</w:t>
            </w:r>
          </w:p>
        </w:tc>
      </w:tr>
      <w:tr w:rsidR="009D43E8" w14:paraId="6ED7C912" w14:textId="77777777" w:rsidTr="009D43E8">
        <w:tc>
          <w:tcPr>
            <w:tcW w:w="1590" w:type="dxa"/>
          </w:tcPr>
          <w:p w14:paraId="754234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FR-UND-07</w:t>
            </w:r>
          </w:p>
        </w:tc>
        <w:tc>
          <w:tcPr>
            <w:tcW w:w="3930" w:type="dxa"/>
          </w:tcPr>
          <w:p w14:paraId="07E208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Обучение модуля понимания не должно требовать указания ключевых слов или какой-либо другой ручной разметки примеров вопросов.</w:t>
            </w:r>
          </w:p>
        </w:tc>
        <w:tc>
          <w:tcPr>
            <w:tcW w:w="6135" w:type="dxa"/>
          </w:tcPr>
          <w:p w14:paraId="056CD45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новые примеры вопросов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обучение без учителя с автоматической разметкой; без ручной разметки ключевых слов.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обучается без указания ключевых слов.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3B19FB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4.2.1.7</w:t>
            </w:r>
          </w:p>
        </w:tc>
      </w:tr>
      <w:tr w:rsidR="009D43E8" w14:paraId="623CBCB5" w14:textId="77777777" w:rsidTr="009D43E8">
        <w:tc>
          <w:tcPr>
            <w:tcW w:w="1590" w:type="dxa"/>
          </w:tcPr>
          <w:p w14:paraId="6749B9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FR-UND-08</w:t>
            </w:r>
          </w:p>
        </w:tc>
        <w:tc>
          <w:tcPr>
            <w:tcW w:w="3930" w:type="dxa"/>
          </w:tcPr>
          <w:p w14:paraId="125CE2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модуля понимания должно запускаться автоматически сразу после каждого обновления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135" w:type="dxa"/>
          </w:tcPr>
          <w:p w14:paraId="10785A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outbox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публикация/изменение/удаление статьи,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-01…05,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9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9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9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693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hrwvs</w:instrText>
            </w:r>
            <w:r w:rsidRPr="003339CA">
              <w:rPr>
                <w:lang w:val="ru-RU"/>
                <w:rPrChange w:id="694" w:author="Никита Гринь" w:date="2026-07-31T10:55:00Z" w16du:dateUtc="2026-07-31T07:55:00Z">
                  <w:rPr/>
                </w:rPrChange>
              </w:rPr>
              <w:instrText>4</w:instrText>
            </w:r>
            <w:r>
              <w:instrText>g</w:instrText>
            </w:r>
            <w:r w:rsidRPr="003339CA">
              <w:rPr>
                <w:lang w:val="ru-RU"/>
                <w:rPrChange w:id="695" w:author="Никита Гринь" w:date="2026-07-31T10:55:00Z" w16du:dateUtc="2026-07-31T07:55:00Z">
                  <w:rPr/>
                </w:rPrChange>
              </w:rPr>
              <w:instrText>5</w:instrText>
            </w:r>
            <w:r>
              <w:instrText>dom</w:instrText>
            </w:r>
            <w:r w:rsidRPr="003339CA">
              <w:rPr>
                <w:lang w:val="ru-RU"/>
                <w:rPrChange w:id="696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завершение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batch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reindex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пакетная первичная загрузка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-10),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-10), загрузка/удаление документа админом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-13), ручная публикация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69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69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69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00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01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sdt>
              <w:sdtPr>
                <w:tag w:val="goog_rdk_56"/>
                <w:id w:val="47338812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КЦ»; (3)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изменение обучающей выборки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0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0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0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05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706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-04). Опционально: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57"/>
                <w:id w:val="-150321866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нажимает «Запустить обучение»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(ручной перезапуск вне штатного цикла).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r>
              <w:rPr>
                <w:rFonts w:ascii="Arial" w:eastAsia="Arial" w:hAnsi="Arial" w:cs="Arial"/>
                <w:color w:val="000000"/>
              </w:rPr>
              <w:t xml:space="preserve"> цепочка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без участия оператора</w:t>
            </w:r>
            <w:sdt>
              <w:sdtPr>
                <w:tag w:val="goog_rdk_58"/>
                <w:id w:val="2520273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в runtime диалога: Sufler Ingest → нормализация / chunking / embedding → обновление индекса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sdt>
              <w:sdtPr>
                <w:tag w:val="goog_rdk_59"/>
                <w:id w:val="151339409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по событию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reindex.completed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автоматически</w:t>
            </w:r>
            <w:r>
              <w:rPr>
                <w:rFonts w:ascii="Arial" w:eastAsia="Arial" w:hAnsi="Arial" w:cs="Arial"/>
                <w:color w:val="000000"/>
              </w:rPr>
              <w:t xml:space="preserve"> enqueue задачи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qu_retrain</w:t>
            </w:r>
            <w:r>
              <w:rPr>
                <w:rFonts w:ascii="Arial" w:eastAsia="Arial" w:hAnsi="Arial" w:cs="Arial"/>
                <w:color w:val="000000"/>
              </w:rPr>
              <w:t xml:space="preserve"> в очередь фоновых задач Hub;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идемпотентность</w:t>
            </w:r>
            <w:r>
              <w:rPr>
                <w:rFonts w:ascii="Arial" w:eastAsia="Arial" w:hAnsi="Arial" w:cs="Arial"/>
                <w:color w:val="000000"/>
              </w:rPr>
              <w:t xml:space="preserve"> — ключ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kb_id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reindex_job_id</w:t>
            </w:r>
            <w:r>
              <w:rPr>
                <w:rFonts w:ascii="Arial" w:eastAsia="Arial" w:hAnsi="Arial" w:cs="Arial"/>
                <w:color w:val="000000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content_version</w:t>
            </w:r>
            <w:r>
              <w:rPr>
                <w:rFonts w:ascii="Arial" w:eastAsia="Arial" w:hAnsi="Arial" w:cs="Arial"/>
                <w:color w:val="000000"/>
              </w:rPr>
              <w:t xml:space="preserve">; при уже выполняющемся retrain для того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kb_id</w:t>
            </w:r>
            <w:sdt>
              <w:sdtPr>
                <w:tag w:val="goog_rdk_60"/>
                <w:id w:val="-31486480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— debounce/слияние дубликата (≤60 с); latency постановки в очередь ≤30 с после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reindex.completed</w:t>
            </w:r>
            <w:r>
              <w:rPr>
                <w:rFonts w:ascii="Arial" w:eastAsia="Arial" w:hAnsi="Arial" w:cs="Arial"/>
                <w:color w:val="000000"/>
              </w:rPr>
              <w:t xml:space="preserve">; штатный webhook/outbox СУЗ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 требует</w:t>
            </w:r>
            <w:r>
              <w:rPr>
                <w:rFonts w:ascii="Arial" w:eastAsia="Arial" w:hAnsi="Arial" w:cs="Arial"/>
                <w:color w:val="000000"/>
              </w:rPr>
              <w:t xml:space="preserve"> ручного клика админа.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журнал обучения (FR-UND-15): события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training.started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lastRenderedPageBreak/>
              <w:t>training.completed</w:t>
            </w:r>
            <w:r>
              <w:rPr>
                <w:rFonts w:ascii="Arial" w:eastAsia="Arial" w:hAnsi="Arial" w:cs="Arial"/>
                <w:color w:val="000000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training.failed</w:t>
            </w:r>
            <w:r>
              <w:rPr>
                <w:rFonts w:ascii="Arial" w:eastAsia="Arial" w:hAnsi="Arial" w:cs="Arial"/>
                <w:color w:val="000000"/>
              </w:rPr>
              <w:t xml:space="preserve"> (время, триггер,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job_id</w:t>
            </w:r>
            <w:r>
              <w:rPr>
                <w:rFonts w:ascii="Arial" w:eastAsia="Arial" w:hAnsi="Arial" w:cs="Arial"/>
                <w:color w:val="000000"/>
              </w:rPr>
              <w:t xml:space="preserve">, версия выборки); дублирование в SIEM/аудит §9; в Hub admin — панель «Модуль понимания»: последний retrain, очередь, % готовности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Роли:Администратор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просмотр статуса и журнала; ручной «Запустить обучение» — только для внештатного перезапуска.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UC-UND-01a, UC-UND-01b.</w:t>
            </w:r>
          </w:p>
        </w:tc>
        <w:tc>
          <w:tcPr>
            <w:tcW w:w="2010" w:type="dxa"/>
          </w:tcPr>
          <w:p w14:paraId="742C4A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4.2.1.8</w:t>
            </w:r>
          </w:p>
        </w:tc>
      </w:tr>
      <w:tr w:rsidR="009D43E8" w14:paraId="4D5906FB" w14:textId="77777777" w:rsidTr="009D43E8">
        <w:tc>
          <w:tcPr>
            <w:tcW w:w="1590" w:type="dxa"/>
          </w:tcPr>
          <w:p w14:paraId="4F2049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FR-UND-09</w:t>
            </w:r>
          </w:p>
        </w:tc>
        <w:tc>
          <w:tcPr>
            <w:tcW w:w="3930" w:type="dxa"/>
          </w:tcPr>
          <w:p w14:paraId="24B023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Добавление новых формулировок вопросов должно происходить полностью автоматически или через ручную валидацию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6135" w:type="dxa"/>
          </w:tcPr>
          <w:p w14:paraId="1441EB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уникальная формулировка вопроса клиента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-диалоге (телефония, онлайн-чат), по которой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вернул документ из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sdt>
              <w:sdtPr>
                <w:tag w:val="goog_rdk_61"/>
                <w:id w:val="-456375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(успешное сопоставление),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пометил реплику как «кандидат эталона» в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-интерфейсе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политика пополнения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(настраивается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Администратором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62"/>
                <w:id w:val="152672426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«Политика пополнения»):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система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предлагает</w:t>
            </w:r>
            <w:sdt>
              <w:sdtPr>
                <w:tag w:val="goog_rdk_63"/>
                <w:id w:val="19370587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добавить пару «вопрос → интент/документ» в обучающую выборку (уведомление, без автозаписи);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 умолчанию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черновик эталона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автоматически со статусом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попадания в активный индекс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 утверждения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-16);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прямое автодобавление</w:t>
            </w:r>
            <w:sdt>
              <w:sdtPr>
                <w:tag w:val="goog_rdk_64"/>
                <w:id w:val="19399350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при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порога (опционально, по согласованию); (2) дедупликация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-11); (3) связь с эталонами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0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0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0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10" w:author="Никита Гринь" w:date="2026-07-31T10:55:00Z" w16du:dateUtc="2026-07-31T07:55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711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привязка к документу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1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1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1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15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16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после утверждения — версионирование и автозапуск переобучения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пример в активной выборке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запись в очереди модерации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pending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уведомление админу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UC-UND-03.</w:t>
            </w:r>
          </w:p>
        </w:tc>
        <w:tc>
          <w:tcPr>
            <w:tcW w:w="2010" w:type="dxa"/>
          </w:tcPr>
          <w:p w14:paraId="3FF5A2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4.2.1.9</w:t>
            </w:r>
          </w:p>
        </w:tc>
      </w:tr>
      <w:tr w:rsidR="009D43E8" w14:paraId="38A68282" w14:textId="77777777" w:rsidTr="009D43E8">
        <w:tc>
          <w:tcPr>
            <w:tcW w:w="1590" w:type="dxa"/>
          </w:tcPr>
          <w:p w14:paraId="6B6D99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FR-UND-10</w:t>
            </w:r>
          </w:p>
        </w:tc>
        <w:tc>
          <w:tcPr>
            <w:tcW w:w="3930" w:type="dxa"/>
          </w:tcPr>
          <w:p w14:paraId="66B45C1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Список примеров в обучающей выборке должен также иметь возможность пополняться через загрузку СУЗ.</w:t>
            </w:r>
          </w:p>
        </w:tc>
        <w:tc>
          <w:tcPr>
            <w:tcW w:w="6135" w:type="dxa"/>
          </w:tcPr>
          <w:p w14:paraId="303EE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примеров из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импорт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примеров из СУЗ в хранилище обучающей выборки.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обучающая выборка пополнена.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78C856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4.2.1.10</w:t>
            </w:r>
          </w:p>
        </w:tc>
      </w:tr>
      <w:tr w:rsidR="009D43E8" w14:paraId="6127FA0F" w14:textId="77777777" w:rsidTr="009D43E8">
        <w:tc>
          <w:tcPr>
            <w:tcW w:w="1590" w:type="dxa"/>
          </w:tcPr>
          <w:p w14:paraId="66E98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FR-UND-11</w:t>
            </w:r>
          </w:p>
        </w:tc>
        <w:tc>
          <w:tcPr>
            <w:tcW w:w="3930" w:type="dxa"/>
          </w:tcPr>
          <w:p w14:paraId="274AE60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добавлении новых формулировок модуль понимания должен автоматически контролировать наличие повторяющихся примеров в обучающей выборке и при пополнении обучающей выборки повторяющимся примером вопроса заблокировать его добавление.</w:t>
            </w:r>
          </w:p>
        </w:tc>
        <w:tc>
          <w:tcPr>
            <w:tcW w:w="6135" w:type="dxa"/>
          </w:tcPr>
          <w:p w14:paraId="7F68982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повторяющийся вопрос при пополнении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65"/>
                <w:id w:val="-407431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проверка хеша и семантического сходства → отклонение дубликата.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повторный пример заблокирован.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010" w:type="dxa"/>
          </w:tcPr>
          <w:p w14:paraId="6AA1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4.2.1.11</w:t>
            </w:r>
          </w:p>
        </w:tc>
      </w:tr>
      <w:tr w:rsidR="009D43E8" w14:paraId="5DC74A02" w14:textId="77777777" w:rsidTr="009D43E8">
        <w:tc>
          <w:tcPr>
            <w:tcW w:w="1590" w:type="dxa"/>
          </w:tcPr>
          <w:p w14:paraId="55B107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FR-UND-12</w:t>
            </w:r>
          </w:p>
        </w:tc>
        <w:tc>
          <w:tcPr>
            <w:tcW w:w="3930" w:type="dxa"/>
          </w:tcPr>
          <w:p w14:paraId="0369B7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иметь инструмент контроля над работой модуля понимания, который позволит определить какие документы будут найдены по запросу пользователя, с каким процентом релевантности и из какого примера вопроса.</w:t>
            </w:r>
          </w:p>
        </w:tc>
        <w:tc>
          <w:tcPr>
            <w:tcW w:w="6135" w:type="dxa"/>
          </w:tcPr>
          <w:p w14:paraId="09B4616A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 вводит тестовый запрос в интерфейсе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1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1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1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20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21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предпросмотра результатов поиска §4.2.1.12.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отображаются документы, процент релевантности и исходный пример вопроса.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-21 (аналог).</w:t>
            </w:r>
          </w:p>
        </w:tc>
        <w:tc>
          <w:tcPr>
            <w:tcW w:w="2010" w:type="dxa"/>
          </w:tcPr>
          <w:p w14:paraId="6809DF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4.2.1.12</w:t>
            </w:r>
          </w:p>
        </w:tc>
      </w:tr>
      <w:tr w:rsidR="009D43E8" w14:paraId="166C7C30" w14:textId="77777777" w:rsidTr="009D43E8">
        <w:tc>
          <w:tcPr>
            <w:tcW w:w="1590" w:type="dxa"/>
          </w:tcPr>
          <w:p w14:paraId="416F16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FR-UND-13</w:t>
            </w:r>
          </w:p>
        </w:tc>
        <w:tc>
          <w:tcPr>
            <w:tcW w:w="3930" w:type="dxa"/>
          </w:tcPr>
          <w:p w14:paraId="5DCA9B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должен иметь возможность указать минимальную релевантность поиска, начиная с которой модуль Контакт-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центра может использовать найденный документ для предоставления ответа пользователю.</w:t>
            </w:r>
          </w:p>
        </w:tc>
        <w:tc>
          <w:tcPr>
            <w:tcW w:w="6135" w:type="dxa"/>
          </w:tcPr>
          <w:p w14:paraId="40C6EA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минимальный порог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для каждой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2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2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2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25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26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ниже порога срабатывает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UC-UND-01.</w:t>
            </w:r>
          </w:p>
        </w:tc>
        <w:tc>
          <w:tcPr>
            <w:tcW w:w="2010" w:type="dxa"/>
          </w:tcPr>
          <w:p w14:paraId="2A3034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4.2.1.13</w:t>
            </w:r>
          </w:p>
        </w:tc>
      </w:tr>
      <w:tr w:rsidR="009D43E8" w14:paraId="3F885DCE" w14:textId="77777777" w:rsidTr="009D43E8">
        <w:tc>
          <w:tcPr>
            <w:tcW w:w="1590" w:type="dxa"/>
          </w:tcPr>
          <w:p w14:paraId="5AE507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FR-UND-15</w:t>
            </w:r>
          </w:p>
        </w:tc>
        <w:tc>
          <w:tcPr>
            <w:tcW w:w="3930" w:type="dxa"/>
          </w:tcPr>
          <w:p w14:paraId="1F5C4B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Процесс обучения модуля понимания: журнал итераций, откат версии обучающей выборки</w:t>
            </w:r>
          </w:p>
        </w:tc>
        <w:tc>
          <w:tcPr>
            <w:tcW w:w="6135" w:type="dxa"/>
          </w:tcPr>
          <w:p w14:paraId="32D2F7B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завершена очередная итерация обучения модуля понимания.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версионируемый журнал обучения с возможностью отката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доступны история итераций и откат выборки.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62750D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4.2.1.15</w:t>
            </w:r>
          </w:p>
        </w:tc>
      </w:tr>
      <w:tr w:rsidR="009D43E8" w14:paraId="287D25D1" w14:textId="77777777" w:rsidTr="009D43E8">
        <w:tc>
          <w:tcPr>
            <w:tcW w:w="1590" w:type="dxa"/>
          </w:tcPr>
          <w:p w14:paraId="6D8380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FR-UND-16</w:t>
            </w:r>
          </w:p>
        </w:tc>
        <w:tc>
          <w:tcPr>
            <w:tcW w:w="3930" w:type="dxa"/>
          </w:tcPr>
          <w:p w14:paraId="68E49D9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Ручная валидация новых примеров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комментарием</w:t>
            </w:r>
          </w:p>
        </w:tc>
        <w:tc>
          <w:tcPr>
            <w:tcW w:w="6135" w:type="dxa"/>
          </w:tcPr>
          <w:p w14:paraId="257E789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 предложен или создан новый пример вопроса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режим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66"/>
                <w:id w:val="-17303382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очередь модерации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«На модерации» с полем комментария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Администратора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67"/>
                <w:id w:val="31530478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утверждение → активация эталона + автозапуск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retrain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-08); отклонение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soft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delete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без влияния на индекс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утверждает или отклоняет пример.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10" w:type="dxa"/>
          </w:tcPr>
          <w:p w14:paraId="7FE5A8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4.2.1.16</w:t>
            </w:r>
          </w:p>
        </w:tc>
      </w:tr>
      <w:tr w:rsidR="009D43E8" w14:paraId="7485C7C1" w14:textId="77777777" w:rsidTr="009D43E8">
        <w:tc>
          <w:tcPr>
            <w:tcW w:w="1590" w:type="dxa"/>
          </w:tcPr>
          <w:p w14:paraId="642080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FR-UND-17</w:t>
            </w:r>
          </w:p>
        </w:tc>
        <w:tc>
          <w:tcPr>
            <w:tcW w:w="3930" w:type="dxa"/>
          </w:tcPr>
          <w:p w14:paraId="4DE0CE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Эскалация оператору при невозможности автоматического ответа</w:t>
            </w:r>
          </w:p>
        </w:tc>
        <w:tc>
          <w:tcPr>
            <w:tcW w:w="6135" w:type="dxa"/>
          </w:tcPr>
          <w:p w14:paraId="445654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не может сформировать автоматический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эскалация в канал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получает уведомление.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UC-UND-02.</w:t>
            </w:r>
          </w:p>
        </w:tc>
        <w:tc>
          <w:tcPr>
            <w:tcW w:w="2010" w:type="dxa"/>
          </w:tcPr>
          <w:p w14:paraId="3EF5BD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4.2.1.17</w:t>
            </w:r>
          </w:p>
        </w:tc>
      </w:tr>
      <w:tr w:rsidR="009D43E8" w14:paraId="6095E283" w14:textId="77777777" w:rsidTr="009D43E8">
        <w:tc>
          <w:tcPr>
            <w:tcW w:w="1590" w:type="dxa"/>
          </w:tcPr>
          <w:p w14:paraId="4B4D30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FR-UND-14</w:t>
            </w:r>
          </w:p>
        </w:tc>
        <w:tc>
          <w:tcPr>
            <w:tcW w:w="3930" w:type="dxa"/>
          </w:tcPr>
          <w:p w14:paraId="6B3EDC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уточнения вопроса в случае, когда релевантности найденных документов недостаточно для прямого ответа, при этом должен предоставляться </w:t>
            </w:r>
            <w:r w:rsidRPr="0090435B">
              <w:rPr>
                <w:rFonts w:ascii="Arial" w:eastAsia="Arial" w:hAnsi="Arial" w:cs="Arial"/>
                <w:color w:val="000000"/>
                <w:sz w:val="28"/>
                <w:szCs w:val="28"/>
                <w:lang w:val="ru-RU"/>
              </w:rPr>
              <w:lastRenderedPageBreak/>
              <w:t>пользователю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вариантов ответа для выбора.</w:t>
            </w:r>
          </w:p>
        </w:tc>
        <w:tc>
          <w:tcPr>
            <w:tcW w:w="6135" w:type="dxa"/>
          </w:tcPr>
          <w:p w14:paraId="65997CD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релевантности найденных документов ниже порога.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ветка сценария «уточняющие вопросы» (промпт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клиенту или оператору предлагаются кнопки-варианты или эскалация.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10" w:type="dxa"/>
          </w:tcPr>
          <w:p w14:paraId="4C57D5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4.2.1.14</w:t>
            </w:r>
          </w:p>
        </w:tc>
      </w:tr>
      <w:tr w:rsidR="0090435B" w14:paraId="69752713" w14:textId="77777777" w:rsidTr="009D43E8">
        <w:tc>
          <w:tcPr>
            <w:tcW w:w="1590" w:type="dxa"/>
          </w:tcPr>
          <w:p w14:paraId="0525D2E2" w14:textId="77777777" w:rsidR="0090435B" w:rsidRPr="0090435B" w:rsidRDefault="0090435B" w:rsidP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3930" w:type="dxa"/>
          </w:tcPr>
          <w:p w14:paraId="1717D057" w14:textId="77777777" w:rsidR="0090435B" w:rsidRPr="003C42DA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6135" w:type="dxa"/>
          </w:tcPr>
          <w:p w14:paraId="07A061D7" w14:textId="77777777" w:rsidR="0090435B" w:rsidRPr="003C42DA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</w:p>
        </w:tc>
        <w:tc>
          <w:tcPr>
            <w:tcW w:w="2010" w:type="dxa"/>
          </w:tcPr>
          <w:p w14:paraId="2ED62C7B" w14:textId="77777777" w:rsidR="0090435B" w:rsidRDefault="0090435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A53E7C0" w14:textId="649CEE9D" w:rsidR="0090435B" w:rsidRPr="0090435B" w:rsidRDefault="0090435B" w:rsidP="0090435B">
      <w:pPr>
        <w:rPr>
          <w:rFonts w:ascii="Arial" w:eastAsia="Arial" w:hAnsi="Arial" w:cs="Arial"/>
          <w:color w:val="000000"/>
          <w:lang w:val="ru-RU"/>
        </w:rPr>
      </w:pPr>
      <w:r w:rsidRPr="0090435B">
        <w:rPr>
          <w:rFonts w:ascii="Arial" w:eastAsia="Arial" w:hAnsi="Arial" w:cs="Arial"/>
          <w:color w:val="0F4761"/>
          <w:sz w:val="28"/>
          <w:szCs w:val="28"/>
          <w:lang w:val="ru-RU"/>
        </w:rPr>
        <w:br/>
      </w:r>
      <w:r>
        <w:rPr>
          <w:rFonts w:ascii="Arial" w:eastAsia="Arial" w:hAnsi="Arial" w:cs="Arial"/>
          <w:color w:val="000000"/>
          <w:lang w:val="ru-RU"/>
        </w:rPr>
        <w:t>С</w:t>
      </w:r>
      <w:r w:rsidRPr="003C42DA">
        <w:rPr>
          <w:rFonts w:ascii="Arial" w:eastAsia="Arial" w:hAnsi="Arial" w:cs="Arial"/>
          <w:color w:val="000000"/>
          <w:lang w:val="ru-RU"/>
        </w:rPr>
        <w:t>ценари</w:t>
      </w:r>
      <w:r>
        <w:rPr>
          <w:rFonts w:ascii="Arial" w:eastAsia="Arial" w:hAnsi="Arial" w:cs="Arial"/>
          <w:color w:val="000000"/>
          <w:lang w:val="ru-RU"/>
        </w:rPr>
        <w:t>й</w:t>
      </w:r>
      <w:r w:rsidRPr="003C42DA">
        <w:rPr>
          <w:rFonts w:ascii="Arial" w:eastAsia="Arial" w:hAnsi="Arial" w:cs="Arial"/>
          <w:color w:val="000000"/>
          <w:lang w:val="ru-RU"/>
        </w:rPr>
        <w:t xml:space="preserve"> «уточняющие вопросы»</w:t>
      </w:r>
      <w:r w:rsidRPr="0090435B">
        <w:rPr>
          <w:rFonts w:ascii="Arial" w:eastAsia="Arial" w:hAnsi="Arial" w:cs="Arial"/>
          <w:color w:val="000000"/>
          <w:lang w:val="ru-RU"/>
        </w:rPr>
        <w:t>:</w:t>
      </w:r>
    </w:p>
    <w:p w14:paraId="5B72CBDF" w14:textId="0C837609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Механизм реализации: если максимальная релевантность ниже порога min_relevance (задаёт Администратор базы знаний LLM) либо запрос неоднозначен (два близких по score варианта), срабатывает ветка «уточняющие вопросы» (сценарий / промпт sufler_cc, §4.2.1.14). Система формирует список вариантов уточнения (≥2). Автоответ клиенту без участия оператора не выполняется.</w:t>
      </w:r>
    </w:p>
    <w:p w14:paraId="5E0414A2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Выход по каналам:</w:t>
      </w:r>
    </w:p>
    <w:p w14:paraId="5D9876E6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телефония: оператору в окне суфлёра показываются варианты уточнения / рекомендация уточнить тему; клиенту ничего не отправляется автоматически;</w:t>
      </w:r>
    </w:p>
    <w:p w14:paraId="3D162C8C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онлайн-чат: оператору — то же в панели суфлёра; клиенту кнопки-варианты отображаются только если это включено в настройках канала;</w:t>
      </w:r>
    </w:p>
    <w:p w14:paraId="16B7CC48" w14:textId="77777777" w:rsidR="0090435B" w:rsidRPr="0090435B" w:rsidRDefault="0090435B" w:rsidP="0090435B">
      <w:pPr>
        <w:rPr>
          <w:sz w:val="28"/>
          <w:szCs w:val="28"/>
          <w:lang w:val="ru-RU"/>
        </w:rPr>
      </w:pPr>
      <w:r w:rsidRPr="0090435B">
        <w:rPr>
          <w:sz w:val="28"/>
          <w:szCs w:val="28"/>
          <w:lang w:val="ru-RU"/>
        </w:rPr>
        <w:t>— при невозможности уточнить — эскалация / сообщение оператору «запрос не распознан».</w:t>
      </w:r>
    </w:p>
    <w:p w14:paraId="711FA6A9" w14:textId="2A5FB90E" w:rsidR="009D43E8" w:rsidRPr="0090435B" w:rsidRDefault="009D43E8">
      <w:pPr>
        <w:pStyle w:val="3"/>
        <w:rPr>
          <w:rFonts w:ascii="Arial" w:eastAsia="Arial" w:hAnsi="Arial" w:cs="Arial"/>
          <w:lang w:val="ru-RU"/>
        </w:rPr>
        <w:sectPr w:rsidR="009D43E8" w:rsidRPr="0090435B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664990E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27" w:name="bookmark=id.he17r0i8t6eh" w:colFirst="0" w:colLast="0"/>
      <w:bookmarkEnd w:id="727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.2.2. 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 в канале телефония (§4.2.2)</w:t>
      </w:r>
    </w:p>
    <w:p w14:paraId="2F483918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68"/>
          <w:id w:val="-309941562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[Прил.1 §4.2.2]: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FR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— потоковое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,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WER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≥90%, хранение 1 год</w:t>
          </w:r>
        </w:sdtContent>
      </w:sdt>
    </w:p>
    <w:p w14:paraId="00C32564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sdt>
        <w:sdtPr>
          <w:tag w:val="goog_rdk_69"/>
          <w:id w:val="2063478588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on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prem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телефонии: задержка ≤1 с, банковский словарь,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QA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-интерфейс для аналитиков.</w:t>
          </w:r>
        </w:sdtContent>
      </w:sdt>
    </w:p>
    <w:p w14:paraId="597E0E5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31"/>
        <w:tblW w:w="133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0"/>
        <w:gridCol w:w="3945"/>
        <w:gridCol w:w="5745"/>
        <w:gridCol w:w="2025"/>
      </w:tblGrid>
      <w:tr w:rsidR="009D43E8" w14:paraId="57933FC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53FA30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45" w:type="dxa"/>
          </w:tcPr>
          <w:p w14:paraId="401CAE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45" w:type="dxa"/>
          </w:tcPr>
          <w:p w14:paraId="277189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25" w:type="dxa"/>
          </w:tcPr>
          <w:p w14:paraId="49C64D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B0018E2" w14:textId="77777777" w:rsidTr="009D43E8">
        <w:tc>
          <w:tcPr>
            <w:tcW w:w="1650" w:type="dxa"/>
          </w:tcPr>
          <w:p w14:paraId="4701AD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FR-ASR-01</w:t>
            </w:r>
          </w:p>
        </w:tc>
        <w:tc>
          <w:tcPr>
            <w:tcW w:w="3945" w:type="dxa"/>
          </w:tcPr>
          <w:p w14:paraId="267641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телефония должно быть обеспечено потоковое распознавание и преобразование русской и английской речи (слитной, разговорной, спонтанной) в текст независимо от пола и возраста говорящего.</w:t>
            </w:r>
          </w:p>
        </w:tc>
        <w:tc>
          <w:tcPr>
            <w:tcW w:w="5745" w:type="dxa"/>
          </w:tcPr>
          <w:p w14:paraId="21CB3B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звонок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подключ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нным оператором.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потоковое распознавание речи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промежуточный и финальный транскрипт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0CB085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</w:t>
            </w:r>
          </w:p>
        </w:tc>
      </w:tr>
      <w:tr w:rsidR="009D43E8" w14:paraId="301F38AF" w14:textId="77777777" w:rsidTr="009D43E8">
        <w:tc>
          <w:tcPr>
            <w:tcW w:w="1650" w:type="dxa"/>
          </w:tcPr>
          <w:p w14:paraId="7DC78B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FR-ASR-02</w:t>
            </w:r>
          </w:p>
        </w:tc>
        <w:tc>
          <w:tcPr>
            <w:tcW w:w="3945" w:type="dxa"/>
          </w:tcPr>
          <w:p w14:paraId="6B4B923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Должны использоваться модели распознавания, в составе которых должна быть акустическая модель, устойчивая по отношению к сложным акустическим условиям, и языковая модель с большим словарем, поддерживающим современную лексику.</w:t>
            </w:r>
          </w:p>
        </w:tc>
        <w:tc>
          <w:tcPr>
            <w:tcW w:w="5745" w:type="dxa"/>
          </w:tcPr>
          <w:p w14:paraId="4D341D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активного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акустическая и языковая модели с банковским словар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устойчивое распознавание в сложных акустических условиях.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0"/>
                <w:id w:val="-62572495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тест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word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error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rate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) ≥90%.</w:t>
                </w:r>
              </w:sdtContent>
            </w:sdt>
          </w:p>
        </w:tc>
        <w:tc>
          <w:tcPr>
            <w:tcW w:w="2025" w:type="dxa"/>
          </w:tcPr>
          <w:p w14:paraId="635788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4.2.2.2</w:t>
            </w:r>
          </w:p>
        </w:tc>
      </w:tr>
      <w:tr w:rsidR="009D43E8" w14:paraId="69F88914" w14:textId="77777777" w:rsidTr="009D43E8">
        <w:tc>
          <w:tcPr>
            <w:tcW w:w="1650" w:type="dxa"/>
          </w:tcPr>
          <w:p w14:paraId="38CE5D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FR-ASR-03</w:t>
            </w:r>
          </w:p>
        </w:tc>
        <w:tc>
          <w:tcPr>
            <w:tcW w:w="3945" w:type="dxa"/>
          </w:tcPr>
          <w:p w14:paraId="5FF06A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распознавании речи должна быть обеспечена высокая точность распознавания в каждом звонке – не менее 90% при различных уровнях фонового шума, акцентах и при нагрузке не менее 70 звонков в обработке операторами канала телефония одновременно с возможностью масштабирования.</w:t>
            </w:r>
          </w:p>
        </w:tc>
        <w:tc>
          <w:tcPr>
            <w:tcW w:w="5745" w:type="dxa"/>
          </w:tcPr>
          <w:p w14:paraId="253ADD0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70 одновременных звонков на стенде.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кластер воркеров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нагрузочное тестирование.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sdt>
              <w:sdtPr>
                <w:tag w:val="goog_rdk_71"/>
                <w:id w:val="88232048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точность ≥90% при шуме и нагрузке.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.7.4 /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5E3D1F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4.2.2.3</w:t>
            </w:r>
          </w:p>
        </w:tc>
      </w:tr>
      <w:tr w:rsidR="009D43E8" w14:paraId="31C0C2CD" w14:textId="77777777" w:rsidTr="009D43E8">
        <w:tc>
          <w:tcPr>
            <w:tcW w:w="1650" w:type="dxa"/>
          </w:tcPr>
          <w:p w14:paraId="7EAFA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FR-ASR-04</w:t>
            </w:r>
          </w:p>
        </w:tc>
        <w:tc>
          <w:tcPr>
            <w:tcW w:w="3945" w:type="dxa"/>
          </w:tcPr>
          <w:p w14:paraId="349309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Должно быть обеспечено преобразование речи в текст в реальном времени с задержкой не более 1 секунды.</w:t>
            </w:r>
          </w:p>
        </w:tc>
        <w:tc>
          <w:tcPr>
            <w:tcW w:w="5745" w:type="dxa"/>
          </w:tcPr>
          <w:p w14:paraId="07DFC32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очередной фрейм аудиопотока.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72"/>
                <w:id w:val="-8521830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конвейер потокового распознавания с задержкой ≤1 с.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в реальном времени отображается в панели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</w:t>
            </w:r>
            <w:r>
              <w:rPr>
                <w:rFonts w:ascii="Arial" w:eastAsia="Arial" w:hAnsi="Arial" w:cs="Arial"/>
                <w:color w:val="000000"/>
              </w:rPr>
              <w:t>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95.</w:t>
            </w:r>
          </w:p>
        </w:tc>
        <w:tc>
          <w:tcPr>
            <w:tcW w:w="2025" w:type="dxa"/>
          </w:tcPr>
          <w:p w14:paraId="2E4F42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4.2.2.4</w:t>
            </w:r>
          </w:p>
        </w:tc>
      </w:tr>
      <w:tr w:rsidR="009D43E8" w14:paraId="24CAC858" w14:textId="77777777" w:rsidTr="009D43E8">
        <w:tc>
          <w:tcPr>
            <w:tcW w:w="1650" w:type="dxa"/>
          </w:tcPr>
          <w:p w14:paraId="4AFE00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FR-ASR-05</w:t>
            </w:r>
          </w:p>
        </w:tc>
        <w:tc>
          <w:tcPr>
            <w:tcW w:w="3945" w:type="dxa"/>
          </w:tcPr>
          <w:p w14:paraId="0D621F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Разработчик должен обеспечить наполнение и хранение в преобразованных в текст диалогов в течение 1 года с возможностью просмотра с целью анализа качества преобразования и релевантности предоставления ответов, с автоматической самоочисткой за период хранения более 1 года.</w:t>
            </w:r>
          </w:p>
        </w:tc>
        <w:tc>
          <w:tcPr>
            <w:tcW w:w="5745" w:type="dxa"/>
          </w:tcPr>
          <w:p w14:paraId="08578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телефонный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хранение транскриптов 1 год; автоматическое удаление по 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просмотра для контроля качества (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25" w:type="dxa"/>
          </w:tcPr>
          <w:p w14:paraId="204C28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4.2.2.5</w:t>
            </w:r>
          </w:p>
        </w:tc>
      </w:tr>
      <w:tr w:rsidR="009D43E8" w14:paraId="7165D825" w14:textId="77777777" w:rsidTr="009D43E8">
        <w:tc>
          <w:tcPr>
            <w:tcW w:w="1650" w:type="dxa"/>
          </w:tcPr>
          <w:p w14:paraId="12748C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FR-ASR-06</w:t>
            </w:r>
          </w:p>
        </w:tc>
        <w:tc>
          <w:tcPr>
            <w:tcW w:w="3945" w:type="dxa"/>
          </w:tcPr>
          <w:p w14:paraId="1C4FE3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обеспечена возможность обработки звука, поступающего из нескольких источников одновременно для улучшения качества распознавания голоса собеседника (клиента) в сложных акустических условиях (звонки других пользователей, повышенный фоновый шум, разговоры клиентов, эхо-сигнал и т.д.) — использование алгоритмов подавления шума и эха, автоматической адаптации к изменяющимся акустическим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условиям в процессе разговора, включая изменение уровня громкости и характеристики окружающей среды.</w:t>
            </w:r>
          </w:p>
        </w:tc>
        <w:tc>
          <w:tcPr>
            <w:tcW w:w="5745" w:type="dxa"/>
          </w:tcPr>
          <w:p w14:paraId="3FD7793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двухканальная запись или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2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2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3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31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3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>канал с повышенным уровнем шума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(аудиоканал с акустическими помехами: фоновый шум, эхо, паразитные разговоры).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подавление шума, эхоподавление (</w:t>
            </w:r>
            <w:r>
              <w:rPr>
                <w:rFonts w:ascii="Arial" w:eastAsia="Arial" w:hAnsi="Arial" w:cs="Arial"/>
                <w:color w:val="000000"/>
              </w:rPr>
              <w:t>AEC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автоматическая регулировка усиления (</w:t>
            </w:r>
            <w:r>
              <w:rPr>
                <w:rFonts w:ascii="Arial" w:eastAsia="Arial" w:hAnsi="Arial" w:cs="Arial"/>
                <w:color w:val="000000"/>
              </w:rPr>
              <w:t>AGC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очищенная дорожка речи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акустическая лаборатория.</w:t>
            </w:r>
          </w:p>
        </w:tc>
        <w:tc>
          <w:tcPr>
            <w:tcW w:w="2025" w:type="dxa"/>
          </w:tcPr>
          <w:p w14:paraId="485148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4.2.2.6</w:t>
            </w:r>
          </w:p>
        </w:tc>
      </w:tr>
      <w:tr w:rsidR="009D43E8" w14:paraId="1B431F26" w14:textId="77777777" w:rsidTr="009D43E8">
        <w:tc>
          <w:tcPr>
            <w:tcW w:w="1650" w:type="dxa"/>
          </w:tcPr>
          <w:p w14:paraId="6B21FF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FR-ASR-07</w:t>
            </w:r>
          </w:p>
        </w:tc>
        <w:tc>
          <w:tcPr>
            <w:tcW w:w="3945" w:type="dxa"/>
          </w:tcPr>
          <w:p w14:paraId="125A49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Распознавание речи должно быть оптимизировано для условий телефонного канала.</w:t>
            </w:r>
          </w:p>
        </w:tc>
        <w:tc>
          <w:tcPr>
            <w:tcW w:w="5745" w:type="dxa"/>
          </w:tcPr>
          <w:p w14:paraId="2CC70E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телефонного канала </w:t>
            </w:r>
            <w:r>
              <w:rPr>
                <w:rFonts w:ascii="Arial" w:eastAsia="Arial" w:hAnsi="Arial" w:cs="Arial"/>
                <w:color w:val="000000"/>
              </w:rPr>
              <w:t>PSTN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VoIP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8 </w:t>
            </w:r>
            <w:r>
              <w:rPr>
                <w:rFonts w:ascii="Arial" w:eastAsia="Arial" w:hAnsi="Arial" w:cs="Arial"/>
                <w:color w:val="000000"/>
              </w:rPr>
              <w:t>kHz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акустическая модель, настроенная под телефонный канал.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распознавание, оптимизированное для телефонии.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INT-T.</w:t>
            </w:r>
          </w:p>
        </w:tc>
        <w:tc>
          <w:tcPr>
            <w:tcW w:w="2025" w:type="dxa"/>
          </w:tcPr>
          <w:p w14:paraId="6B724E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4.2.2.7</w:t>
            </w:r>
          </w:p>
        </w:tc>
      </w:tr>
      <w:tr w:rsidR="009D43E8" w14:paraId="66A40EEE" w14:textId="77777777" w:rsidTr="009D43E8">
        <w:tc>
          <w:tcPr>
            <w:tcW w:w="1650" w:type="dxa"/>
          </w:tcPr>
          <w:p w14:paraId="790EA5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FR-ASR-08</w:t>
            </w:r>
          </w:p>
        </w:tc>
        <w:tc>
          <w:tcPr>
            <w:tcW w:w="3945" w:type="dxa"/>
          </w:tcPr>
          <w:p w14:paraId="41F8E8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Должен быть обеспечен точный перевод речи в текст с расстановкой автоматической пунктуации.</w:t>
            </w:r>
          </w:p>
        </w:tc>
        <w:tc>
          <w:tcPr>
            <w:tcW w:w="5745" w:type="dxa"/>
          </w:tcPr>
          <w:p w14:paraId="04F1C5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непрерывный поток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постобработка с автоматической расстановкой пунктуации.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транскрипт с пунктуацией.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SUF-T-01.</w:t>
            </w:r>
          </w:p>
        </w:tc>
        <w:tc>
          <w:tcPr>
            <w:tcW w:w="2025" w:type="dxa"/>
          </w:tcPr>
          <w:p w14:paraId="4A241E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4.2.2.8</w:t>
            </w:r>
          </w:p>
        </w:tc>
      </w:tr>
      <w:tr w:rsidR="009D43E8" w14:paraId="341817AC" w14:textId="77777777" w:rsidTr="009D43E8">
        <w:tc>
          <w:tcPr>
            <w:tcW w:w="1650" w:type="dxa"/>
          </w:tcPr>
          <w:p w14:paraId="3EDDBC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FR-ASR-09</w:t>
            </w:r>
          </w:p>
        </w:tc>
        <w:tc>
          <w:tcPr>
            <w:tcW w:w="3945" w:type="dxa"/>
          </w:tcPr>
          <w:p w14:paraId="5BA272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Преобразование речи в текст должно проводиться с поддержкой специализированных словарей (понимание банковской терминологии, аббревиатур, сокращений). Формирование и наполнение этих словарей должно осуществляться как в ручном режиме, так и путем загрузки файлов со словарями (.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иные форматы).</w:t>
            </w:r>
          </w:p>
        </w:tc>
        <w:tc>
          <w:tcPr>
            <w:tcW w:w="5745" w:type="dxa"/>
          </w:tcPr>
          <w:p w14:paraId="01FD3B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банковский термин, аббревиатура или сокращение в потоке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загрузка пользовательского словаря (.</w:t>
            </w:r>
            <w:r>
              <w:rPr>
                <w:rFonts w:ascii="Arial" w:eastAsia="Arial" w:hAnsi="Arial" w:cs="Arial"/>
                <w:color w:val="000000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.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ручное редактирование; применение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3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3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3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36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37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hotword</w:t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boost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(повышение веса словарных статей).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корректное распознавание терминов, аббревиатур и сокращений в транскрипте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admin ASR UI, SUF-T-01.</w:t>
            </w:r>
          </w:p>
        </w:tc>
        <w:tc>
          <w:tcPr>
            <w:tcW w:w="2025" w:type="dxa"/>
          </w:tcPr>
          <w:p w14:paraId="6AF0D4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4.2.2.9</w:t>
            </w:r>
          </w:p>
        </w:tc>
      </w:tr>
      <w:tr w:rsidR="009D43E8" w14:paraId="0051B918" w14:textId="77777777" w:rsidTr="009D43E8">
        <w:tc>
          <w:tcPr>
            <w:tcW w:w="1650" w:type="dxa"/>
          </w:tcPr>
          <w:p w14:paraId="1B50ED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FR-ASR-10</w:t>
            </w:r>
          </w:p>
        </w:tc>
        <w:tc>
          <w:tcPr>
            <w:tcW w:w="3945" w:type="dxa"/>
          </w:tcPr>
          <w:p w14:paraId="0AAA092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быть предусмотрены интерфейсы, в которых пользователь мог бы видеть распознанные и не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распознанные записи диалогов с возможностью их прослушивания, датой и временем совершения звонка, и текстом транскрибации (при его наличии) — для оценки качества преобразования речи в текст, релевантности предоставленных ответов, дообучения ПО и наполнения словарей без участия разработчика.</w:t>
            </w:r>
          </w:p>
        </w:tc>
        <w:tc>
          <w:tcPr>
            <w:tcW w:w="5745" w:type="dxa"/>
          </w:tcPr>
          <w:p w14:paraId="3400B268" w14:textId="77777777" w:rsidR="00B70728" w:rsidRDefault="00B7072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738" w:author="Никита Гринь" w:date="2026-07-31T13:11:00Z" w16du:dateUtc="2026-07-31T10:11:00Z"/>
                <w:rFonts w:ascii="Arial" w:eastAsia="Arial" w:hAnsi="Arial" w:cs="Arial"/>
                <w:color w:val="000000"/>
                <w:lang w:val="ru-RU"/>
              </w:rPr>
            </w:pPr>
            <w:ins w:id="739" w:author="Никита Гринь" w:date="2026-07-31T13:11:00Z" w16du:dateUtc="2026-07-31T10:11:00Z">
              <w:r w:rsidRPr="00B70728">
                <w:rPr>
                  <w:rFonts w:ascii="Arial" w:eastAsia="Arial" w:hAnsi="Arial" w:cs="Arial"/>
                  <w:color w:val="000000"/>
                  <w:lang w:val="ru-RU"/>
                  <w:rPrChange w:id="740" w:author="Никита Гринь" w:date="2026-07-31T13:11:00Z" w16du:dateUtc="2026-07-31T10:11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 xml:space="preserve">QA-интерфейс — интерфейс просмотра распознанных и нераспознанных записей диалогов (телефония и онлайн-чат) для оценки качества ASR, релевантности ответов, </w:t>
              </w:r>
              <w:r w:rsidRPr="00B70728">
                <w:rPr>
                  <w:rFonts w:ascii="Arial" w:eastAsia="Arial" w:hAnsi="Arial" w:cs="Arial"/>
                  <w:color w:val="000000"/>
                  <w:lang w:val="ru-RU"/>
                  <w:rPrChange w:id="741" w:author="Никита Гринь" w:date="2026-07-31T13:11:00Z" w16du:dateUtc="2026-07-31T10:11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>дообучения и наполнения словарей без участия разработчика (п. 4.2.2.10 ТТ). В настоящем ТЗ данный интерфейс назван «QA-интерфейс».</w:t>
              </w:r>
            </w:ins>
          </w:p>
          <w:p w14:paraId="382D6499" w14:textId="10EECB7A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 просмотра записей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единый интерфейс (комм. [53], [54], [55]): (1) каталог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нных записей телефонии и онлайн-чата за 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1 год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-05) — в списке и карточке записи отображаются метаданные: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дата/время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звонка/диалога,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канал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 / онлайн-чат),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оператор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(ФИО или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сессии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длительность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уверенность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  <w:sdt>
              <w:sdtPr>
                <w:tag w:val="goog_rdk_73"/>
                <w:id w:val="177811539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уровне записи и реплик), статус распознавания (распознано / не распознано / частично); (2) выбор записи →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единая карточка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прослушивание аудио (телефония) или лента диалога (</w:t>
            </w:r>
            <w:ins w:id="742" w:author="Никита Гринь" w:date="2026-07-31T13:04:00Z" w16du:dateUtc="2026-07-31T10:04:00Z">
              <w:r w:rsidR="00B70728">
                <w:rPr>
                  <w:rFonts w:ascii="Arial" w:eastAsia="Arial" w:hAnsi="Arial" w:cs="Arial"/>
                  <w:color w:val="000000"/>
                  <w:lang w:val="ru-RU"/>
                </w:rPr>
                <w:t>онлайн-</w:t>
              </w:r>
            </w:ins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чат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+ синхронизированный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транскрипт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подсветкой низкой уверенности +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обратная связь оператора; (3) фильтры: период, канал, оператор, статус, «только низкая уверенность»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опционально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ограничивает каталог по умолчанию); (4) пометка реплики «кандидат эталона»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-09) или «учебный пример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(подмножество нераспознанных); добавление термина в словарь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-13);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за период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-17); экспорт в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-19) — без участия разработчика.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все записи доступны для оценки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ответов; метаданные, аудио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транскрипт — в одном интерфейсе; проблемные фрагменты выделены для приоритетного разбора.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UC-REP-CC-02.</w:t>
            </w:r>
          </w:p>
        </w:tc>
        <w:tc>
          <w:tcPr>
            <w:tcW w:w="2025" w:type="dxa"/>
          </w:tcPr>
          <w:p w14:paraId="407916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4.2.2.10</w:t>
            </w:r>
          </w:p>
        </w:tc>
      </w:tr>
      <w:tr w:rsidR="009D43E8" w14:paraId="3F1895D5" w14:textId="77777777" w:rsidTr="009D43E8">
        <w:tc>
          <w:tcPr>
            <w:tcW w:w="1650" w:type="dxa"/>
          </w:tcPr>
          <w:p w14:paraId="5A3672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FR-ASR-11</w:t>
            </w:r>
          </w:p>
        </w:tc>
        <w:tc>
          <w:tcPr>
            <w:tcW w:w="3945" w:type="dxa"/>
          </w:tcPr>
          <w:p w14:paraId="75D0E65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предоставлена возможность выгрузки нераспознанных записей диалогов для последующего анализа в модуль «Отчетность».</w:t>
            </w:r>
          </w:p>
        </w:tc>
        <w:tc>
          <w:tcPr>
            <w:tcW w:w="5745" w:type="dxa"/>
          </w:tcPr>
          <w:p w14:paraId="6A20790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накопились нераспознанные сегменты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74"/>
                <w:id w:val="234587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очередь экспорта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§4.7.3.2 для разбора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25" w:type="dxa"/>
          </w:tcPr>
          <w:p w14:paraId="7AD100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4.2.2.11</w:t>
            </w:r>
          </w:p>
        </w:tc>
      </w:tr>
      <w:tr w:rsidR="009D43E8" w14:paraId="6CF90047" w14:textId="77777777" w:rsidTr="009D43E8">
        <w:tc>
          <w:tcPr>
            <w:tcW w:w="1650" w:type="dxa"/>
          </w:tcPr>
          <w:p w14:paraId="2D38F2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FR-ASR-12</w:t>
            </w:r>
          </w:p>
        </w:tc>
        <w:tc>
          <w:tcPr>
            <w:tcW w:w="3945" w:type="dxa"/>
          </w:tcPr>
          <w:p w14:paraId="7CC7AE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Должно быть обеспечено разделение речи оператора канала телефония и речи клиента для корректной передачи запроса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745" w:type="dxa"/>
          </w:tcPr>
          <w:p w14:paraId="1376247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двухканальная запись разговора оператора 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диаризация: разделение речи оператора и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помеченные реплики передаются 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025" w:type="dxa"/>
          </w:tcPr>
          <w:p w14:paraId="36621C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4.2.2.12</w:t>
            </w:r>
          </w:p>
        </w:tc>
      </w:tr>
    </w:tbl>
    <w:p w14:paraId="278C8906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5716DF1" w14:textId="77777777" w:rsidR="009D43E8" w:rsidRDefault="00317F00">
      <w:pPr>
        <w:pStyle w:val="3"/>
        <w:rPr>
          <w:rFonts w:ascii="Arial" w:eastAsia="Arial" w:hAnsi="Arial" w:cs="Arial"/>
        </w:rPr>
      </w:pPr>
      <w:bookmarkStart w:id="745" w:name="bookmark=id.ovpk1g66uazn" w:colFirst="0" w:colLast="0"/>
      <w:bookmarkEnd w:id="745"/>
      <w:r>
        <w:rPr>
          <w:rFonts w:ascii="Arial" w:eastAsia="Arial" w:hAnsi="Arial" w:cs="Arial"/>
        </w:rPr>
        <w:lastRenderedPageBreak/>
        <w:t>II.2.3. Пользовательские сценарии</w:t>
      </w:r>
    </w:p>
    <w:p w14:paraId="7B938A51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§4.2.1.8–14]: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-01…02</w:t>
      </w:r>
    </w:p>
    <w:p w14:paraId="662E487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Сценарии Администратора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п.2): пороги, переобучение после обновления СУЗ, ветка уточняющих вопросов.</w:t>
      </w:r>
    </w:p>
    <w:tbl>
      <w:tblPr>
        <w:tblStyle w:val="130"/>
        <w:tblW w:w="135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5"/>
        <w:gridCol w:w="3495"/>
        <w:gridCol w:w="5895"/>
        <w:gridCol w:w="2460"/>
      </w:tblGrid>
      <w:tr w:rsidR="009D43E8" w14:paraId="6B916CD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189F3E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495" w:type="dxa"/>
          </w:tcPr>
          <w:p w14:paraId="3026AD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5895" w:type="dxa"/>
          </w:tcPr>
          <w:p w14:paraId="56C7B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60" w:type="dxa"/>
          </w:tcPr>
          <w:p w14:paraId="45EB36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5C8AF95" w14:textId="77777777" w:rsidTr="009D43E8">
        <w:tc>
          <w:tcPr>
            <w:tcW w:w="1725" w:type="dxa"/>
          </w:tcPr>
          <w:p w14:paraId="450A6D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UC-UND-01</w:t>
            </w:r>
          </w:p>
        </w:tc>
        <w:tc>
          <w:tcPr>
            <w:tcW w:w="3495" w:type="dxa"/>
          </w:tcPr>
          <w:p w14:paraId="3C20FD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управляет эталонами обучающей выборки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порогами релевантности и запускает дообучение после обновления СУЗ</w:t>
            </w:r>
          </w:p>
        </w:tc>
        <w:tc>
          <w:tcPr>
            <w:tcW w:w="5895" w:type="dxa"/>
          </w:tcPr>
          <w:p w14:paraId="58B72F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75"/>
                <w:id w:val="-81639488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базы знаний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Центр настроек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r>
              <w:rPr>
                <w:rFonts w:ascii="Arial" w:eastAsia="Arial" w:hAnsi="Arial" w:cs="Arial"/>
                <w:color w:val="000000"/>
              </w:rPr>
              <w:t xml:space="preserve"> (1) CRUD эталонных пар «вопрос — тема/интент» в «Обучающая выборка» без программирования (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II.2.6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); (2) сохранение порогов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sdt>
              <w:sdtPr>
                <w:tag w:val="goog_rdk_76"/>
                <w:id w:val="137918802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; (3) preview поиска с отображением исходного эталона (FR-UND-12); (4) webhook/outbox СУЗ → переиндексация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и автоматическое обучение QU (FR-UND-08).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обучения (версии выборки, откат —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 и актуальный статус индекса.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7"/>
                <w:id w:val="106807183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-01 на стенде с тестовым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Bitrix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создание эталона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preview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изменение СУЗ → автообучение.</w:t>
                </w:r>
              </w:sdtContent>
            </w:sdt>
          </w:p>
        </w:tc>
        <w:tc>
          <w:tcPr>
            <w:tcW w:w="2460" w:type="dxa"/>
          </w:tcPr>
          <w:p w14:paraId="06B62C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4.2.1.4, 4.2.1.8–4.2.1.13</w:t>
            </w:r>
          </w:p>
        </w:tc>
      </w:tr>
      <w:tr w:rsidR="009D43E8" w14:paraId="1FAE18E6" w14:textId="77777777" w:rsidTr="009D43E8">
        <w:tc>
          <w:tcPr>
            <w:tcW w:w="1725" w:type="dxa"/>
          </w:tcPr>
          <w:p w14:paraId="4F04B1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UC-UND-02</w:t>
            </w:r>
          </w:p>
        </w:tc>
        <w:tc>
          <w:tcPr>
            <w:tcW w:w="3495" w:type="dxa"/>
          </w:tcPr>
          <w:p w14:paraId="02215627" w14:textId="5703EA2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низкой релевантности система предлагает уточняющие вопросы клиенту/оператору по </w:t>
            </w:r>
            <w:r w:rsidR="008A583B" w:rsidRPr="008A583B">
              <w:rPr>
                <w:rFonts w:ascii="Arial" w:eastAsia="Arial" w:hAnsi="Arial" w:cs="Arial"/>
                <w:color w:val="000000"/>
                <w:lang w:val="ru-RU"/>
              </w:rPr>
              <w:t xml:space="preserve">настройки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КЦ</w:t>
            </w:r>
          </w:p>
        </w:tc>
        <w:tc>
          <w:tcPr>
            <w:tcW w:w="5895" w:type="dxa"/>
          </w:tcPr>
          <w:p w14:paraId="53F2C5E5" w14:textId="2C8938F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поисковый запрос (реплика клиента/оператора, тестовый запрос) получает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</w:t>
            </w:r>
            <w:sdt>
              <w:sdtPr>
                <w:tag w:val="goog_rdk_78"/>
                <w:id w:val="-87750358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запрос семантически неоднозначен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-2 документа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score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5 п.п.).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том порядка слов, синонимов/антонимов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-06); сравнение с порогом; при низкой релевантности — ветка «уточняющие вопросы»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-14) или эскалация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(телефония/онлайн-чат) оператору —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уточняющие варианты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автоответа клиенту; </w:t>
            </w:r>
            <w:ins w:id="746" w:author="Никита Гринь" w:date="2026-07-31T13:06:00Z" w16du:dateUtc="2026-07-31T10:06:00Z">
              <w:r w:rsidR="00B70728" w:rsidRPr="00B70728">
                <w:rPr>
                  <w:rFonts w:ascii="Arial" w:eastAsia="Arial" w:hAnsi="Arial" w:cs="Arial"/>
                  <w:color w:val="000000"/>
                  <w:lang w:val="ru-RU"/>
                </w:rPr>
                <w:t>(онлайн-чат) клиенту — кнопки-варианты только если включено в настройках канала модуля Контакт-центра; в диалоговом окне для внутренних пользователей — % ниже порога с пометкой «недостаточная релевантность»</w:t>
              </w:r>
              <w:r w:rsidR="00B70728" w:rsidRPr="00B70728" w:rsidDel="00B70728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747" w:author="Никита Гринь" w:date="2026-07-31T13:06:00Z" w16du:dateUtc="2026-07-31T10:06:00Z"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(онлайн-чат) клиенту — кнопки-варианты по </w:delText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>политике КЦ</w:delText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; в </w:delText>
              </w:r>
              <w:r w:rsidDel="00B70728">
                <w:rPr>
                  <w:rFonts w:ascii="Arial" w:eastAsia="Arial" w:hAnsi="Arial" w:cs="Arial"/>
                  <w:color w:val="000000"/>
                </w:rPr>
                <w:delText>preview</w:delText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/тест-диалоге — % </w:delText>
              </w:r>
              <w:r w:rsidRPr="003C42DA" w:rsidDel="00B70728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&lt;</w:delText>
              </w:r>
              <w:r w:rsidRPr="003C42DA" w:rsidDel="00B7072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порога с пометкой «недостаточная релевантность». </w:delText>
              </w:r>
            </w:del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79"/>
                <w:id w:val="16490373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(1) запрос-антоним к эталону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max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%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&lt;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sdt>
              <w:sdtPr>
                <w:tag w:val="goog_rdk_80"/>
                <w:id w:val="17453044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(2) запрос вне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-15)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-02; (3) искусственно заниженный порог → ≥ 2 уточняющих варианта; журнал: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branch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clarify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460" w:type="dxa"/>
          </w:tcPr>
          <w:p w14:paraId="239ED7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4.2.1.6, 4.2.1.14</w:t>
            </w:r>
          </w:p>
        </w:tc>
      </w:tr>
    </w:tbl>
    <w:p w14:paraId="74FDE1FB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AD33D6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749" w:name="bookmark=id.ga7l0xijo0ow" w:colFirst="0" w:colLast="0"/>
      <w:bookmarkEnd w:id="749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.2.5. Блокировка тем вне банковских консультаций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24E6EBB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[Протокол 06.07, комм. [30]]; </w:t>
      </w:r>
      <w:r>
        <w:fldChar w:fldCharType="begin"/>
      </w:r>
      <w:r>
        <w:instrText>HYPERLINK</w:instrText>
      </w:r>
      <w:r w:rsidRPr="003339CA">
        <w:rPr>
          <w:lang w:val="ru-RU"/>
          <w:rPrChange w:id="75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75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75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753" w:author="Никита Гринь" w:date="2026-07-31T10:55:00Z" w16du:dateUtc="2026-07-31T07:55:00Z">
            <w:rPr/>
          </w:rPrChange>
        </w:rPr>
        <w:instrText>.</w:instrText>
      </w:r>
      <w:r>
        <w:instrText>qhmo</w:instrText>
      </w:r>
      <w:r w:rsidRPr="003339CA">
        <w:rPr>
          <w:lang w:val="ru-RU"/>
          <w:rPrChange w:id="754" w:author="Никита Гринь" w:date="2026-07-31T10:55:00Z" w16du:dateUtc="2026-07-31T07:55:00Z">
            <w:rPr/>
          </w:rPrChange>
        </w:rPr>
        <w:instrText>8</w:instrText>
      </w:r>
      <w:r>
        <w:instrText>lqsypjt</w:instrText>
      </w:r>
      <w:r w:rsidRPr="003339CA">
        <w:rPr>
          <w:lang w:val="ru-RU"/>
          <w:rPrChange w:id="75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FR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</w:t>
      </w:r>
      <w:r>
        <w:rPr>
          <w:rFonts w:ascii="Arial" w:eastAsia="Arial" w:hAnsi="Arial" w:cs="Arial"/>
          <w:b/>
          <w:bCs/>
          <w:color w:val="156082"/>
        </w:rPr>
        <w:t>CC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-06</w:t>
      </w:r>
      <w:r>
        <w:fldChar w:fldCharType="end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§4.1.6, комм. [29]–[32]: промпты и политика отказа</w:t>
      </w:r>
    </w:p>
    <w:p w14:paraId="49EC87E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Запросы вне банковских консультаций (развлечения, общие темы, не относящиеся к СУЗ) обрабатываются по политике блокировки:</w:t>
      </w:r>
    </w:p>
    <w:tbl>
      <w:tblPr>
        <w:tblStyle w:val="129"/>
        <w:tblW w:w="101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5"/>
        <w:gridCol w:w="6945"/>
      </w:tblGrid>
      <w:tr w:rsidR="009D43E8" w14:paraId="791A31D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5" w:type="dxa"/>
          </w:tcPr>
          <w:p w14:paraId="12271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</w:t>
            </w:r>
          </w:p>
        </w:tc>
        <w:tc>
          <w:tcPr>
            <w:tcW w:w="6945" w:type="dxa"/>
          </w:tcPr>
          <w:p w14:paraId="00F95A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</w:tr>
      <w:tr w:rsidR="009D43E8" w:rsidRPr="0050000B" w14:paraId="67F06D15" w14:textId="77777777" w:rsidTr="009D43E8">
        <w:tc>
          <w:tcPr>
            <w:tcW w:w="3195" w:type="dxa"/>
          </w:tcPr>
          <w:p w14:paraId="7CF7D0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 xml:space="preserve">Промпт </w:t>
            </w:r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sufler_cc</w:t>
            </w:r>
          </w:p>
        </w:tc>
        <w:tc>
          <w:tcPr>
            <w:tcW w:w="6945" w:type="dxa"/>
          </w:tcPr>
          <w:p w14:paraId="49F8C6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Системная инструкция: консультации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по материалам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при запросе вне </w:t>
            </w: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стандартный отказ оператору</w:t>
            </w:r>
          </w:p>
        </w:tc>
      </w:tr>
      <w:tr w:rsidR="009D43E8" w:rsidRPr="0050000B" w14:paraId="32073DE8" w14:textId="77777777" w:rsidTr="009D43E8">
        <w:tc>
          <w:tcPr>
            <w:tcW w:w="3195" w:type="dxa"/>
          </w:tcPr>
          <w:p w14:paraId="0D95B6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 / пороги</w:t>
            </w:r>
          </w:p>
        </w:tc>
        <w:tc>
          <w:tcPr>
            <w:tcW w:w="6945" w:type="dxa"/>
          </w:tcPr>
          <w:p w14:paraId="437672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отсутствии релевантного документа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не генерировать «выдуманный» ответ; сообщение «запрос вне базы знаний»</w:t>
            </w:r>
          </w:p>
        </w:tc>
      </w:tr>
      <w:tr w:rsidR="009D43E8" w:rsidRPr="0050000B" w14:paraId="1C2B7825" w14:textId="77777777" w:rsidTr="009D43E8">
        <w:tc>
          <w:tcPr>
            <w:tcW w:w="3195" w:type="dxa"/>
          </w:tcPr>
          <w:p w14:paraId="5ADEB6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UI оператора</w:t>
            </w:r>
          </w:p>
        </w:tc>
        <w:tc>
          <w:tcPr>
            <w:tcW w:w="6945" w:type="dxa"/>
          </w:tcPr>
          <w:p w14:paraId="2CFA5F6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Карточка с текстом отказа и рекомендацией эскалации;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передачи текста клиенту автоматически</w:t>
            </w:r>
          </w:p>
        </w:tc>
      </w:tr>
      <w:tr w:rsidR="009D43E8" w:rsidRPr="0050000B" w14:paraId="52D37A09" w14:textId="77777777" w:rsidTr="009D43E8">
        <w:tc>
          <w:tcPr>
            <w:tcW w:w="3195" w:type="dxa"/>
          </w:tcPr>
          <w:p w14:paraId="4AACE8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Настройка</w:t>
            </w:r>
          </w:p>
        </w:tc>
        <w:tc>
          <w:tcPr>
            <w:tcW w:w="6945" w:type="dxa"/>
          </w:tcPr>
          <w:p w14:paraId="667287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редактирует список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нных тем и шаблон отказа в Центре настроек (§4.2.1.1)</w:t>
            </w:r>
          </w:p>
        </w:tc>
      </w:tr>
      <w:tr w:rsidR="009D43E8" w14:paraId="54327D04" w14:textId="77777777" w:rsidTr="009D43E8">
        <w:tc>
          <w:tcPr>
            <w:tcW w:w="3195" w:type="dxa"/>
          </w:tcPr>
          <w:p w14:paraId="15FD87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</w:t>
            </w:r>
          </w:p>
        </w:tc>
        <w:tc>
          <w:tcPr>
            <w:tcW w:w="6945" w:type="dxa"/>
          </w:tcPr>
          <w:p w14:paraId="3A3311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 (негативный сценарий);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5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5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5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59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hkn</w:instrText>
            </w:r>
            <w:r w:rsidRPr="003339CA">
              <w:rPr>
                <w:lang w:val="ru-RU"/>
                <w:rPrChange w:id="760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pe</w:instrText>
            </w:r>
            <w:r w:rsidRPr="003339CA">
              <w:rPr>
                <w:lang w:val="ru-RU"/>
                <w:rPrChange w:id="761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n</w:instrText>
            </w:r>
            <w:r w:rsidRPr="003339CA">
              <w:rPr>
                <w:lang w:val="ru-RU"/>
                <w:rPrChange w:id="762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lay</w:instrText>
            </w:r>
            <w:r w:rsidRPr="003339CA">
              <w:rPr>
                <w:lang w:val="ru-RU"/>
                <w:rPrChange w:id="763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D</w:t>
            </w:r>
            <w:r>
              <w:fldChar w:fldCharType="end"/>
            </w:r>
            <w:r>
              <w:rPr>
                <w:rFonts w:ascii="Arial" w:eastAsia="Arial" w:hAnsi="Arial" w:cs="Arial"/>
                <w:color w:val="000000"/>
              </w:rPr>
              <w:t xml:space="preserve"> комм. [29]–[32]</w:t>
            </w:r>
          </w:p>
        </w:tc>
      </w:tr>
    </w:tbl>
    <w:p w14:paraId="2FF2DA6C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128"/>
        <w:tblW w:w="10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00"/>
        <w:gridCol w:w="2460"/>
        <w:gridCol w:w="3720"/>
        <w:gridCol w:w="2535"/>
      </w:tblGrid>
      <w:tr w:rsidR="009D43E8" w14:paraId="4EF671C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00" w:type="dxa"/>
          </w:tcPr>
          <w:p w14:paraId="12B21E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2460" w:type="dxa"/>
          </w:tcPr>
          <w:p w14:paraId="563B8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3720" w:type="dxa"/>
          </w:tcPr>
          <w:p w14:paraId="45634B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535" w:type="dxa"/>
          </w:tcPr>
          <w:p w14:paraId="0D674C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23DF2572" w14:textId="77777777" w:rsidTr="009D43E8">
        <w:tc>
          <w:tcPr>
            <w:tcW w:w="1500" w:type="dxa"/>
          </w:tcPr>
          <w:p w14:paraId="5F77B7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FR-UND-18</w:t>
            </w:r>
          </w:p>
        </w:tc>
        <w:tc>
          <w:tcPr>
            <w:tcW w:w="2460" w:type="dxa"/>
          </w:tcPr>
          <w:p w14:paraId="0ECF81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Блокировка запросов вне банковских консультаций; ответ только из СУЗ</w:t>
            </w:r>
          </w:p>
        </w:tc>
        <w:tc>
          <w:tcPr>
            <w:tcW w:w="3720" w:type="dxa"/>
          </w:tcPr>
          <w:p w14:paraId="49A726A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клиента или оператора вне тематики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классификатор намерений +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тем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6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6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6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67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768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промпт отказа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стандартный отказ, подсказка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формируется автоматически.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535" w:type="dxa"/>
          </w:tcPr>
          <w:p w14:paraId="2C827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4.2.1.1</w:t>
            </w:r>
          </w:p>
        </w:tc>
      </w:tr>
    </w:tbl>
    <w:p w14:paraId="42AC5A42" w14:textId="77777777" w:rsidR="009D43E8" w:rsidRDefault="00317F00">
      <w:pPr>
        <w:pStyle w:val="3"/>
        <w:rPr>
          <w:rFonts w:ascii="Arial" w:eastAsia="Arial" w:hAnsi="Arial" w:cs="Arial"/>
        </w:rPr>
      </w:pPr>
      <w:bookmarkStart w:id="769" w:name="bookmark=id.72bn9u8hi5li" w:colFirst="0" w:colLast="0"/>
      <w:bookmarkEnd w:id="769"/>
      <w:r>
        <w:rPr>
          <w:rFonts w:ascii="Arial" w:eastAsia="Arial" w:hAnsi="Arial" w:cs="Arial"/>
        </w:rPr>
        <w:t>II.2.4. Дополнительные требования ASR (§4.2.2.13–19)</w:t>
      </w:r>
    </w:p>
    <w:p w14:paraId="690F79A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Дополнительные требования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Прил.1: адаптация словарей в реальном времени, статистика в модуль «Отч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тность», распознавание при разной громкости, диагностические логи, выгрузка записей и транскриптов, интеграция по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1/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2. Согласование транспорта </w:t>
      </w:r>
      <w:r>
        <w:rPr>
          <w:rFonts w:ascii="Arial" w:eastAsia="Arial" w:hAnsi="Arial" w:cs="Arial"/>
          <w:color w:val="000000"/>
        </w:rPr>
        <w:t>MRCP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модель 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WebSocket</w:t>
      </w:r>
      <w:r w:rsidRPr="003C42DA">
        <w:rPr>
          <w:rFonts w:ascii="Arial" w:eastAsia="Arial" w:hAnsi="Arial" w:cs="Arial"/>
          <w:color w:val="000000"/>
          <w:lang w:val="ru-RU"/>
        </w:rPr>
        <w:t xml:space="preserve"> + </w:t>
      </w:r>
      <w:r>
        <w:rPr>
          <w:rFonts w:ascii="Arial" w:eastAsia="Arial" w:hAnsi="Arial" w:cs="Arial"/>
          <w:color w:val="000000"/>
        </w:rPr>
        <w:t>dual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leg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</w:t>
      </w:r>
      <w:r>
        <w:fldChar w:fldCharType="begin"/>
      </w:r>
      <w:r>
        <w:instrText>HYPERLINK</w:instrText>
      </w:r>
      <w:r w:rsidRPr="003339CA">
        <w:rPr>
          <w:lang w:val="ru-RU"/>
          <w:rPrChange w:id="77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77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77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773" w:author="Никита Гринь" w:date="2026-07-31T10:55:00Z" w16du:dateUtc="2026-07-31T07:55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774" w:author="Никита Гринь" w:date="2026-07-31T10:55:00Z" w16du:dateUtc="2026-07-31T07:55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775" w:author="Никита Гринь" w:date="2026-07-31T10:55:00Z" w16du:dateUtc="2026-07-31T07:55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776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№2, </w:t>
      </w:r>
      <w:r>
        <w:fldChar w:fldCharType="begin"/>
      </w:r>
      <w:r>
        <w:instrText>HYPERLINK</w:instrText>
      </w:r>
      <w:r w:rsidRPr="003339CA">
        <w:rPr>
          <w:lang w:val="ru-RU"/>
          <w:rPrChange w:id="77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77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77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780" w:author="Никита Гринь" w:date="2026-07-31T10:55:00Z" w16du:dateUtc="2026-07-31T07:55:00Z">
            <w:rPr/>
          </w:rPrChange>
        </w:rPr>
        <w:instrText>.</w:instrText>
      </w:r>
      <w:r>
        <w:instrText>gfhtzedevbp</w:instrText>
      </w:r>
      <w:r w:rsidRPr="003339CA">
        <w:rPr>
          <w:lang w:val="ru-RU"/>
          <w:rPrChange w:id="781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1BA05A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127"/>
        <w:tblW w:w="135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4200"/>
        <w:gridCol w:w="5745"/>
        <w:gridCol w:w="1950"/>
      </w:tblGrid>
      <w:tr w:rsidR="009D43E8" w14:paraId="186217F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2877D4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200" w:type="dxa"/>
          </w:tcPr>
          <w:p w14:paraId="1825BD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45" w:type="dxa"/>
          </w:tcPr>
          <w:p w14:paraId="7AD9E4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50" w:type="dxa"/>
          </w:tcPr>
          <w:p w14:paraId="142632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01F0F07" w14:textId="77777777" w:rsidTr="009D43E8">
        <w:tc>
          <w:tcPr>
            <w:tcW w:w="1605" w:type="dxa"/>
          </w:tcPr>
          <w:p w14:paraId="063E35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FR-ASR-13</w:t>
            </w:r>
          </w:p>
        </w:tc>
        <w:tc>
          <w:tcPr>
            <w:tcW w:w="4200" w:type="dxa"/>
          </w:tcPr>
          <w:p w14:paraId="1B9170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обеспечена адаптация к новым терминам и фразам, обеспечиваться возможность улучшения результатов распознавания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автоматического пополнения словарей (дообучения) специфическими терминами в режиме реального времени. Возможность дообучения модуля должна быть обеспечена для администраторов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745" w:type="dxa"/>
          </w:tcPr>
          <w:p w14:paraId="358CF836" w14:textId="154A09BE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Вход:Администратор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sdt>
              <w:sdtPr>
                <w:tag w:val="goog_rdk_81"/>
                <w:id w:val="-14445937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п.2) добавляет термин/фразу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→ «Словари»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или Аналитик Контакт-центра</w:t>
            </w:r>
            <w:sdt>
              <w:sdtPr>
                <w:tag w:val="goog_rdk_82"/>
                <w:id w:val="131434519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п.7)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-интерфейсе</w:t>
                </w:r>
                <w:ins w:id="784" w:author="Никита Гринь" w:date="2026-07-31T13:15:00Z" w16du:dateUtc="2026-07-31T10:15:00Z"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  <w:rPrChange w:id="785" w:author="Никита Гринь" w:date="2026-07-31T13:15:00Z" w16du:dateUtc="2026-07-31T10:15:00Z">
                        <w:rPr>
                          <w:rFonts w:ascii="Arial Unicode MS" w:eastAsia="Arial Unicode MS" w:hAnsi="Arial Unicode MS" w:cs="Arial Unicode MS"/>
                          <w:color w:val="000000"/>
                          <w:lang w:val="en-US"/>
                        </w:rPr>
                      </w:rPrChange>
                    </w:rPr>
                    <w:t xml:space="preserve"> - </w:t>
                  </w:r>
                </w:ins>
                <w:del w:id="786" w:author="Никита Гринь" w:date="2026-07-31T13:16:00Z" w16du:dateUtc="2026-07-31T10:16:00Z"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</w:delText>
                  </w:r>
                </w:del>
                <w:ins w:id="789" w:author="Никита Гринь" w:date="2026-07-31T13:16:00Z"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  <w:rPrChange w:id="790" w:author="Никита Гринь" w:date="2026-07-31T13:16:00Z" w16du:dateUtc="2026-07-31T10:16:00Z"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</w:rPrChange>
                    </w:rPr>
                    <w:t>интерфейс</w:t>
                  </w:r>
                </w:ins>
                <w:ins w:id="791" w:author="Никита Гринь" w:date="2026-07-31T13:16:00Z" w16du:dateUtc="2026-07-31T10:16:00Z">
                  <w:r w:rsidR="00E5358F">
                    <w:rPr>
                      <w:rFonts w:asciiTheme="minorHAnsi" w:eastAsia="Arial Unicode MS" w:hAnsiTheme="minorHAnsi" w:cs="Arial Unicode MS"/>
                      <w:color w:val="000000"/>
                      <w:lang w:val="ru-RU"/>
                    </w:rPr>
                    <w:t>е</w:t>
                  </w:r>
                </w:ins>
                <w:ins w:id="792" w:author="Никита Гринь" w:date="2026-07-31T13:16:00Z"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  <w:rPrChange w:id="793" w:author="Никита Гринь" w:date="2026-07-31T13:16:00Z" w16du:dateUtc="2026-07-31T10:16:00Z">
                        <w:rPr>
                          <w:rFonts w:ascii="Arial Unicode MS" w:eastAsia="Arial Unicode MS" w:hAnsi="Arial Unicode MS" w:cs="Arial Unicode MS"/>
                          <w:color w:val="000000"/>
                        </w:rPr>
                      </w:rPrChange>
                    </w:rPr>
                    <w:t xml:space="preserve"> просмотра записей диалогов</w:t>
                  </w:r>
                  <w:r w:rsidR="00E5358F" w:rsidRPr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t xml:space="preserve"> </w:t>
                  </w:r>
                </w:ins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 помечает нераспознанный сегмент → «Добавить в словарь».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расширение пользовательского словаря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-09): ручной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загрузка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hotword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boost</w:t>
            </w:r>
            <w:sdt>
              <w:sdtPr>
                <w:tag w:val="goog_rdk_83"/>
                <w:id w:val="165758242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— повышение веса новой статьи без перезапуска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-кластера;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hot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reload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словаря в активные сессии ≤ 30 с; (4) журнал изменений словаря (кто, когда, термин).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термин распозна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следующих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текущих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(после </w:t>
            </w:r>
            <w:r>
              <w:rPr>
                <w:rFonts w:ascii="Arial" w:eastAsia="Arial" w:hAnsi="Arial" w:cs="Arial"/>
                <w:color w:val="000000"/>
              </w:rPr>
              <w:t>reload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звонках без участия разработчика.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UC-ASR-02.</w:t>
            </w:r>
          </w:p>
        </w:tc>
        <w:tc>
          <w:tcPr>
            <w:tcW w:w="1950" w:type="dxa"/>
          </w:tcPr>
          <w:p w14:paraId="7C1AED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4.2.2.13</w:t>
            </w:r>
          </w:p>
        </w:tc>
      </w:tr>
      <w:tr w:rsidR="009D43E8" w14:paraId="03F14B87" w14:textId="77777777" w:rsidTr="009D43E8">
        <w:tc>
          <w:tcPr>
            <w:tcW w:w="1605" w:type="dxa"/>
          </w:tcPr>
          <w:p w14:paraId="32904F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FR-ASR-14</w:t>
            </w:r>
          </w:p>
        </w:tc>
        <w:tc>
          <w:tcPr>
            <w:tcW w:w="4200" w:type="dxa"/>
          </w:tcPr>
          <w:p w14:paraId="653AE7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Должен быть обеспечен автоматический сбор и обработка данных с результатами преобразования речи в текст, предоставление возможности выгрузки статистической информации в модуль «Отчетность».</w:t>
            </w:r>
          </w:p>
        </w:tc>
        <w:tc>
          <w:tcPr>
            <w:tcW w:w="5745" w:type="dxa"/>
          </w:tcPr>
          <w:p w14:paraId="1FDDD3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звонок/диалог (телефония, онлайн-чат) с накопленными результатами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-пайплайн: по событию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ended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агрегируются метрики сессии —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канал, оператор, длительность, число реплик, доля распознанных/нераспознанных сегментов, средний/минимальный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WER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-оценка (если есть эталон), задержка </w:t>
            </w:r>
            <w:r>
              <w:rPr>
                <w:rFonts w:ascii="Arial" w:eastAsia="Arial" w:hAnsi="Arial" w:cs="Arial"/>
                <w:color w:val="000000"/>
              </w:rPr>
              <w:t>partial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запись в витрину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модуля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(§4.7.3.2); (3) связь с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 (нераспознанные сегменты) и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 (</w:t>
            </w:r>
            <w:r>
              <w:rPr>
                <w:rFonts w:ascii="Arial" w:eastAsia="Arial" w:hAnsi="Arial" w:cs="Arial"/>
                <w:color w:val="000000"/>
              </w:rPr>
              <w:t>TTL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1 год).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статистические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доступны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Аналитику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без ручного экспорта из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UC-ASR-05, INT-T-ASR-01.</w:t>
            </w:r>
          </w:p>
        </w:tc>
        <w:tc>
          <w:tcPr>
            <w:tcW w:w="1950" w:type="dxa"/>
          </w:tcPr>
          <w:p w14:paraId="1C0EE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4.2.2.14</w:t>
            </w:r>
          </w:p>
        </w:tc>
      </w:tr>
      <w:tr w:rsidR="009D43E8" w14:paraId="399D88DF" w14:textId="77777777" w:rsidTr="009D43E8">
        <w:tc>
          <w:tcPr>
            <w:tcW w:w="1605" w:type="dxa"/>
          </w:tcPr>
          <w:p w14:paraId="5AEB2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FR-ASR-15</w:t>
            </w:r>
          </w:p>
        </w:tc>
        <w:tc>
          <w:tcPr>
            <w:tcW w:w="4200" w:type="dxa"/>
          </w:tcPr>
          <w:p w14:paraId="096F4D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Распознавание речи должно работать как на высокой, средней и низкой громкости.</w:t>
            </w:r>
          </w:p>
        </w:tc>
        <w:tc>
          <w:tcPr>
            <w:tcW w:w="5745" w:type="dxa"/>
          </w:tcPr>
          <w:p w14:paraId="0E08E2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аудиопоток активного звонка с изменяющимся уровнем громкости говорящего (клиент/оператор).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автоматическая регулировка усиления (</w:t>
            </w:r>
            <w:r>
              <w:rPr>
                <w:rFonts w:ascii="Arial" w:eastAsia="Arial" w:hAnsi="Arial" w:cs="Arial"/>
                <w:color w:val="000000"/>
              </w:rPr>
              <w:t>AGC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нормализация уровня (дополняет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-06); (2) акустическая модель, обученная на телефонном канале с вариативной громкостью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-07); (3) пороги </w:t>
            </w:r>
            <w:r>
              <w:rPr>
                <w:rFonts w:ascii="Arial" w:eastAsia="Arial" w:hAnsi="Arial" w:cs="Arial"/>
                <w:color w:val="000000"/>
              </w:rPr>
              <w:t>VAD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адаптируются к текущему уровню сигнала.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транскрипт формируется при низкой, средней и высокой громкости речи без принудительной настройки оператором.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sdt>
              <w:sdtPr>
                <w:tag w:val="goog_rdk_84"/>
                <w:id w:val="7156682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-02 (лаборатория: эталонные записи −20 / −10 / 0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dBFS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90% на каждом уровне).</w:t>
                </w:r>
              </w:sdtContent>
            </w:sdt>
          </w:p>
        </w:tc>
        <w:tc>
          <w:tcPr>
            <w:tcW w:w="1950" w:type="dxa"/>
          </w:tcPr>
          <w:p w14:paraId="05F596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4.2.2.15</w:t>
            </w:r>
          </w:p>
        </w:tc>
      </w:tr>
      <w:tr w:rsidR="009D43E8" w14:paraId="5E35EE13" w14:textId="77777777" w:rsidTr="009D43E8">
        <w:tc>
          <w:tcPr>
            <w:tcW w:w="1605" w:type="dxa"/>
          </w:tcPr>
          <w:p w14:paraId="6B98B1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FR-ASR-16</w:t>
            </w:r>
          </w:p>
        </w:tc>
        <w:tc>
          <w:tcPr>
            <w:tcW w:w="4200" w:type="dxa"/>
          </w:tcPr>
          <w:p w14:paraId="5BD2B1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Должны регистрироваться подробные протоколы (логи), позволяющие диагностировать возникающие проблемы.</w:t>
            </w:r>
          </w:p>
        </w:tc>
        <w:tc>
          <w:tcPr>
            <w:tcW w:w="5745" w:type="dxa"/>
          </w:tcPr>
          <w:p w14:paraId="3CEB33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событие конвейера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(старт/стоп сессии, </w:t>
            </w:r>
            <w:r>
              <w:rPr>
                <w:rFonts w:ascii="Arial" w:eastAsia="Arial" w:hAnsi="Arial" w:cs="Arial"/>
                <w:color w:val="000000"/>
              </w:rPr>
              <w:t>partial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ошибка, таймаут).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структурированный журнал (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полями: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timestamp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latency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dictionary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version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stack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trace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(без ПДн в открытом тексте); уровни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INFO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WARN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ERROR</w:t>
            </w:r>
            <w:sdt>
              <w:sdtPr>
                <w:tag w:val="goog_rdk_85"/>
                <w:id w:val="185814305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ротация ≥ 90 дней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доступ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Администратору модуля Контакт-центра</w:t>
            </w:r>
            <w:sdt>
              <w:sdtPr>
                <w:tag w:val="goog_rdk_86"/>
                <w:id w:val="10611203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(§2.4 п.3) через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восстанавливается цепочка событий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разбора инцидента.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INT-T-ASR-03.</w:t>
            </w:r>
          </w:p>
        </w:tc>
        <w:tc>
          <w:tcPr>
            <w:tcW w:w="1950" w:type="dxa"/>
          </w:tcPr>
          <w:p w14:paraId="262B17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4.2.2.16</w:t>
            </w:r>
          </w:p>
        </w:tc>
      </w:tr>
      <w:tr w:rsidR="009D43E8" w14:paraId="18F67EB3" w14:textId="77777777" w:rsidTr="009D43E8">
        <w:tc>
          <w:tcPr>
            <w:tcW w:w="1605" w:type="dxa"/>
          </w:tcPr>
          <w:p w14:paraId="55FB3B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FR-ASR-17</w:t>
            </w:r>
          </w:p>
        </w:tc>
        <w:tc>
          <w:tcPr>
            <w:tcW w:w="4200" w:type="dxa"/>
          </w:tcPr>
          <w:p w14:paraId="222292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предоставлена возможность выгрузки преобразованных записей диалогов для последующего анализа.</w:t>
            </w:r>
          </w:p>
        </w:tc>
        <w:tc>
          <w:tcPr>
            <w:tcW w:w="5745" w:type="dxa"/>
          </w:tcPr>
          <w:p w14:paraId="235ACE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п.7) в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 или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выбирает период и фильтры.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пакетная выгрузка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записей за период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распознанных и нераспознанных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(комм. [59]): метаданные (дата/время, канал, оператор,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сессии, длительность,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статус), транскрипт (при наличии), ссылка на аудио (телефония) или ленту чата; выбор по чекбоксам или «все по фильтру»;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действие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«Экспорт учебных примеров» — подмножество помеченных нераспознанных сегментов для дообучения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-13),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заменяет полную выгрузку п. (1); (3) очередь фоновой генерации архива.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файл(ы) для офлайн-анализа качества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релевантности ответов.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UC-ASR-03, UC-REP-CC-02.</w:t>
            </w:r>
          </w:p>
        </w:tc>
        <w:tc>
          <w:tcPr>
            <w:tcW w:w="1950" w:type="dxa"/>
          </w:tcPr>
          <w:p w14:paraId="6DBD79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4.2.2.17</w:t>
            </w:r>
          </w:p>
        </w:tc>
      </w:tr>
      <w:tr w:rsidR="009D43E8" w14:paraId="4768CBB2" w14:textId="77777777" w:rsidTr="009D43E8">
        <w:tc>
          <w:tcPr>
            <w:tcW w:w="1605" w:type="dxa"/>
          </w:tcPr>
          <w:p w14:paraId="436748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  <w:tc>
          <w:tcPr>
            <w:tcW w:w="4200" w:type="dxa"/>
          </w:tcPr>
          <w:p w14:paraId="6C5949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обеспечена интеграция с голосовыми подсистемами Заказчика по стандартному протоколу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1, 2.</w:t>
            </w:r>
          </w:p>
        </w:tc>
        <w:tc>
          <w:tcPr>
            <w:tcW w:w="5745" w:type="dxa"/>
          </w:tcPr>
          <w:p w14:paraId="385C58D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голосовая подсистема Заказчика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инициирует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-сессию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START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TIMERS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ресурс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требование ТТ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RFC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6787</w:t>
            </w:r>
            <w:sdt>
              <w:sdtPr>
                <w:tag w:val="goog_rdk_87"/>
                <w:id w:val="19195818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/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legacy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SIP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SDP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negotiation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RTP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аудио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.711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PCMU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PCMA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8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kHz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MRCP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sdt>
              <w:sdtPr>
                <w:tag w:val="goog_rdk_88"/>
                <w:id w:val="-559548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START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OF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INPUT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RECOGNITION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COMPLETE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</w:t>
            </w:r>
            <w:r>
              <w:rPr>
                <w:rFonts w:ascii="Arial" w:eastAsia="Arial" w:hAnsi="Arial" w:cs="Arial"/>
                <w:color w:val="000000"/>
              </w:rPr>
              <w:t>NLSML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plain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text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ресурс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(2)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основной контур поставки (модель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WebSocket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9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79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79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797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gfhtzedevbp</w:instrText>
            </w:r>
            <w:r w:rsidRPr="003339CA">
              <w:rPr>
                <w:lang w:val="ru-RU"/>
                <w:rPrChange w:id="798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tz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sufler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telephony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md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§6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-01…07);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резервный/</w:t>
            </w:r>
            <w:r>
              <w:rPr>
                <w:rFonts w:ascii="Arial" w:eastAsia="Arial" w:hAnsi="Arial" w:cs="Arial"/>
                <w:color w:val="000000"/>
              </w:rPr>
              <w:t>legacy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для совместимости с ПТК КЦ (комм. [60]); (3) </w:t>
            </w:r>
            <w:r>
              <w:rPr>
                <w:rFonts w:ascii="Arial" w:eastAsia="Arial" w:hAnsi="Arial" w:cs="Arial"/>
                <w:color w:val="000000"/>
              </w:rPr>
              <w:t>binding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(порты, </w:t>
            </w:r>
            <w:r>
              <w:rPr>
                <w:rFonts w:ascii="Arial" w:eastAsia="Arial" w:hAnsi="Arial" w:cs="Arial"/>
                <w:color w:val="000000"/>
              </w:rPr>
              <w:t>SSML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NLSML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resource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79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0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0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02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patyg</w:instrText>
            </w:r>
            <w:r w:rsidRPr="003339CA">
              <w:rPr>
                <w:lang w:val="ru-RU"/>
                <w:rPrChange w:id="803" w:author="Никита Гринь" w:date="2026-07-31T10:55:00Z" w16du:dateUtc="2026-07-31T07:55:00Z">
                  <w:rPr/>
                </w:rPrChange>
              </w:rPr>
              <w:instrText>51</w:instrText>
            </w:r>
            <w:r>
              <w:instrText>qjl</w:instrText>
            </w:r>
            <w:r w:rsidRPr="003339CA">
              <w:rPr>
                <w:lang w:val="ru-RU"/>
                <w:rPrChange w:id="804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k</w:instrText>
            </w:r>
            <w:r w:rsidRPr="003339CA">
              <w:rPr>
                <w:lang w:val="ru-RU"/>
                <w:rPrChange w:id="805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потоковый и финальный транскрипт из голосовой подсистемы в </w:t>
            </w:r>
            <w:r>
              <w:rPr>
                <w:rFonts w:ascii="Arial" w:eastAsia="Arial" w:hAnsi="Arial" w:cs="Arial"/>
                <w:color w:val="000000"/>
              </w:rPr>
              <w:t>SuflerTelephony</w:t>
            </w:r>
            <w:sdt>
              <w:sdtPr>
                <w:tag w:val="goog_rdk_89"/>
                <w:id w:val="68524922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-01…02 (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-01…07 (модель 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1950" w:type="dxa"/>
          </w:tcPr>
          <w:p w14:paraId="49C93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4.2.2.18</w:t>
            </w:r>
          </w:p>
        </w:tc>
      </w:tr>
      <w:tr w:rsidR="009D43E8" w14:paraId="02B57F1A" w14:textId="77777777" w:rsidTr="009D43E8">
        <w:tc>
          <w:tcPr>
            <w:tcW w:w="1605" w:type="dxa"/>
          </w:tcPr>
          <w:p w14:paraId="1A5B57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FR-ASR-19</w:t>
            </w:r>
          </w:p>
        </w:tc>
        <w:tc>
          <w:tcPr>
            <w:tcW w:w="4200" w:type="dxa"/>
          </w:tcPr>
          <w:p w14:paraId="3D2C99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быть возможность экспорта данных преобразования речи в текст в различные форматы (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т.д.).</w:t>
            </w:r>
          </w:p>
        </w:tc>
        <w:tc>
          <w:tcPr>
            <w:tcW w:w="5745" w:type="dxa"/>
          </w:tcPr>
          <w:p w14:paraId="72F6FA5A" w14:textId="77777777" w:rsidR="009D43E8" w:rsidRPr="00A475F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запрашивает экспорт из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 или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конвертер витрины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каталога записей: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(реплики построчно: 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text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timestamp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(сводный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 таблицами и графиками распределения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(расширение «и т.д.» ТТ); кодировка </w:t>
            </w:r>
            <w:r>
              <w:rPr>
                <w:rFonts w:ascii="Arial" w:eastAsia="Arial" w:hAnsi="Arial" w:cs="Arial"/>
                <w:color w:val="000000"/>
              </w:rPr>
              <w:t>UTF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-8; метаданные в шапке файла.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выбранного формата на панели загрузок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A475F8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A475F8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A475F8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A475F8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1950" w:type="dxa"/>
          </w:tcPr>
          <w:p w14:paraId="07EF4E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4.2.2.19</w:t>
            </w:r>
          </w:p>
        </w:tc>
      </w:tr>
    </w:tbl>
    <w:p w14:paraId="07D9B75B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65BC64C" w14:textId="77777777" w:rsidR="009D43E8" w:rsidRDefault="00317F00">
      <w:pPr>
        <w:pStyle w:val="4"/>
        <w:rPr>
          <w:rFonts w:ascii="Arial" w:eastAsia="Arial" w:hAnsi="Arial" w:cs="Arial"/>
        </w:rPr>
      </w:pPr>
      <w:bookmarkStart w:id="806" w:name="bookmark=id.7fzlzinbgp4h" w:colFirst="0" w:colLast="0"/>
      <w:bookmarkEnd w:id="806"/>
      <w:r>
        <w:rPr>
          <w:rFonts w:ascii="Arial" w:eastAsia="Arial" w:hAnsi="Arial" w:cs="Arial"/>
        </w:rPr>
        <w:lastRenderedPageBreak/>
        <w:t>II.2.4.1. Сценарии ASR (UC-ASR)</w:t>
      </w:r>
    </w:p>
    <w:tbl>
      <w:tblPr>
        <w:tblStyle w:val="126"/>
        <w:tblW w:w="136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3285"/>
        <w:gridCol w:w="6795"/>
        <w:gridCol w:w="2025"/>
      </w:tblGrid>
      <w:tr w:rsidR="009D43E8" w14:paraId="5741E62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49D330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285" w:type="dxa"/>
          </w:tcPr>
          <w:p w14:paraId="460547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795" w:type="dxa"/>
          </w:tcPr>
          <w:p w14:paraId="538678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25" w:type="dxa"/>
          </w:tcPr>
          <w:p w14:paraId="68BA89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36B0666" w14:textId="77777777" w:rsidTr="009D43E8">
        <w:tc>
          <w:tcPr>
            <w:tcW w:w="1515" w:type="dxa"/>
          </w:tcPr>
          <w:p w14:paraId="16275A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UC-ASR-01</w:t>
            </w:r>
          </w:p>
        </w:tc>
        <w:tc>
          <w:tcPr>
            <w:tcW w:w="3285" w:type="dxa"/>
          </w:tcPr>
          <w:p w14:paraId="7ECBD07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90"/>
                <w:id w:val="-97110873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Потоковое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звонка: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dual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leg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диаризация → транскрипт в суфл</w:t>
                </w:r>
              </w:sdtContent>
            </w:sdt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р</w:t>
            </w:r>
          </w:p>
        </w:tc>
        <w:tc>
          <w:tcPr>
            <w:tcW w:w="6795" w:type="dxa"/>
          </w:tcPr>
          <w:p w14:paraId="6C0A1FA1" w14:textId="54DA191F" w:rsidR="009D43E8" w:rsidRPr="00430CC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тестовый звонок на линию оператора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-01…02).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commstarted</w:t>
            </w:r>
            <w:sdt>
              <w:sdtPr>
                <w:tag w:val="goog_rdk_91"/>
                <w:id w:val="-106734433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SuflerTelephony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запускает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 момента соединения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0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0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0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10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811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81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§4.3.1.2); (2)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оба 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06,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1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1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1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16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817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818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-18</w:t>
            </w:r>
            <w:r>
              <w:fldChar w:fldCharType="end"/>
            </w:r>
            <w:sdt>
              <w:sdtPr>
                <w:tag w:val="goog_rdk_92"/>
                <w:id w:val="32548677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§4.3.1.3);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1 с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-04) → транскрипт с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sdt>
              <w:sdtPr>
                <w:tag w:val="goog_rdk_93"/>
                <w:id w:val="719363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-12); (4) реплики клиента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подсказки в окне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-11). </w:t>
            </w:r>
            <w:ins w:id="819" w:author="Никита Гринь" w:date="2026-07-31T13:23:00Z" w16du:dateUtc="2026-07-31T10:23:00Z">
              <w:r w:rsidR="00E5358F" w:rsidRPr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820" w:author="Никита Гринь" w:date="2026-07-31T13:23:00Z" w16du:dateUtc="2026-07-31T10:23:00Z">
                    <w:rPr>
                      <w:rFonts w:ascii="Arial" w:eastAsia="Arial" w:hAnsi="Arial" w:cs="Arial"/>
                      <w:color w:val="000000"/>
                      <w:lang w:val="ru-RU"/>
                    </w:rPr>
                  </w:rPrChange>
                </w:rPr>
                <w:t xml:space="preserve">Выход: </w:t>
              </w:r>
              <w:r w:rsidR="00E5358F" w:rsidRPr="00E5358F">
                <w:rPr>
                  <w:rFonts w:ascii="Arial" w:eastAsia="Arial" w:hAnsi="Arial" w:cs="Arial"/>
                  <w:color w:val="000000"/>
                  <w:lang w:val="ru-RU"/>
                </w:rPr>
                <w:t>оператор видит в панели суфлёра транскрипт обеих сторон (реплики клиента и оператора); подсказки — к содержательным репликам клиента.</w:t>
              </w:r>
              <w:r w:rsidR="00E5358F" w:rsidRPr="00E5358F" w:rsidDel="00E5358F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821" w:author="Никита Гринь" w:date="2026-07-31T13:23:00Z" w16du:dateUtc="2026-07-31T10:23:00Z">
              <w:r w:rsidRPr="003C42DA" w:rsidDel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</w:del>
            <w:sdt>
              <w:sdtPr>
                <w:tag w:val="goog_rdk_94"/>
                <w:id w:val="-157433387"/>
              </w:sdtPr>
              <w:sdtContent>
                <w:del w:id="822" w:author="Никита Гринь" w:date="2026-07-31T13:23:00Z" w16du:dateUtc="2026-07-31T10:23:00Z"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оператор видит пары «</w:delText>
                  </w:r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реплика клиента → подсказка</w:delText>
                  </w:r>
                  <w:r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» в панели суфл</w:delText>
                  </w:r>
                </w:del>
              </w:sdtContent>
            </w:sdt>
            <w:del w:id="824" w:author="Никита Гринь" w:date="2026-07-31T13:23:00Z" w16du:dateUtc="2026-07-31T10:23:00Z">
              <w:r w:rsidRPr="003C42DA" w:rsidDel="00E5358F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E5358F">
                <w:rPr>
                  <w:rFonts w:ascii="Arial" w:eastAsia="Arial" w:hAnsi="Arial" w:cs="Arial"/>
                  <w:color w:val="000000"/>
                  <w:lang w:val="ru-RU"/>
                </w:rPr>
                <w:delText>ра.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430CC5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430CC5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430CC5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OKT</w:t>
            </w:r>
            <w:r w:rsidRPr="00430CC5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25" w:type="dxa"/>
          </w:tcPr>
          <w:p w14:paraId="5B6C439F" w14:textId="1A98A340" w:rsidR="009D43E8" w:rsidRDefault="00E53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825" w:author="Никита Гринь" w:date="2026-07-31T13:18:00Z" w16du:dateUtc="2026-07-31T10:18:00Z">
              <w:r w:rsidRPr="00E5358F">
                <w:rPr>
                  <w:rFonts w:ascii="Arial" w:eastAsia="Arial" w:hAnsi="Arial" w:cs="Arial"/>
                  <w:color w:val="000000"/>
                </w:rPr>
                <w:t>4.3.1.2, 4.3.1.3, 4.2.2.1, 4.2.2.4, 4.2.2.12</w:t>
              </w:r>
            </w:ins>
            <w:del w:id="827" w:author="Никита Гринь" w:date="2026-07-31T13:18:00Z" w16du:dateUtc="2026-07-31T10:18:00Z">
              <w:r w:rsidR="00317F00" w:rsidDel="00E5358F">
                <w:rPr>
                  <w:rFonts w:ascii="Arial" w:eastAsia="Arial" w:hAnsi="Arial" w:cs="Arial"/>
                  <w:color w:val="000000"/>
                </w:rPr>
                <w:delText>готово</w:delText>
              </w:r>
            </w:del>
          </w:p>
        </w:tc>
      </w:tr>
      <w:tr w:rsidR="009D43E8" w14:paraId="03129555" w14:textId="77777777" w:rsidTr="009D43E8">
        <w:tc>
          <w:tcPr>
            <w:tcW w:w="1515" w:type="dxa"/>
          </w:tcPr>
          <w:p w14:paraId="1BE156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UC-ASR-02</w:t>
            </w:r>
          </w:p>
        </w:tc>
        <w:tc>
          <w:tcPr>
            <w:tcW w:w="3285" w:type="dxa"/>
          </w:tcPr>
          <w:p w14:paraId="2EC0C92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Дообучение словаря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</w:t>
            </w:r>
          </w:p>
        </w:tc>
        <w:tc>
          <w:tcPr>
            <w:tcW w:w="6795" w:type="dxa"/>
          </w:tcPr>
          <w:p w14:paraId="34F2277A" w14:textId="691418ED" w:rsidR="009D43E8" w:rsidRPr="003C42DA" w:rsidRDefault="00E5358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828" w:author="Никита Гринь" w:date="2026-07-31T13:24:00Z" w16du:dateUtc="2026-07-31T10:24:00Z">
              <w:r w:rsidRPr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Вход: </w:t>
              </w:r>
              <w:r w:rsidRPr="00E5358F">
                <w:rPr>
                  <w:rFonts w:ascii="Arial" w:eastAsia="Arial" w:hAnsi="Arial" w:cs="Arial"/>
                  <w:color w:val="000000"/>
                  <w:lang w:val="ru-RU"/>
                  <w:rPrChange w:id="829" w:author="Никита Гринь" w:date="2026-07-31T13:24:00Z" w16du:dateUtc="2026-07-31T10:24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Администратор базы знаний LLM (§2.4 п.2) добавляет термин «ЕРИП» в Hub → «Модуль ASR» → «Словари» или в QA-интерфейсе (просмотр записей диалогов, FR-ASR-10); либо Аналитик Контакт-центра (§2.4 п.7) добавляет термин из QA-интерфейса.</w:t>
              </w:r>
              <w:r w:rsidRPr="00E5358F" w:rsidDel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 </w:t>
              </w:r>
            </w:ins>
            <w:del w:id="830" w:author="Никита Гринь" w:date="2026-07-31T13:24:00Z" w16du:dateUtc="2026-07-31T10:24:00Z">
              <w:r w:rsidR="00317F00" w:rsidRPr="003C42DA" w:rsidDel="00E5358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 xml:space="preserve">Вход:Администратор базы знаний </w:delText>
              </w:r>
              <w:r w:rsidR="00317F00" w:rsidDel="00E5358F">
                <w:rPr>
                  <w:rFonts w:ascii="Arial" w:eastAsia="Arial" w:hAnsi="Arial" w:cs="Arial"/>
                  <w:b/>
                  <w:bCs/>
                  <w:color w:val="000000"/>
                </w:rPr>
                <w:delText>LLM</w:delText>
              </w:r>
            </w:del>
            <w:customXmlDelRangeStart w:id="831" w:author="Никита Гринь" w:date="2026-07-31T13:24:00Z"/>
            <w:sdt>
              <w:sdtPr>
                <w:tag w:val="goog_rdk_95"/>
                <w:id w:val="2131214469"/>
              </w:sdtPr>
              <w:sdtContent>
                <w:customXmlDelRangeEnd w:id="831"/>
                <w:del w:id="832" w:author="Никита Гринь" w:date="2026-07-31T13:24:00Z" w16du:dateUtc="2026-07-31T10:24:00Z"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в </w:delText>
                  </w:r>
                  <w:r w:rsidR="00317F00" w:rsidDel="00E5358F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Hub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→ «Модуль </w:delText>
                  </w:r>
                  <w:r w:rsidR="00317F00" w:rsidDel="00E5358F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ASR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» → «Словари» добавляет термин «ЕРИП» (или 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аналитик добавляет из </w:delText>
                  </w:r>
                  <w:r w:rsidR="00317F00" w:rsidDel="00E5358F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QA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-интерфейса</w:delText>
                  </w:r>
                  <w:r w:rsidR="00317F00" w:rsidRPr="003C42DA" w:rsidDel="00E5358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). </w:delText>
                  </w:r>
                </w:del>
                <w:customXmlDelRangeStart w:id="834" w:author="Никита Гринь" w:date="2026-07-31T13:24:00Z"/>
              </w:sdtContent>
            </w:sdt>
            <w:customXmlDelRangeEnd w:id="834"/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Механизм реализации:</w:t>
            </w:r>
            <w:sdt>
              <w:sdtPr>
                <w:tag w:val="goog_rdk_96"/>
                <w:id w:val="154093696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см. FR-ASR-13: hotword boost + hot-reload ≤ 30 с.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текущем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(после </w:t>
            </w:r>
            <w:r w:rsidR="00317F00">
              <w:rPr>
                <w:rFonts w:ascii="Arial" w:eastAsia="Arial" w:hAnsi="Arial" w:cs="Arial"/>
                <w:color w:val="000000"/>
              </w:rPr>
              <w:t>reload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 или следующем звонке фраза «оплата через ЕРИП» распозна</w:t>
            </w:r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корректно (не «ерип»/«эрип»).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="00317F00"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97"/>
                <w:id w:val="-177248834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до добавления — зафиксировать ошибку в тестовой фразе; (2) добавить термин → дождаться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reload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; (3) повторить фразу в тест-звонке → транскрипт содержит «ЕРИП»; (4) запись в журнале словаря.</w:t>
                </w:r>
              </w:sdtContent>
            </w:sdt>
          </w:p>
        </w:tc>
        <w:tc>
          <w:tcPr>
            <w:tcW w:w="2025" w:type="dxa"/>
          </w:tcPr>
          <w:p w14:paraId="48E137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4.2.2.13</w:t>
            </w:r>
          </w:p>
        </w:tc>
      </w:tr>
      <w:tr w:rsidR="009D43E8" w14:paraId="63DE1A78" w14:textId="77777777" w:rsidTr="009D43E8">
        <w:tc>
          <w:tcPr>
            <w:tcW w:w="1515" w:type="dxa"/>
          </w:tcPr>
          <w:p w14:paraId="7AF79E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UC-ASR-03</w:t>
            </w:r>
          </w:p>
        </w:tc>
        <w:tc>
          <w:tcPr>
            <w:tcW w:w="3285" w:type="dxa"/>
          </w:tcPr>
          <w:p w14:paraId="089B4A3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Выгрузка всех преобразованных записей диалогов</w:t>
            </w:r>
          </w:p>
        </w:tc>
        <w:tc>
          <w:tcPr>
            <w:tcW w:w="6795" w:type="dxa"/>
          </w:tcPr>
          <w:p w14:paraId="487A3B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Вход:Аналитик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-интерфейс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-10),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период 7 дней, канал «телефония».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 (комм. [59]): каталог содержит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</w:t>
            </w:r>
            <w:sdt>
              <w:sdtPr>
                <w:tag w:val="goog_rdk_98"/>
                <w:id w:val="-114494027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записи — распознанные и нераспознанные; «Выгрузить все» →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пакет с метаданными и транскриптами; опционально «Экспорт учебных примеров» — только помеченные нераспознанные сегменты (подмножество).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архив для офлайн-анализа.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99"/>
                <w:id w:val="-1888559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в каталоге ≥ 1 распознанная и ≥ 1 нераспознанная запись; (2) «Выгрузить все» без фильтра «только низкая уверенность»; (3) в архиве обе категории; (4) метаданные: дата/время, оператор,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сессии,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статус; (5) «Учебные примеры» выгружает ≤ выбранных сегментов, не заменяя п. (2).</w:t>
                </w:r>
              </w:sdtContent>
            </w:sdt>
          </w:p>
        </w:tc>
        <w:tc>
          <w:tcPr>
            <w:tcW w:w="2025" w:type="dxa"/>
          </w:tcPr>
          <w:p w14:paraId="14498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4.2.2.17</w:t>
            </w:r>
          </w:p>
        </w:tc>
      </w:tr>
      <w:tr w:rsidR="009D43E8" w14:paraId="0A96C0F4" w14:textId="77777777" w:rsidTr="009D43E8">
        <w:tc>
          <w:tcPr>
            <w:tcW w:w="1515" w:type="dxa"/>
          </w:tcPr>
          <w:p w14:paraId="5AAA69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UC-ASR-04</w:t>
            </w:r>
          </w:p>
        </w:tc>
        <w:tc>
          <w:tcPr>
            <w:tcW w:w="3285" w:type="dxa"/>
          </w:tcPr>
          <w:p w14:paraId="56A4E3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Экспорт данных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</w:p>
        </w:tc>
        <w:tc>
          <w:tcPr>
            <w:tcW w:w="6795" w:type="dxa"/>
          </w:tcPr>
          <w:p w14:paraId="0EC79E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 §4.7.3.2 или </w:t>
            </w:r>
            <w:r>
              <w:rPr>
                <w:rFonts w:ascii="Arial" w:eastAsia="Arial" w:hAnsi="Arial" w:cs="Arial"/>
                <w:color w:val="000000"/>
              </w:rPr>
              <w:t>QA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-интерфейсе выбирает «Экспорт».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-19: выбор формата </w:t>
            </w:r>
            <w:r>
              <w:rPr>
                <w:rFonts w:ascii="Arial" w:eastAsia="Arial" w:hAnsi="Arial" w:cs="Arial"/>
                <w:color w:val="000000"/>
              </w:rPr>
              <w:t>CSV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скачивается на рабочую станцию аналитика.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sdt>
              <w:sdtPr>
                <w:tag w:val="goog_rdk_100"/>
                <w:id w:val="-77728786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(пошагово): (1)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CSV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открывается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Excel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UTF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-8, колонки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session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_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speaker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text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confidence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(2)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сводная таблица и заголовок с периодом; (3) экспорт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XLSX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листы «Сводка» и «Реплики».</w:t>
                </w:r>
              </w:sdtContent>
            </w:sdt>
          </w:p>
        </w:tc>
        <w:tc>
          <w:tcPr>
            <w:tcW w:w="2025" w:type="dxa"/>
          </w:tcPr>
          <w:p w14:paraId="1B0785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4.2.2.19</w:t>
            </w:r>
          </w:p>
        </w:tc>
      </w:tr>
      <w:tr w:rsidR="009D43E8" w14:paraId="6D122323" w14:textId="77777777" w:rsidTr="009D43E8">
        <w:tc>
          <w:tcPr>
            <w:tcW w:w="1515" w:type="dxa"/>
          </w:tcPr>
          <w:p w14:paraId="54750B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UC-ASR-05</w:t>
            </w:r>
          </w:p>
        </w:tc>
        <w:tc>
          <w:tcPr>
            <w:tcW w:w="3285" w:type="dxa"/>
          </w:tcPr>
          <w:p w14:paraId="293438A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Статистика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тность»</w:t>
            </w:r>
          </w:p>
        </w:tc>
        <w:tc>
          <w:tcPr>
            <w:tcW w:w="6795" w:type="dxa"/>
          </w:tcPr>
          <w:p w14:paraId="536EFC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101"/>
                <w:id w:val="17445536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за сутки завершено ≥ 10 звонков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см.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-14: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заполняет витрину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stats</w:t>
            </w:r>
            <w:sdt>
              <w:sdtPr>
                <w:tag w:val="goog_rdk_102"/>
                <w:id w:val="97791467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аналитик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03"/>
                <w:id w:val="20970927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тность»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§4.7.3.2.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дашборд: число сессий, % распознанных реплик, распределение </w:t>
            </w:r>
            <w:r>
              <w:rPr>
                <w:rFonts w:ascii="Arial" w:eastAsia="Arial" w:hAnsi="Arial" w:cs="Arial"/>
                <w:color w:val="000000"/>
              </w:rPr>
              <w:t>confidence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топ нераспознанных фрагментов.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(пошагово): (1) после тестовых звонков данные появляются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04"/>
                <w:id w:val="-3298185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 ≤ 15 мин; (2) агрегаты сходятся с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-каталогом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-10); (3)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drill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down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до карточки записи.</w:t>
                </w:r>
              </w:sdtContent>
            </w:sdt>
          </w:p>
        </w:tc>
        <w:tc>
          <w:tcPr>
            <w:tcW w:w="2025" w:type="dxa"/>
          </w:tcPr>
          <w:p w14:paraId="63D492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4.2.2.14</w:t>
            </w:r>
          </w:p>
        </w:tc>
      </w:tr>
      <w:tr w:rsidR="009D43E8" w14:paraId="2F59AD5C" w14:textId="77777777" w:rsidTr="009D43E8">
        <w:tc>
          <w:tcPr>
            <w:tcW w:w="1515" w:type="dxa"/>
          </w:tcPr>
          <w:p w14:paraId="6BDAD8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UC-ASR-06</w:t>
            </w:r>
          </w:p>
        </w:tc>
        <w:tc>
          <w:tcPr>
            <w:tcW w:w="3285" w:type="dxa"/>
          </w:tcPr>
          <w:p w14:paraId="45A3DD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Диагностика инцидента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журналу</w:t>
            </w:r>
          </w:p>
        </w:tc>
        <w:tc>
          <w:tcPr>
            <w:tcW w:w="6795" w:type="dxa"/>
          </w:tcPr>
          <w:p w14:paraId="3A76A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Вход:Администратор модуля Контакт-центра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получает обращение «пропал транскрипт в звонке 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05"/>
                <w:id w:val="-77564785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→ фильтр по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цепочка событий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установлена причина (таймаут, ошибка модели, обрыв 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-03: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106"/>
                <w:id w:val="-10498015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восстанавливается полная цепочка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start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*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stop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error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.</w:t>
                </w:r>
              </w:sdtContent>
            </w:sdt>
          </w:p>
        </w:tc>
        <w:tc>
          <w:tcPr>
            <w:tcW w:w="2025" w:type="dxa"/>
          </w:tcPr>
          <w:p w14:paraId="757BF4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4.2.2.16</w:t>
            </w:r>
          </w:p>
        </w:tc>
      </w:tr>
    </w:tbl>
    <w:p w14:paraId="1E5C70B9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B5D3BED" w14:textId="77777777" w:rsidR="009D43E8" w:rsidRDefault="00317F00">
      <w:pPr>
        <w:pStyle w:val="4"/>
        <w:rPr>
          <w:rFonts w:ascii="Arial" w:eastAsia="Arial" w:hAnsi="Arial" w:cs="Arial"/>
        </w:rPr>
      </w:pPr>
      <w:bookmarkStart w:id="835" w:name="bookmark=id.4uvxmamg9oye" w:colFirst="0" w:colLast="0"/>
      <w:bookmarkEnd w:id="835"/>
      <w:r>
        <w:rPr>
          <w:rFonts w:ascii="Arial" w:eastAsia="Arial" w:hAnsi="Arial" w:cs="Arial"/>
        </w:rPr>
        <w:lastRenderedPageBreak/>
        <w:t>II.2.4.2. Интеграционные сценарии ASR (INT-T-ASR, INT-T-OKTELL-MRCP)</w:t>
      </w:r>
    </w:p>
    <w:tbl>
      <w:tblPr>
        <w:tblStyle w:val="125"/>
        <w:tblW w:w="135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4140"/>
        <w:gridCol w:w="5430"/>
        <w:gridCol w:w="2010"/>
      </w:tblGrid>
      <w:tr w:rsidR="009D43E8" w14:paraId="3025030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2D0E1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40" w:type="dxa"/>
          </w:tcPr>
          <w:p w14:paraId="4260C1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5430" w:type="dxa"/>
          </w:tcPr>
          <w:p w14:paraId="14F327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Метод</w:t>
            </w:r>
          </w:p>
        </w:tc>
        <w:tc>
          <w:tcPr>
            <w:tcW w:w="2010" w:type="dxa"/>
          </w:tcPr>
          <w:p w14:paraId="4F41F3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</w:p>
        </w:tc>
      </w:tr>
      <w:tr w:rsidR="009D43E8" w14:paraId="339A272D" w14:textId="77777777" w:rsidTr="009D43E8">
        <w:tc>
          <w:tcPr>
            <w:tcW w:w="1980" w:type="dxa"/>
          </w:tcPr>
          <w:p w14:paraId="16F105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INT-T-ASR-01</w:t>
            </w:r>
          </w:p>
        </w:tc>
        <w:tc>
          <w:tcPr>
            <w:tcW w:w="4140" w:type="dxa"/>
          </w:tcPr>
          <w:p w14:paraId="377635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ETL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asr_stats</w:t>
            </w:r>
            <w:sdt>
              <w:sdtPr>
                <w:tag w:val="goog_rdk_107"/>
                <w:id w:val="-102790428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отч</w:t>
                </w:r>
              </w:sdtContent>
            </w:sdt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§4.7.3.2 после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call.ended</w:t>
            </w:r>
          </w:p>
        </w:tc>
        <w:tc>
          <w:tcPr>
            <w:tcW w:w="5430" w:type="dxa"/>
          </w:tcPr>
          <w:p w14:paraId="4CF6C82D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8"/>
                <w:id w:val="98993052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10 тестовых звонков → сверка с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QA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-каталогом</w:t>
                </w:r>
              </w:sdtContent>
            </w:sdt>
          </w:p>
        </w:tc>
        <w:tc>
          <w:tcPr>
            <w:tcW w:w="2010" w:type="dxa"/>
          </w:tcPr>
          <w:p w14:paraId="326A50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FR-ASR-14</w:t>
            </w:r>
          </w:p>
        </w:tc>
      </w:tr>
      <w:tr w:rsidR="009D43E8" w14:paraId="5ECC6E4B" w14:textId="77777777" w:rsidTr="009D43E8">
        <w:tc>
          <w:tcPr>
            <w:tcW w:w="1980" w:type="dxa"/>
          </w:tcPr>
          <w:p w14:paraId="3BDDBA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INT-T-ASR-02</w:t>
            </w:r>
          </w:p>
        </w:tc>
        <w:tc>
          <w:tcPr>
            <w:tcW w:w="4140" w:type="dxa"/>
          </w:tcPr>
          <w:p w14:paraId="4459A85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09"/>
                <w:id w:val="144370785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WER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≥ 90% при низкой / средней / высокой громкости</w:t>
                </w:r>
              </w:sdtContent>
            </w:sdt>
          </w:p>
        </w:tc>
        <w:tc>
          <w:tcPr>
            <w:tcW w:w="5430" w:type="dxa"/>
          </w:tcPr>
          <w:p w14:paraId="3E9BBD9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0"/>
                <w:id w:val="96432848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Эталонные записи −20 / −10 / 0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dBFS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акустическая лаборатория</w:t>
                </w:r>
              </w:sdtContent>
            </w:sdt>
          </w:p>
        </w:tc>
        <w:tc>
          <w:tcPr>
            <w:tcW w:w="2010" w:type="dxa"/>
          </w:tcPr>
          <w:p w14:paraId="77C515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FR-ASR-15</w:t>
            </w:r>
          </w:p>
        </w:tc>
      </w:tr>
      <w:tr w:rsidR="009D43E8" w14:paraId="2A8CFE0F" w14:textId="77777777" w:rsidTr="009D43E8">
        <w:tc>
          <w:tcPr>
            <w:tcW w:w="1980" w:type="dxa"/>
          </w:tcPr>
          <w:p w14:paraId="63B028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INT-T-ASR-03</w:t>
            </w:r>
          </w:p>
        </w:tc>
        <w:tc>
          <w:tcPr>
            <w:tcW w:w="4140" w:type="dxa"/>
          </w:tcPr>
          <w:p w14:paraId="781A66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Журнал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полную цепочку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</w:p>
        </w:tc>
        <w:tc>
          <w:tcPr>
            <w:tcW w:w="5430" w:type="dxa"/>
          </w:tcPr>
          <w:p w14:paraId="27E71CB2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1"/>
                <w:id w:val="56868882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Симуляция ошибки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поиск 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«Журналы» → «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»</w:t>
                </w:r>
              </w:sdtContent>
            </w:sdt>
          </w:p>
        </w:tc>
        <w:tc>
          <w:tcPr>
            <w:tcW w:w="2010" w:type="dxa"/>
          </w:tcPr>
          <w:p w14:paraId="684498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FR-ASR-16</w:t>
            </w:r>
          </w:p>
        </w:tc>
      </w:tr>
      <w:tr w:rsidR="009D43E8" w14:paraId="780E109F" w14:textId="77777777" w:rsidTr="009D43E8">
        <w:tc>
          <w:tcPr>
            <w:tcW w:w="1980" w:type="dxa"/>
          </w:tcPr>
          <w:p w14:paraId="7DFB57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INT-T-OKTELL-MRCP-01</w:t>
            </w:r>
          </w:p>
        </w:tc>
        <w:tc>
          <w:tcPr>
            <w:tcW w:w="4140" w:type="dxa"/>
          </w:tcPr>
          <w:p w14:paraId="2E5E38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Oktell устанавливает MRCP v2 сессию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RECOGNIZE</w:t>
            </w:r>
            <w:r>
              <w:rPr>
                <w:rFonts w:ascii="Arial" w:eastAsia="Arial" w:hAnsi="Arial" w:cs="Arial"/>
                <w:color w:val="000000"/>
              </w:rPr>
              <w:t xml:space="preserve"> на ASR-ресурс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</w:t>
            </w:r>
          </w:p>
        </w:tc>
        <w:tc>
          <w:tcPr>
            <w:tcW w:w="5430" w:type="dxa"/>
          </w:tcPr>
          <w:p w14:paraId="6FB3CF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Стенд с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-клиентом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техсессия ДИТ + вендор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36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37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38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39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patyg</w:instrText>
            </w:r>
            <w:r w:rsidRPr="003339CA">
              <w:rPr>
                <w:lang w:val="ru-RU"/>
                <w:rPrChange w:id="840" w:author="Никита Гринь" w:date="2026-07-31T10:55:00Z" w16du:dateUtc="2026-07-31T07:55:00Z">
                  <w:rPr/>
                </w:rPrChange>
              </w:rPr>
              <w:instrText>51</w:instrText>
            </w:r>
            <w:r>
              <w:instrText>qjl</w:instrText>
            </w:r>
            <w:r w:rsidRPr="003339CA">
              <w:rPr>
                <w:lang w:val="ru-RU"/>
                <w:rPrChange w:id="841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k</w:instrText>
            </w:r>
            <w:r w:rsidRPr="003339CA">
              <w:rPr>
                <w:lang w:val="ru-RU"/>
                <w:rPrChange w:id="842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№2)</w:t>
            </w:r>
          </w:p>
        </w:tc>
        <w:tc>
          <w:tcPr>
            <w:tcW w:w="2010" w:type="dxa"/>
          </w:tcPr>
          <w:p w14:paraId="601DF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</w:tr>
      <w:tr w:rsidR="009D43E8" w14:paraId="49EF908A" w14:textId="77777777" w:rsidTr="009D43E8">
        <w:tc>
          <w:tcPr>
            <w:tcW w:w="1980" w:type="dxa"/>
          </w:tcPr>
          <w:p w14:paraId="4EA09B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INT-T-OKTELL-MRCP-02</w:t>
            </w:r>
          </w:p>
        </w:tc>
        <w:tc>
          <w:tcPr>
            <w:tcW w:w="4140" w:type="dxa"/>
          </w:tcPr>
          <w:p w14:paraId="0285BA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MRCP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RECOGNITION-COMPLETE</w:t>
            </w:r>
            <w:sdt>
              <w:sdtPr>
                <w:tag w:val="goog_rdk_112"/>
                <w:id w:val="-76788875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→ транскрипт в SuflerTelephony ≤ SLA FR-ASR-04</w:t>
                </w:r>
              </w:sdtContent>
            </w:sdt>
          </w:p>
        </w:tc>
        <w:tc>
          <w:tcPr>
            <w:tcW w:w="5430" w:type="dxa"/>
          </w:tcPr>
          <w:p w14:paraId="5F564E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Тестовый звонок через </w:t>
            </w:r>
            <w:r>
              <w:rPr>
                <w:rFonts w:ascii="Arial" w:eastAsia="Arial" w:hAnsi="Arial" w:cs="Arial"/>
                <w:color w:val="000000"/>
              </w:rPr>
              <w:t>MRCP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-контур</w:t>
            </w:r>
          </w:p>
        </w:tc>
        <w:tc>
          <w:tcPr>
            <w:tcW w:w="2010" w:type="dxa"/>
          </w:tcPr>
          <w:p w14:paraId="0D0D15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FR-ASR-18</w:t>
            </w:r>
          </w:p>
        </w:tc>
      </w:tr>
    </w:tbl>
    <w:p w14:paraId="0688CEE9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right="4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9766CC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843" w:name="bookmark=id.801arehzigvq" w:colFirst="0" w:colLast="0"/>
      <w:bookmarkEnd w:id="843"/>
      <w:r>
        <w:rPr>
          <w:rFonts w:ascii="Arial" w:eastAsia="Arial" w:hAnsi="Arial" w:cs="Arial"/>
        </w:rPr>
        <w:lastRenderedPageBreak/>
        <w:t>I</w:t>
      </w:r>
      <w:r w:rsidRPr="003C42DA">
        <w:rPr>
          <w:rFonts w:ascii="Arial" w:eastAsia="Arial" w:hAnsi="Arial" w:cs="Arial"/>
          <w:lang w:val="ru-RU"/>
        </w:rPr>
        <w:t xml:space="preserve">.2.6. Механика эталонов обучающей выборки </w:t>
      </w:r>
      <w:r>
        <w:rPr>
          <w:rFonts w:ascii="Arial" w:eastAsia="Arial" w:hAnsi="Arial" w:cs="Arial"/>
        </w:rPr>
        <w:t>QU</w:t>
      </w:r>
      <w:r w:rsidRPr="003C42DA">
        <w:rPr>
          <w:rFonts w:ascii="Arial" w:eastAsia="Arial" w:hAnsi="Arial" w:cs="Arial"/>
          <w:lang w:val="ru-RU"/>
        </w:rPr>
        <w:t xml:space="preserve"> (§4.2.1.4)</w:t>
      </w:r>
    </w:p>
    <w:p w14:paraId="5F37E79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UND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-04 §4.2.1.4: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 xml:space="preserve">происхождение </w:t>
      </w:r>
      <w:r w:rsidRPr="003C42DA">
        <w:rPr>
          <w:rFonts w:ascii="Arial" w:eastAsia="Arial" w:hAnsi="Arial" w:cs="Arial"/>
          <w:color w:val="000000"/>
          <w:lang w:val="ru-RU"/>
        </w:rPr>
        <w:t xml:space="preserve"> эталон</w:t>
      </w:r>
      <w:r w:rsidRPr="003C42DA">
        <w:rPr>
          <w:rFonts w:ascii="Arial" w:eastAsia="Arial" w:hAnsi="Arial" w:cs="Arial"/>
          <w:lang w:val="ru-RU"/>
        </w:rPr>
        <w:t>ов</w:t>
      </w:r>
      <w:sdt>
        <w:sdtPr>
          <w:tag w:val="goog_rdk_113"/>
          <w:id w:val="-113655986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, как наполняются и меняются, кем управляются; связь с дополнительными диалоговыми сценариями (≥50).</w:t>
          </w:r>
        </w:sdtContent>
      </w:sdt>
    </w:p>
    <w:p w14:paraId="7EBD12E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Эталон обучающей выборки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эталонная пара</w:t>
      </w:r>
      <w:sdt>
        <w:sdtPr>
          <w:tag w:val="goog_rdk_114"/>
          <w:id w:val="-1607410021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«формулировка вопроса (реплика клиента) → ожидаемая тема/интент → привязка к документу </w:t>
          </w:r>
        </w:sdtContent>
      </w:sdt>
      <w:r>
        <w:fldChar w:fldCharType="begin"/>
      </w:r>
      <w:r>
        <w:instrText>HYPERLINK</w:instrText>
      </w:r>
      <w:r w:rsidRPr="003339CA">
        <w:rPr>
          <w:lang w:val="ru-RU"/>
          <w:rPrChange w:id="84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4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4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47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848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». Эталон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является диалоговым сценарием: сценарий (</w:t>
      </w:r>
      <w:r>
        <w:fldChar w:fldCharType="begin"/>
      </w:r>
      <w:r>
        <w:instrText>HYPERLINK</w:instrText>
      </w:r>
      <w:r w:rsidRPr="003339CA">
        <w:rPr>
          <w:lang w:val="ru-RU"/>
          <w:rPrChange w:id="84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5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5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52" w:author="Никита Гринь" w:date="2026-07-31T10:55:00Z" w16du:dateUtc="2026-07-31T07:55:00Z">
            <w:rPr/>
          </w:rPrChange>
        </w:rPr>
        <w:instrText>.</w:instrText>
      </w:r>
      <w:r>
        <w:instrText>ilcd</w:instrText>
      </w:r>
      <w:r w:rsidRPr="003339CA">
        <w:rPr>
          <w:lang w:val="ru-RU"/>
          <w:rPrChange w:id="853" w:author="Никита Гринь" w:date="2026-07-31T10:55:00Z" w16du:dateUtc="2026-07-31T07:55:00Z">
            <w:rPr/>
          </w:rPrChange>
        </w:rPr>
        <w:instrText>7</w:instrText>
      </w:r>
      <w:r>
        <w:instrText>yz</w:instrText>
      </w:r>
      <w:r w:rsidRPr="003339CA">
        <w:rPr>
          <w:lang w:val="ru-RU"/>
          <w:rPrChange w:id="854" w:author="Никита Гринь" w:date="2026-07-31T10:55:00Z" w16du:dateUtc="2026-07-31T07:55:00Z">
            <w:rPr/>
          </w:rPrChange>
        </w:rPr>
        <w:instrText>5</w:instrText>
      </w:r>
      <w:r>
        <w:instrText>rrh</w:instrText>
      </w:r>
      <w:r w:rsidRPr="003339CA">
        <w:rPr>
          <w:lang w:val="ru-RU"/>
          <w:rPrChange w:id="855" w:author="Никита Гринь" w:date="2026-07-31T10:55:00Z" w16du:dateUtc="2026-07-31T07:55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.3.5.1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ветвление диалога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(промпт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, узлы, эскалация), а эталон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семантический якорь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распознавания намерения и поиска в </w:t>
      </w:r>
      <w:r>
        <w:fldChar w:fldCharType="begin"/>
      </w:r>
      <w:r>
        <w:instrText>HYPERLINK</w:instrText>
      </w:r>
      <w:r w:rsidRPr="003339CA">
        <w:rPr>
          <w:lang w:val="ru-RU"/>
          <w:rPrChange w:id="85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85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85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859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860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</w:p>
    <w:p w14:paraId="368C045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Происхождение эталоно</w:t>
      </w:r>
      <w:bookmarkStart w:id="861" w:name="bookmark=id.vsypjrx4mwsi" w:colFirst="0" w:colLast="0"/>
      <w:bookmarkEnd w:id="861"/>
      <w:r>
        <w:rPr>
          <w:rFonts w:ascii="Arial" w:eastAsia="Arial" w:hAnsi="Arial" w:cs="Arial"/>
        </w:rPr>
        <w:t>в</w:t>
      </w:r>
    </w:p>
    <w:tbl>
      <w:tblPr>
        <w:tblStyle w:val="124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99"/>
        <w:gridCol w:w="1636"/>
        <w:gridCol w:w="3885"/>
        <w:gridCol w:w="2715"/>
      </w:tblGrid>
      <w:tr w:rsidR="009D43E8" w14:paraId="6CFF8A57" w14:textId="77777777" w:rsidTr="004E37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99" w:type="dxa"/>
          </w:tcPr>
          <w:p w14:paraId="348F22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1636" w:type="dxa"/>
          </w:tcPr>
          <w:p w14:paraId="723E5C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3885" w:type="dxa"/>
          </w:tcPr>
          <w:p w14:paraId="5D73D3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Механизм первичного наполнения</w:t>
            </w:r>
          </w:p>
        </w:tc>
        <w:tc>
          <w:tcPr>
            <w:tcW w:w="2715" w:type="dxa"/>
          </w:tcPr>
          <w:p w14:paraId="3F95B2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9D43E8" w:rsidRPr="0050000B" w14:paraId="1ECBB66A" w14:textId="77777777" w:rsidTr="004E371F">
        <w:tc>
          <w:tcPr>
            <w:tcW w:w="1799" w:type="dxa"/>
          </w:tcPr>
          <w:p w14:paraId="226B18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 + Прил. B</w:t>
            </w:r>
          </w:p>
        </w:tc>
        <w:tc>
          <w:tcPr>
            <w:tcW w:w="1636" w:type="dxa"/>
          </w:tcPr>
          <w:p w14:paraId="01A816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примеры вопросов из статей СУЗ; эталонные темы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</w:t>
            </w:r>
          </w:p>
        </w:tc>
        <w:tc>
          <w:tcPr>
            <w:tcW w:w="3885" w:type="dxa"/>
          </w:tcPr>
          <w:p w14:paraId="287568D4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15"/>
                <w:id w:val="-73551543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ETL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СУЗ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-10); при внедрении — пакетная загрузка пар по 10 эталонным сценариям </w:t>
                </w:r>
              </w:sdtContent>
            </w:sdt>
            <w:r w:rsidR="00317F00">
              <w:fldChar w:fldCharType="begin"/>
            </w:r>
            <w:r w:rsidR="00317F00">
              <w:instrText>HYPERLINK</w:instrText>
            </w:r>
            <w:r w:rsidR="00317F00" w:rsidRPr="003339CA">
              <w:rPr>
                <w:lang w:val="ru-RU"/>
                <w:rPrChange w:id="86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339CA">
              <w:rPr>
                <w:lang w:val="ru-RU"/>
                <w:rPrChange w:id="86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339CA">
              <w:rPr>
                <w:lang w:val="ru-RU"/>
                <w:rPrChange w:id="864" w:author="Никита Гринь" w:date="2026-07-31T10:55:00Z" w16du:dateUtc="2026-07-31T07:55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339CA">
              <w:rPr>
                <w:lang w:val="ru-RU"/>
                <w:rPrChange w:id="865" w:author="Никита Гринь" w:date="2026-07-31T10:55:00Z" w16du:dateUtc="2026-07-31T07:55:00Z">
                  <w:rPr/>
                </w:rPrChange>
              </w:rPr>
              <w:instrText>.</w:instrText>
            </w:r>
            <w:r w:rsidR="00317F00">
              <w:instrText>czf</w:instrText>
            </w:r>
            <w:r w:rsidR="00317F00" w:rsidRPr="003339CA">
              <w:rPr>
                <w:lang w:val="ru-RU"/>
                <w:rPrChange w:id="866" w:author="Никита Гринь" w:date="2026-07-31T10:55:00Z" w16du:dateUtc="2026-07-31T07:55:00Z">
                  <w:rPr/>
                </w:rPrChange>
              </w:rPr>
              <w:instrText>1</w:instrText>
            </w:r>
            <w:r w:rsidR="00317F00">
              <w:instrText>gpwckqlg</w:instrText>
            </w:r>
            <w:r w:rsidR="00317F00" w:rsidRPr="003339CA">
              <w:rPr>
                <w:lang w:val="ru-RU"/>
                <w:rPrChange w:id="867" w:author="Никита Гринь" w:date="2026-07-31T10:55:00Z" w16du:dateUtc="2026-07-31T07:55:00Z">
                  <w:rPr/>
                </w:rPrChange>
              </w:rPr>
              <w:instrText>" \</w:instrText>
            </w:r>
            <w:r w:rsidR="00317F00">
              <w:instrText>h</w:instrText>
            </w:r>
            <w:r w:rsidR="00317F00">
              <w:fldChar w:fldCharType="separate"/>
            </w:r>
            <w:r w:rsidR="00317F00"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 w:rsidR="00317F00">
              <w:rPr>
                <w:rFonts w:ascii="Arial" w:eastAsia="Arial" w:hAnsi="Arial" w:cs="Arial"/>
                <w:color w:val="156082"/>
              </w:rPr>
              <w:t>B</w:t>
            </w:r>
            <w:r w:rsidR="00317F00">
              <w:fldChar w:fldCharType="end"/>
            </w:r>
          </w:p>
        </w:tc>
        <w:tc>
          <w:tcPr>
            <w:tcW w:w="2715" w:type="dxa"/>
          </w:tcPr>
          <w:p w14:paraId="3B43457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Исполнитель (миграция) +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(верификация)</w:t>
            </w:r>
          </w:p>
        </w:tc>
      </w:tr>
      <w:tr w:rsidR="009D43E8" w14:paraId="249AF133" w14:textId="77777777" w:rsidTr="004E371F">
        <w:tc>
          <w:tcPr>
            <w:tcW w:w="1799" w:type="dxa"/>
          </w:tcPr>
          <w:sdt>
            <w:sdtPr>
              <w:tag w:val="goog_rdk_116"/>
              <w:id w:val="1910171731"/>
            </w:sdtPr>
            <w:sdtContent>
              <w:p w14:paraId="3DC8EF1D" w14:textId="4B10EE93" w:rsidR="004E371F" w:rsidRPr="004E371F" w:rsidRDefault="00317F00" w:rsidP="004E371F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after="36"/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</w:pPr>
                <w:r w:rsidRP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Дополнительные сценарии (≥50)</w:t>
                </w:r>
                <w:r w:rsid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. Разработчик</w:t>
                </w:r>
                <w:r w:rsidR="004E371F" w:rsidRP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 настраивает порядка 50 сценарных диалогов</w:t>
                </w:r>
                <w:r w:rsidR="004E371F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.</w:t>
                </w:r>
              </w:p>
              <w:p w14:paraId="0821BEB4" w14:textId="6089FE08" w:rsidR="009D43E8" w:rsidRDefault="00000000">
                <w:p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before="36" w:after="36"/>
                  <w:rPr>
                    <w:rFonts w:ascii="Arial" w:eastAsia="Arial" w:hAnsi="Arial" w:cs="Arial"/>
                    <w:color w:val="000000"/>
                  </w:rPr>
                </w:pPr>
              </w:p>
            </w:sdtContent>
          </w:sdt>
        </w:tc>
        <w:tc>
          <w:tcPr>
            <w:tcW w:w="1636" w:type="dxa"/>
          </w:tcPr>
          <w:p w14:paraId="119DA9B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Типовые стартовые реплики клиента по каждому сценарию из </w:t>
            </w:r>
            <w:r>
              <w:rPr>
                <w:rFonts w:ascii="Arial" w:eastAsia="Arial" w:hAnsi="Arial" w:cs="Arial"/>
                <w:color w:val="000000"/>
              </w:rPr>
              <w:t>backlog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§4.5.2.1</w:t>
            </w:r>
          </w:p>
        </w:tc>
        <w:tc>
          <w:tcPr>
            <w:tcW w:w="3885" w:type="dxa"/>
          </w:tcPr>
          <w:p w14:paraId="715FDF3F" w14:textId="5854F650" w:rsidR="004A7FCF" w:rsidRPr="008A3B40" w:rsidRDefault="004A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868" w:author="Никита Гринь" w:date="2026-07-31T13:26:00Z" w16du:dateUtc="2026-07-31T10:26:00Z"/>
                <w:rFonts w:ascii="Arial" w:eastAsia="Arial" w:hAnsi="Arial" w:cs="Arial"/>
                <w:color w:val="000000"/>
                <w:lang w:val="ru-RU"/>
                <w:rPrChange w:id="869" w:author="Никита Гринь" w:date="2026-08-03T10:09:00Z" w16du:dateUtc="2026-08-03T07:09:00Z">
                  <w:rPr>
                    <w:ins w:id="870" w:author="Никита Гринь" w:date="2026-07-31T13:26:00Z" w16du:dateUtc="2026-07-31T10:26:00Z"/>
                    <w:rFonts w:ascii="Arial" w:eastAsia="Arial" w:hAnsi="Arial" w:cs="Arial"/>
                    <w:color w:val="000000"/>
                    <w:lang w:val="en-US"/>
                  </w:rPr>
                </w:rPrChange>
              </w:rPr>
            </w:pPr>
            <w:ins w:id="871" w:author="Никита Гринь" w:date="2026-07-31T13:26:00Z" w16du:dateUtc="2026-07-31T10:26:00Z">
              <w:r w:rsidRPr="004A7FCF">
                <w:rPr>
                  <w:rFonts w:ascii="Arial" w:eastAsia="Arial" w:hAnsi="Arial" w:cs="Arial"/>
                  <w:color w:val="000000"/>
                  <w:lang w:val="ru-RU"/>
                </w:rPr>
                <w:t xml:space="preserve">При вводе в эксплуатацию </w:t>
              </w:r>
              <w:r>
                <w:rPr>
                  <w:rFonts w:ascii="Arial" w:eastAsia="Arial" w:hAnsi="Arial" w:cs="Arial"/>
                  <w:color w:val="000000"/>
                  <w:lang w:val="ru-RU"/>
                </w:rPr>
                <w:t>разработчик</w:t>
              </w:r>
              <w:r w:rsidRPr="004A7FCF">
                <w:rPr>
                  <w:rFonts w:ascii="Arial" w:eastAsia="Arial" w:hAnsi="Arial" w:cs="Arial"/>
                  <w:color w:val="000000"/>
                  <w:lang w:val="ru-RU"/>
                </w:rPr>
                <w:t xml:space="preserve"> настраивает порядка 50 сценарных диалогов. Администратор диалоговых сценариев (§2.4 п.6) первые 50 сценариев не добавляет; в процессе эксплуатации он создаёт и публикует дополнительные сценарии (свыше 50) в II.3.5.1. При публикации сценария ключевые реплики экспортируются в обучающую выборку QU (связь scenario_id ↔ intent_id)</w:t>
              </w:r>
              <w:r w:rsidRPr="004A7FCF">
                <w:rPr>
                  <w:rFonts w:ascii="Arial" w:eastAsia="Arial" w:hAnsi="Arial" w:cs="Arial"/>
                  <w:color w:val="000000"/>
                  <w:lang w:val="ru-RU"/>
                  <w:rPrChange w:id="872" w:author="Никита Гринь" w:date="2026-07-31T13:26:00Z" w16du:dateUtc="2026-07-31T10:26:00Z">
                    <w:rPr>
                      <w:rFonts w:ascii="Arial" w:eastAsia="Arial" w:hAnsi="Arial" w:cs="Arial"/>
                      <w:color w:val="000000"/>
                      <w:lang w:val="en-US"/>
                    </w:rPr>
                  </w:rPrChange>
                </w:rPr>
                <w:t>;</w:t>
              </w:r>
            </w:ins>
          </w:p>
          <w:p w14:paraId="68851019" w14:textId="5ED01FC6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del w:id="874" w:author="Никита Гринь" w:date="2026-07-31T13:26:00Z" w16du:dateUtc="2026-07-31T10:26:00Z"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Администратор диалоговых сценариев 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(§2.4 п.6) при публикации сценария в </w:delText>
              </w:r>
              <w:r w:rsidDel="004A7FCF">
                <w:fldChar w:fldCharType="begin"/>
              </w:r>
              <w:r w:rsidDel="004A7FCF">
                <w:delInstrText>HYPERLINK</w:delInstrText>
              </w:r>
              <w:r w:rsidRPr="003339CA" w:rsidDel="004A7FCF">
                <w:rPr>
                  <w:lang w:val="ru-RU"/>
                  <w:rPrChange w:id="875" w:author="Никита Гринь" w:date="2026-07-31T10:55:00Z" w16du:dateUtc="2026-07-31T07:55:00Z">
                    <w:rPr/>
                  </w:rPrChange>
                </w:rPr>
                <w:delInstrText xml:space="preserve"> \</w:delInstrText>
              </w:r>
              <w:r w:rsidDel="004A7FCF">
                <w:delInstrText>l</w:delInstrText>
              </w:r>
              <w:r w:rsidRPr="003339CA" w:rsidDel="004A7FCF">
                <w:rPr>
                  <w:lang w:val="ru-RU"/>
                  <w:rPrChange w:id="876" w:author="Никита Гринь" w:date="2026-07-31T10:55:00Z" w16du:dateUtc="2026-07-31T07:55:00Z">
                    <w:rPr/>
                  </w:rPrChange>
                </w:rPr>
                <w:delInstrText xml:space="preserve"> "</w:delInstrText>
              </w:r>
              <w:r w:rsidDel="004A7FCF">
                <w:delInstrText>bookmark</w:delInstrText>
              </w:r>
              <w:r w:rsidRPr="003339CA" w:rsidDel="004A7FCF">
                <w:rPr>
                  <w:lang w:val="ru-RU"/>
                  <w:rPrChange w:id="877" w:author="Никита Гринь" w:date="2026-07-31T10:55:00Z" w16du:dateUtc="2026-07-31T07:55:00Z">
                    <w:rPr/>
                  </w:rPrChange>
                </w:rPr>
                <w:delInstrText>=</w:delInstrText>
              </w:r>
              <w:r w:rsidDel="004A7FCF">
                <w:delInstrText>id</w:delInstrText>
              </w:r>
              <w:r w:rsidRPr="003339CA" w:rsidDel="004A7FCF">
                <w:rPr>
                  <w:lang w:val="ru-RU"/>
                  <w:rPrChange w:id="878" w:author="Никита Гринь" w:date="2026-07-31T10:55:00Z" w16du:dateUtc="2026-07-31T07:55:00Z">
                    <w:rPr/>
                  </w:rPrChange>
                </w:rPr>
                <w:delInstrText>.</w:delInstrText>
              </w:r>
              <w:r w:rsidDel="004A7FCF">
                <w:delInstrText>ilcd</w:delInstrText>
              </w:r>
              <w:r w:rsidRPr="003339CA" w:rsidDel="004A7FCF">
                <w:rPr>
                  <w:lang w:val="ru-RU"/>
                  <w:rPrChange w:id="879" w:author="Никита Гринь" w:date="2026-07-31T10:55:00Z" w16du:dateUtc="2026-07-31T07:55:00Z">
                    <w:rPr/>
                  </w:rPrChange>
                </w:rPr>
                <w:delInstrText>7</w:delInstrText>
              </w:r>
              <w:r w:rsidDel="004A7FCF">
                <w:delInstrText>yz</w:delInstrText>
              </w:r>
              <w:r w:rsidRPr="003339CA" w:rsidDel="004A7FCF">
                <w:rPr>
                  <w:lang w:val="ru-RU"/>
                  <w:rPrChange w:id="880" w:author="Никита Гринь" w:date="2026-07-31T10:55:00Z" w16du:dateUtc="2026-07-31T07:55:00Z">
                    <w:rPr/>
                  </w:rPrChange>
                </w:rPr>
                <w:delInstrText>5</w:delInstrText>
              </w:r>
              <w:r w:rsidDel="004A7FCF">
                <w:delInstrText>rrh</w:delInstrText>
              </w:r>
              <w:r w:rsidRPr="003339CA" w:rsidDel="004A7FCF">
                <w:rPr>
                  <w:lang w:val="ru-RU"/>
                  <w:rPrChange w:id="881" w:author="Никита Гринь" w:date="2026-07-31T10:55:00Z" w16du:dateUtc="2026-07-31T07:55:00Z">
                    <w:rPr/>
                  </w:rPrChange>
                </w:rPr>
                <w:delInstrText>8" \</w:delInstrText>
              </w:r>
              <w:r w:rsidDel="004A7FCF">
                <w:delInstrText>h</w:delInstrText>
              </w:r>
              <w:r w:rsidDel="004A7FCF">
                <w:fldChar w:fldCharType="separate"/>
              </w:r>
              <w:r w:rsidDel="004A7FCF">
                <w:rPr>
                  <w:rFonts w:ascii="Arial" w:eastAsia="Arial" w:hAnsi="Arial" w:cs="Arial"/>
                  <w:color w:val="156082"/>
                </w:rPr>
                <w:delText>II</w:delText>
              </w:r>
              <w:r w:rsidRPr="003C42DA" w:rsidDel="004A7FCF">
                <w:rPr>
                  <w:rFonts w:ascii="Arial" w:eastAsia="Arial" w:hAnsi="Arial" w:cs="Arial"/>
                  <w:color w:val="156082"/>
                  <w:lang w:val="ru-RU"/>
                </w:rPr>
                <w:delText>.3.5.1</w:delText>
              </w:r>
              <w:r w:rsidDel="004A7FCF">
                <w:fldChar w:fldCharType="end"/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4A7FC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экспортирует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ключевые реплики в обучающую выборку </w:delText>
              </w:r>
              <w:r w:rsidDel="004A7FCF">
                <w:rPr>
                  <w:rFonts w:ascii="Arial" w:eastAsia="Arial" w:hAnsi="Arial" w:cs="Arial"/>
                  <w:color w:val="000000"/>
                </w:rPr>
                <w:delText>QU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(связь </w:delText>
              </w:r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scenario</w:delText>
              </w:r>
              <w:r w:rsidRPr="003C42DA" w:rsidDel="004A7FCF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id</w:delText>
              </w:r>
            </w:del>
            <w:customXmlDelRangeStart w:id="882" w:author="Никита Гринь" w:date="2026-07-31T13:26:00Z"/>
            <w:sdt>
              <w:sdtPr>
                <w:tag w:val="goog_rdk_117"/>
                <w:id w:val="-828408080"/>
              </w:sdtPr>
              <w:sdtContent>
                <w:customXmlDelRangeEnd w:id="882"/>
                <w:del w:id="883" w:author="Никита Гринь" w:date="2026-07-31T13:26:00Z" w16du:dateUtc="2026-07-31T10:26:00Z">
                  <w:r w:rsidRPr="003C42DA" w:rsidDel="004A7FC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↔ </w:delText>
                  </w:r>
                </w:del>
                <w:customXmlDelRangeStart w:id="884" w:author="Никита Гринь" w:date="2026-07-31T13:26:00Z"/>
              </w:sdtContent>
            </w:sdt>
            <w:customXmlDelRangeEnd w:id="884"/>
            <w:del w:id="885" w:author="Никита Гринь" w:date="2026-07-31T13:26:00Z" w16du:dateUtc="2026-07-31T10:26:00Z"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intent</w:delText>
              </w:r>
              <w:r w:rsidRPr="003C42DA" w:rsidDel="004A7FCF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Del="004A7FC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id</w:delText>
              </w:r>
              <w:r w:rsidRPr="003C42DA" w:rsidDel="004A7FC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);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шаблон описания </w:t>
            </w:r>
            <w:r>
              <w:rPr>
                <w:rFonts w:ascii="Arial" w:eastAsia="Arial" w:hAnsi="Arial" w:cs="Arial"/>
                <w:color w:val="000000"/>
              </w:rPr>
              <w:t>backlog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замечания заказчика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этап 1.5.6 (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715" w:type="dxa"/>
          </w:tcPr>
          <w:p w14:paraId="53C76C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диалоговых сценариев</w:t>
            </w:r>
          </w:p>
        </w:tc>
      </w:tr>
      <w:tr w:rsidR="009D43E8" w:rsidRPr="0050000B" w14:paraId="060EEE95" w14:textId="77777777" w:rsidTr="004E371F">
        <w:tc>
          <w:tcPr>
            <w:tcW w:w="1799" w:type="dxa"/>
          </w:tcPr>
          <w:p w14:paraId="672404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Ручное добавление</w:t>
            </w:r>
          </w:p>
        </w:tc>
        <w:tc>
          <w:tcPr>
            <w:tcW w:w="1636" w:type="dxa"/>
          </w:tcPr>
          <w:p w14:paraId="6BDDB1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Произвольные пары «вопрос — тема»</w:t>
            </w:r>
          </w:p>
        </w:tc>
        <w:tc>
          <w:tcPr>
            <w:tcW w:w="3885" w:type="dxa"/>
          </w:tcPr>
          <w:p w14:paraId="33004D15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8"/>
                <w:id w:val="-19646433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Центр настроек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CRUD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без программирования (§4.2.1.1)</w:t>
                </w:r>
              </w:sdtContent>
            </w:sdt>
          </w:p>
        </w:tc>
        <w:tc>
          <w:tcPr>
            <w:tcW w:w="2715" w:type="dxa"/>
          </w:tcPr>
          <w:p w14:paraId="2D99F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(§2.4 п.2)</w:t>
            </w:r>
          </w:p>
        </w:tc>
      </w:tr>
      <w:tr w:rsidR="009D43E8" w:rsidRPr="0050000B" w14:paraId="523FD7EC" w14:textId="77777777" w:rsidTr="004E371F">
        <w:tc>
          <w:tcPr>
            <w:tcW w:w="1799" w:type="dxa"/>
          </w:tcPr>
          <w:p w14:paraId="05E372F8" w14:textId="77777777" w:rsidR="009D43E8" w:rsidRDefault="00317F00" w:rsidP="004E371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Диалоги (опционально)</w:t>
            </w:r>
          </w:p>
        </w:tc>
        <w:tc>
          <w:tcPr>
            <w:tcW w:w="1636" w:type="dxa"/>
          </w:tcPr>
          <w:p w14:paraId="01BE47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Новые формулировки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-диалогов</w:t>
            </w:r>
          </w:p>
        </w:tc>
        <w:tc>
          <w:tcPr>
            <w:tcW w:w="3885" w:type="dxa"/>
          </w:tcPr>
          <w:p w14:paraId="7BC3DE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Политика пополнения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suggest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with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confirmation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 умолчанию)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очередь модерации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-16); при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мка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</w:t>
            </w:r>
          </w:p>
        </w:tc>
        <w:tc>
          <w:tcPr>
            <w:tcW w:w="2715" w:type="dxa"/>
          </w:tcPr>
          <w:p w14:paraId="242C4AD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19"/>
                <w:id w:val="21286882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Система →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</w:p>
        </w:tc>
      </w:tr>
    </w:tbl>
    <w:p w14:paraId="764B4CF3" w14:textId="77777777" w:rsidR="009D43E8" w:rsidRDefault="00317F00">
      <w:pPr>
        <w:pStyle w:val="4"/>
        <w:rPr>
          <w:rFonts w:ascii="Arial" w:eastAsia="Arial" w:hAnsi="Arial" w:cs="Arial"/>
        </w:rPr>
      </w:pPr>
      <w:bookmarkStart w:id="886" w:name="bookmark=id.ir6cc8ie4p0" w:colFirst="0" w:colLast="0"/>
      <w:bookmarkEnd w:id="886"/>
      <w:r>
        <w:rPr>
          <w:rFonts w:ascii="Arial" w:eastAsia="Arial" w:hAnsi="Arial" w:cs="Arial"/>
        </w:rPr>
        <w:t>Как наполняются и меняются</w:t>
      </w:r>
    </w:p>
    <w:tbl>
      <w:tblPr>
        <w:tblStyle w:val="123"/>
        <w:tblW w:w="9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5"/>
        <w:gridCol w:w="4125"/>
        <w:gridCol w:w="4050"/>
      </w:tblGrid>
      <w:tr w:rsidR="009D43E8" w14:paraId="63132F1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41D40C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Операция</w:t>
            </w:r>
          </w:p>
        </w:tc>
        <w:tc>
          <w:tcPr>
            <w:tcW w:w="4125" w:type="dxa"/>
          </w:tcPr>
          <w:p w14:paraId="7EFAE3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 / процесс</w:t>
            </w:r>
          </w:p>
        </w:tc>
        <w:tc>
          <w:tcPr>
            <w:tcW w:w="4050" w:type="dxa"/>
          </w:tcPr>
          <w:p w14:paraId="79F911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Побочный эффект</w:t>
            </w:r>
          </w:p>
        </w:tc>
      </w:tr>
      <w:tr w:rsidR="009D43E8" w:rsidRPr="0050000B" w14:paraId="4BA1E6DF" w14:textId="77777777" w:rsidTr="009D43E8">
        <w:tc>
          <w:tcPr>
            <w:tcW w:w="1815" w:type="dxa"/>
          </w:tcPr>
          <w:p w14:paraId="7201D1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Создание</w:t>
            </w:r>
          </w:p>
        </w:tc>
        <w:tc>
          <w:tcPr>
            <w:tcW w:w="4125" w:type="dxa"/>
          </w:tcPr>
          <w:p w14:paraId="4AC0C8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Форма: «вопрос», «ожидаемая тема/интент», привязка к документу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8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8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8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90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891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язык (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4050" w:type="dxa"/>
          </w:tcPr>
          <w:p w14:paraId="60C6F4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Запись в версионируемую выборку; постановка задачи переиндексации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</w:p>
        </w:tc>
      </w:tr>
      <w:tr w:rsidR="009D43E8" w:rsidRPr="0050000B" w14:paraId="2F363A1E" w14:textId="77777777" w:rsidTr="009D43E8">
        <w:tc>
          <w:tcPr>
            <w:tcW w:w="1815" w:type="dxa"/>
          </w:tcPr>
          <w:p w14:paraId="1D22E4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Редактирование</w:t>
            </w:r>
          </w:p>
        </w:tc>
        <w:tc>
          <w:tcPr>
            <w:tcW w:w="4125" w:type="dxa"/>
          </w:tcPr>
          <w:p w14:paraId="5EABE8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Изменение формулировки, темы или привязки к документу</w:t>
            </w:r>
          </w:p>
        </w:tc>
        <w:tc>
          <w:tcPr>
            <w:tcW w:w="4050" w:type="dxa"/>
          </w:tcPr>
          <w:p w14:paraId="03F37E0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Новая версия записи в журнале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-15); переиндексация</w:t>
            </w:r>
          </w:p>
        </w:tc>
      </w:tr>
      <w:tr w:rsidR="009D43E8" w:rsidRPr="0050000B" w14:paraId="1C6F82FD" w14:textId="77777777" w:rsidTr="009D43E8">
        <w:tc>
          <w:tcPr>
            <w:tcW w:w="1815" w:type="dxa"/>
          </w:tcPr>
          <w:p w14:paraId="4E6062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Удаление</w:t>
            </w:r>
          </w:p>
        </w:tc>
        <w:tc>
          <w:tcPr>
            <w:tcW w:w="4125" w:type="dxa"/>
          </w:tcPr>
          <w:p w14:paraId="62AF748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Деактивация эталона (</w:t>
            </w:r>
            <w:r>
              <w:rPr>
                <w:rFonts w:ascii="Arial" w:eastAsia="Arial" w:hAnsi="Arial" w:cs="Arial"/>
                <w:color w:val="000000"/>
              </w:rPr>
              <w:t>soft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delete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с сохранением в журнале</w:t>
            </w:r>
          </w:p>
        </w:tc>
        <w:tc>
          <w:tcPr>
            <w:tcW w:w="4050" w:type="dxa"/>
          </w:tcPr>
          <w:p w14:paraId="0017644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Исключение из активного индекса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:rsidRPr="0050000B" w14:paraId="51A1FC36" w14:textId="77777777" w:rsidTr="009D43E8">
        <w:tc>
          <w:tcPr>
            <w:tcW w:w="1815" w:type="dxa"/>
          </w:tcPr>
          <w:p w14:paraId="7D00F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Синонимы / перефразировки</w:t>
            </w:r>
          </w:p>
        </w:tc>
        <w:tc>
          <w:tcPr>
            <w:tcW w:w="4125" w:type="dxa"/>
          </w:tcPr>
          <w:p w14:paraId="2886DFE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эталонной фразе — (а) автогенерация вариантов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(опционально, по политике админа) или (б) ручной ввод альтернативных формулировок в том же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4050" w:type="dxa"/>
          </w:tcPr>
          <w:p w14:paraId="59489C5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Все варианты индексируются как производные одного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intent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-сопоставление — </w:t>
            </w:r>
            <w:r>
              <w:rPr>
                <w:rFonts w:ascii="Arial" w:eastAsia="Arial" w:hAnsi="Arial" w:cs="Arial"/>
                <w:color w:val="000000"/>
              </w:rPr>
              <w:t>cosine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similarity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(§4.2.1.4)</w:t>
            </w:r>
          </w:p>
        </w:tc>
      </w:tr>
      <w:tr w:rsidR="009D43E8" w:rsidRPr="0050000B" w14:paraId="246D28B2" w14:textId="77777777" w:rsidTr="009D43E8">
        <w:tc>
          <w:tcPr>
            <w:tcW w:w="1815" w:type="dxa"/>
          </w:tcPr>
          <w:p w14:paraId="4E5578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Версионирование</w:t>
            </w:r>
          </w:p>
        </w:tc>
        <w:tc>
          <w:tcPr>
            <w:tcW w:w="4125" w:type="dxa"/>
          </w:tcPr>
          <w:p w14:paraId="3FF18C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Журнал итераций обучения; откат к предыдущей версии выборки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</w:t>
            </w:r>
          </w:p>
        </w:tc>
        <w:tc>
          <w:tcPr>
            <w:tcW w:w="4050" w:type="dxa"/>
          </w:tcPr>
          <w:p w14:paraId="309D7A6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откате — переиндексация и переобучение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:rsidRPr="0050000B" w14:paraId="19E14A64" w14:textId="77777777" w:rsidTr="009D43E8">
        <w:tc>
          <w:tcPr>
            <w:tcW w:w="1815" w:type="dxa"/>
          </w:tcPr>
          <w:p w14:paraId="0ABEEA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Переобучение</w:t>
            </w:r>
          </w:p>
        </w:tc>
        <w:tc>
          <w:tcPr>
            <w:tcW w:w="4125" w:type="dxa"/>
          </w:tcPr>
          <w:p w14:paraId="5932BAD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Автоматически после изменения выборки или обновления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89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89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89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895" w:author="Никита Гринь" w:date="2026-07-31T10:55:00Z" w16du:dateUtc="2026-07-31T07:55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896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-08)</w:t>
            </w:r>
          </w:p>
        </w:tc>
        <w:tc>
          <w:tcPr>
            <w:tcW w:w="4050" w:type="dxa"/>
          </w:tcPr>
          <w:p w14:paraId="0A37CD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Запись в журнале: «обучение запущено / завершено»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</w:t>
            </w:r>
          </w:p>
        </w:tc>
      </w:tr>
      <w:tr w:rsidR="009D43E8" w14:paraId="47129820" w14:textId="77777777" w:rsidTr="009D43E8">
        <w:tc>
          <w:tcPr>
            <w:tcW w:w="1815" w:type="dxa"/>
          </w:tcPr>
          <w:p w14:paraId="72EF8D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Дедупликация</w:t>
            </w:r>
          </w:p>
        </w:tc>
        <w:tc>
          <w:tcPr>
            <w:tcW w:w="4125" w:type="dxa"/>
          </w:tcPr>
          <w:p w14:paraId="6B0725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добавлении — проверка хеша и семантического сходства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-11)</w:t>
            </w:r>
          </w:p>
        </w:tc>
        <w:tc>
          <w:tcPr>
            <w:tcW w:w="4050" w:type="dxa"/>
          </w:tcPr>
          <w:p w14:paraId="0C3778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Дубликат отклоняется</w:t>
            </w:r>
          </w:p>
        </w:tc>
      </w:tr>
      <w:tr w:rsidR="009D43E8" w:rsidRPr="0050000B" w14:paraId="736AAB71" w14:textId="77777777" w:rsidTr="009D43E8">
        <w:tc>
          <w:tcPr>
            <w:tcW w:w="1815" w:type="dxa"/>
          </w:tcPr>
          <w:p w14:paraId="2F62F0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Preview</w:t>
            </w:r>
          </w:p>
        </w:tc>
        <w:tc>
          <w:tcPr>
            <w:tcW w:w="4125" w:type="dxa"/>
          </w:tcPr>
          <w:p w14:paraId="01BF6E6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0"/>
                <w:id w:val="51756346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Тестовый запрос → список документов, % релевантности,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исходный эталонный пример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="00317F00">
              <w:rPr>
                <w:rFonts w:ascii="Arial" w:eastAsia="Arial" w:hAnsi="Arial" w:cs="Arial"/>
                <w:color w:val="000000"/>
              </w:rPr>
              <w:t>FR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="00317F00">
              <w:rPr>
                <w:rFonts w:ascii="Arial" w:eastAsia="Arial" w:hAnsi="Arial" w:cs="Arial"/>
                <w:color w:val="000000"/>
              </w:rPr>
              <w:t>UND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-12)</w:t>
            </w:r>
          </w:p>
        </w:tc>
        <w:tc>
          <w:tcPr>
            <w:tcW w:w="4050" w:type="dxa"/>
          </w:tcPr>
          <w:p w14:paraId="27FB6B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Валидация до публикации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</w:tr>
    </w:tbl>
    <w:p w14:paraId="5E3FF96C" w14:textId="77777777" w:rsidR="009D43E8" w:rsidRDefault="00317F00">
      <w:pPr>
        <w:pStyle w:val="4"/>
        <w:rPr>
          <w:rFonts w:ascii="Arial" w:eastAsia="Arial" w:hAnsi="Arial" w:cs="Arial"/>
        </w:rPr>
      </w:pPr>
      <w:bookmarkStart w:id="897" w:name="bookmark=id.azdwlyamj6d3" w:colFirst="0" w:colLast="0"/>
      <w:bookmarkEnd w:id="897"/>
      <w:r>
        <w:rPr>
          <w:rFonts w:ascii="Arial" w:eastAsia="Arial" w:hAnsi="Arial" w:cs="Arial"/>
        </w:rPr>
        <w:t>Кем управляются</w:t>
      </w:r>
    </w:p>
    <w:tbl>
      <w:tblPr>
        <w:tblStyle w:val="122"/>
        <w:tblW w:w="9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15"/>
        <w:gridCol w:w="4110"/>
        <w:gridCol w:w="4050"/>
      </w:tblGrid>
      <w:tr w:rsidR="009D43E8" w14:paraId="299E886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15" w:type="dxa"/>
          </w:tcPr>
          <w:p w14:paraId="575089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(§2.4)</w:t>
            </w:r>
          </w:p>
        </w:tc>
        <w:tc>
          <w:tcPr>
            <w:tcW w:w="4110" w:type="dxa"/>
          </w:tcPr>
          <w:p w14:paraId="47B09D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Полномочия по эталонам QU</w:t>
            </w:r>
          </w:p>
        </w:tc>
        <w:tc>
          <w:tcPr>
            <w:tcW w:w="4050" w:type="dxa"/>
          </w:tcPr>
          <w:p w14:paraId="5D8A9C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управляет</w:t>
            </w:r>
          </w:p>
        </w:tc>
      </w:tr>
      <w:tr w:rsidR="009D43E8" w14:paraId="6A21B46D" w14:textId="77777777" w:rsidTr="009D43E8">
        <w:tc>
          <w:tcPr>
            <w:tcW w:w="1815" w:type="dxa"/>
          </w:tcPr>
          <w:p w14:paraId="41E312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(п.2)</w:t>
            </w:r>
          </w:p>
        </w:tc>
        <w:tc>
          <w:tcPr>
            <w:tcW w:w="4110" w:type="dxa"/>
          </w:tcPr>
          <w:p w14:paraId="3F4BD4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эталонов и всей обучающей выборки; пороги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модерация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автодобавленных примеров; откат версии;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</w:p>
        </w:tc>
        <w:tc>
          <w:tcPr>
            <w:tcW w:w="4050" w:type="dxa"/>
          </w:tcPr>
          <w:p w14:paraId="5B265F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Диалоговыми сценариями (ветвления)</w:t>
            </w:r>
          </w:p>
        </w:tc>
      </w:tr>
      <w:tr w:rsidR="009D43E8" w:rsidRPr="0050000B" w14:paraId="34A06AB0" w14:textId="77777777" w:rsidTr="009D43E8">
        <w:tc>
          <w:tcPr>
            <w:tcW w:w="1815" w:type="dxa"/>
          </w:tcPr>
          <w:p w14:paraId="2A13BC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Администратор диалоговых сценариев</w:t>
            </w:r>
            <w:r>
              <w:rPr>
                <w:rFonts w:ascii="Arial" w:eastAsia="Arial" w:hAnsi="Arial" w:cs="Arial"/>
                <w:color w:val="000000"/>
              </w:rPr>
              <w:t xml:space="preserve"> (п.6)</w:t>
            </w:r>
          </w:p>
        </w:tc>
        <w:tc>
          <w:tcPr>
            <w:tcW w:w="4110" w:type="dxa"/>
          </w:tcPr>
          <w:p w14:paraId="5221FB44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1"/>
                <w:id w:val="-104159581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Публикация сценариев; экспорт ключевых реплик сценария → кандидаты эталонов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</w:sdtContent>
            </w:sdt>
          </w:p>
        </w:tc>
        <w:tc>
          <w:tcPr>
            <w:tcW w:w="4050" w:type="dxa"/>
          </w:tcPr>
          <w:p w14:paraId="7CB130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Прямое редактирование индекса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(только через экспорт)</w:t>
            </w:r>
          </w:p>
        </w:tc>
      </w:tr>
      <w:tr w:rsidR="009D43E8" w14:paraId="71D39251" w14:textId="77777777" w:rsidTr="009D43E8">
        <w:tc>
          <w:tcPr>
            <w:tcW w:w="1815" w:type="dxa"/>
          </w:tcPr>
          <w:p w14:paraId="0929B7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Внутренний пользователь КЦ</w:t>
            </w:r>
            <w:r>
              <w:rPr>
                <w:rFonts w:ascii="Arial" w:eastAsia="Arial" w:hAnsi="Arial" w:cs="Arial"/>
                <w:color w:val="000000"/>
              </w:rPr>
              <w:t xml:space="preserve"> (п.6)</w:t>
            </w:r>
          </w:p>
        </w:tc>
        <w:tc>
          <w:tcPr>
            <w:tcW w:w="4110" w:type="dxa"/>
          </w:tcPr>
          <w:p w14:paraId="20691ABA" w14:textId="622D35E4" w:rsidR="009D43E8" w:rsidRPr="003C42DA" w:rsidRDefault="004A7FC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898" w:author="Никита Гринь" w:date="2026-07-31T13:29:00Z" w16du:dateUtc="2026-07-31T10:29:00Z">
              <w:r w:rsidRPr="004A7FCF">
                <w:rPr>
                  <w:rFonts w:ascii="Arial" w:eastAsia="Arial" w:hAnsi="Arial" w:cs="Arial"/>
                  <w:color w:val="000000"/>
                  <w:lang w:val="ru-RU"/>
                </w:rPr>
                <w:t>Использует диалоговое окно для внутренних пользователей: проверка ответов системы, оценка % релевантности, работа с запросами (в т.ч. электронные обращения / дискретные каналы). Словари ASR и обучающую выборку QU не наполняет и не редактирует.</w:t>
              </w:r>
            </w:ins>
            <w:del w:id="900" w:author="Никита Гринь" w:date="2026-07-31T13:29:00Z" w16du:dateUtc="2026-07-31T10:29:00Z">
              <w:r w:rsidR="00F53116" w:rsidRPr="00F53116" w:rsidDel="004A7FCF">
                <w:rPr>
                  <w:rFonts w:ascii="Arial" w:eastAsia="Arial" w:hAnsi="Arial" w:cs="Arial"/>
                  <w:color w:val="000000"/>
                  <w:lang w:val="ru-RU"/>
                </w:rPr>
                <w:delText>Использует</w:delText>
              </w:r>
              <w:r w:rsidR="00F53116" w:rsidRPr="00F53116" w:rsidDel="004A7FCF">
                <w:rPr>
                  <w:rFonts w:ascii="Arial" w:eastAsia="Arial" w:hAnsi="Arial" w:cs="Arial"/>
                  <w:color w:val="000000"/>
                </w:rPr>
                <w:delText> </w:delText>
              </w:r>
              <w:r w:rsidR="00F53116" w:rsidRPr="00F53116" w:rsidDel="004A7FC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диалоговое окно для внутренних пользователей</w:delText>
              </w:r>
              <w:r w:rsidR="00F53116" w:rsidRPr="00F53116" w:rsidDel="004A7FCF">
                <w:rPr>
                  <w:rFonts w:ascii="Arial" w:eastAsia="Arial" w:hAnsi="Arial" w:cs="Arial"/>
                  <w:color w:val="000000"/>
                  <w:lang w:val="ru-RU"/>
                </w:rPr>
                <w:delText>: проверка ответов системы, оценка % релевантности, работа с запросами (в т.ч. электронные обращения / дискретные каналы).</w:delText>
              </w:r>
              <w:r w:rsidR="00F53116" w:rsidRPr="00F53116" w:rsidDel="004A7FCF">
                <w:rPr>
                  <w:rFonts w:ascii="Arial" w:eastAsia="Arial" w:hAnsi="Arial" w:cs="Arial"/>
                  <w:color w:val="000000"/>
                </w:rPr>
                <w:delText> </w:delText>
              </w:r>
            </w:del>
          </w:p>
        </w:tc>
        <w:tc>
          <w:tcPr>
            <w:tcW w:w="4050" w:type="dxa"/>
          </w:tcPr>
          <w:p w14:paraId="7B3315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эталонов</w:t>
            </w:r>
          </w:p>
        </w:tc>
      </w:tr>
      <w:tr w:rsidR="009D43E8" w14:paraId="1468E03D" w14:textId="77777777" w:rsidTr="009D43E8">
        <w:tc>
          <w:tcPr>
            <w:tcW w:w="1815" w:type="dxa"/>
          </w:tcPr>
          <w:p w14:paraId="5CA133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Контент-менеджеры СУЗ</w:t>
            </w:r>
          </w:p>
        </w:tc>
        <w:tc>
          <w:tcPr>
            <w:tcW w:w="4110" w:type="dxa"/>
          </w:tcPr>
          <w:p w14:paraId="2F2F41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Косвенно — через публикацию/изменение статей и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СУЗ (источник контента и примеров вопросов)</w:t>
            </w:r>
          </w:p>
        </w:tc>
        <w:tc>
          <w:tcPr>
            <w:tcW w:w="4050" w:type="dxa"/>
          </w:tcPr>
          <w:p w14:paraId="4300E5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Эталонами QU напрямую</w:t>
            </w:r>
          </w:p>
        </w:tc>
      </w:tr>
      <w:tr w:rsidR="009D43E8" w14:paraId="613AFD3B" w14:textId="77777777" w:rsidTr="009D43E8">
        <w:tc>
          <w:tcPr>
            <w:tcW w:w="1815" w:type="dxa"/>
          </w:tcPr>
          <w:p w14:paraId="166F38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Операторы КЦ</w:t>
            </w:r>
            <w:r>
              <w:rPr>
                <w:rFonts w:ascii="Arial" w:eastAsia="Arial" w:hAnsi="Arial" w:cs="Arial"/>
                <w:color w:val="000000"/>
              </w:rPr>
              <w:t xml:space="preserve"> (п.4–5)</w:t>
            </w:r>
          </w:p>
        </w:tc>
        <w:tc>
          <w:tcPr>
            <w:tcW w:w="4110" w:type="dxa"/>
          </w:tcPr>
          <w:p w14:paraId="43E717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4050" w:type="dxa"/>
          </w:tcPr>
          <w:p w14:paraId="13849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Настройкой QU</w:t>
            </w:r>
          </w:p>
        </w:tc>
      </w:tr>
    </w:tbl>
    <w:bookmarkStart w:id="901" w:name="bookmark=id.3c51wkgzbzzi" w:colFirst="0" w:colLast="0"/>
    <w:bookmarkEnd w:id="901"/>
    <w:p w14:paraId="2F119D0C" w14:textId="77777777" w:rsidR="009D43E8" w:rsidRPr="003C42DA" w:rsidRDefault="00000000">
      <w:pPr>
        <w:pStyle w:val="4"/>
        <w:rPr>
          <w:rFonts w:ascii="Arial" w:eastAsia="Arial" w:hAnsi="Arial" w:cs="Arial"/>
          <w:lang w:val="ru-RU"/>
        </w:rPr>
      </w:pPr>
      <w:sdt>
        <w:sdtPr>
          <w:tag w:val="goog_rdk_122"/>
          <w:id w:val="-691606643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Дополнительные сценарии (≥50) и эталоны </w:t>
          </w:r>
          <w:r w:rsidR="00317F00">
            <w:rPr>
              <w:rFonts w:ascii="Arial Unicode MS" w:eastAsia="Arial Unicode MS" w:hAnsi="Arial Unicode MS" w:cs="Arial Unicode MS"/>
            </w:rPr>
            <w:t>QU</w:t>
          </w:r>
        </w:sdtContent>
      </w:sdt>
    </w:p>
    <w:tbl>
      <w:tblPr>
        <w:tblStyle w:val="121"/>
        <w:tblW w:w="100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15"/>
        <w:gridCol w:w="2280"/>
        <w:gridCol w:w="2820"/>
        <w:gridCol w:w="3465"/>
      </w:tblGrid>
      <w:tr w:rsidR="009D43E8" w14:paraId="764EDB5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15" w:type="dxa"/>
          </w:tcPr>
          <w:p w14:paraId="51C29C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Сущность</w:t>
            </w:r>
          </w:p>
        </w:tc>
        <w:tc>
          <w:tcPr>
            <w:tcW w:w="2280" w:type="dxa"/>
          </w:tcPr>
          <w:p w14:paraId="31F3A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2820" w:type="dxa"/>
          </w:tcPr>
          <w:p w14:paraId="6BC586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редактируется</w:t>
            </w:r>
          </w:p>
        </w:tc>
        <w:tc>
          <w:tcPr>
            <w:tcW w:w="3465" w:type="dxa"/>
          </w:tcPr>
          <w:p w14:paraId="13C48C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мка</w:t>
            </w:r>
          </w:p>
        </w:tc>
      </w:tr>
      <w:tr w:rsidR="009D43E8" w:rsidRPr="0050000B" w14:paraId="34E0812E" w14:textId="77777777" w:rsidTr="009D43E8">
        <w:tc>
          <w:tcPr>
            <w:tcW w:w="1515" w:type="dxa"/>
          </w:tcPr>
          <w:p w14:paraId="4A41BE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Эталон QU</w:t>
            </w:r>
          </w:p>
        </w:tc>
        <w:tc>
          <w:tcPr>
            <w:tcW w:w="2280" w:type="dxa"/>
          </w:tcPr>
          <w:p w14:paraId="57416D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Семантическое распознавание намерения; поиск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</w:p>
        </w:tc>
        <w:tc>
          <w:tcPr>
            <w:tcW w:w="2820" w:type="dxa"/>
          </w:tcPr>
          <w:p w14:paraId="0410D0B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23"/>
                <w:id w:val="-205070110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«Модуль понимания» → «Обучающая выборка»</w:t>
                </w:r>
              </w:sdtContent>
            </w:sdt>
          </w:p>
        </w:tc>
        <w:tc>
          <w:tcPr>
            <w:tcW w:w="3465" w:type="dxa"/>
          </w:tcPr>
          <w:p w14:paraId="14239A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модульные тесты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</w:tr>
      <w:tr w:rsidR="009D43E8" w14:paraId="5B0D9A61" w14:textId="77777777" w:rsidTr="009D43E8">
        <w:tc>
          <w:tcPr>
            <w:tcW w:w="1515" w:type="dxa"/>
          </w:tcPr>
          <w:p w14:paraId="23C8A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Диалоговый сценарий</w:t>
            </w:r>
          </w:p>
        </w:tc>
        <w:tc>
          <w:tcPr>
            <w:tcW w:w="2280" w:type="dxa"/>
          </w:tcPr>
          <w:p w14:paraId="62D338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Ветвление диалога, промпты узлов, уточняющие вопросы, эскалация</w:t>
            </w:r>
          </w:p>
        </w:tc>
        <w:tc>
          <w:tcPr>
            <w:tcW w:w="2820" w:type="dxa"/>
          </w:tcPr>
          <w:p w14:paraId="5C2E8FB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4"/>
                <w:id w:val="-107023314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 → «Редактор сценариев» (</w:t>
                </w:r>
              </w:sdtContent>
            </w:sdt>
            <w:hyperlink w:anchor="bookmark=id.ilcd7yz5rrh8">
              <w:r w:rsidR="00317F00"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  <w:r w:rsidR="00317F00"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3465" w:type="dxa"/>
          </w:tcPr>
          <w:p w14:paraId="014BF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SUF-T-09…11, FR-SCR-01</w:t>
            </w:r>
          </w:p>
        </w:tc>
      </w:tr>
      <w:tr w:rsidR="009D43E8" w14:paraId="0FAD51A6" w14:textId="77777777" w:rsidTr="009D43E8">
        <w:tc>
          <w:tcPr>
            <w:tcW w:w="1515" w:type="dxa"/>
          </w:tcPr>
          <w:p w14:paraId="33E853C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25"/>
                <w:id w:val="-5336783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Backlog ≥50</w:t>
                </w:r>
              </w:sdtContent>
            </w:sdt>
          </w:p>
        </w:tc>
        <w:tc>
          <w:tcPr>
            <w:tcW w:w="2280" w:type="dxa"/>
          </w:tcPr>
          <w:p w14:paraId="72E3DF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Приоритетный перечень тем к внедрению помимо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</w:t>
            </w:r>
          </w:p>
        </w:tc>
        <w:tc>
          <w:tcPr>
            <w:tcW w:w="2820" w:type="dxa"/>
          </w:tcPr>
          <w:p w14:paraId="2B05E1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90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90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90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905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czf</w:instrText>
            </w:r>
            <w:r w:rsidRPr="003339CA">
              <w:rPr>
                <w:lang w:val="ru-RU"/>
                <w:rPrChange w:id="906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gpwckqlg</w:instrText>
            </w:r>
            <w:r w:rsidRPr="003339CA">
              <w:rPr>
                <w:lang w:val="ru-RU"/>
                <w:rPrChange w:id="90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Прил. </w:t>
            </w:r>
            <w:r>
              <w:rPr>
                <w:rFonts w:ascii="Arial" w:eastAsia="Arial" w:hAnsi="Arial" w:cs="Arial"/>
                <w:color w:val="156082"/>
              </w:rPr>
              <w:t>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90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90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91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911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patyg</w:instrText>
            </w:r>
            <w:r w:rsidRPr="003339CA">
              <w:rPr>
                <w:lang w:val="ru-RU"/>
                <w:rPrChange w:id="912" w:author="Никита Гринь" w:date="2026-07-31T10:55:00Z" w16du:dateUtc="2026-07-31T07:55:00Z">
                  <w:rPr/>
                </w:rPrChange>
              </w:rPr>
              <w:instrText>51</w:instrText>
            </w:r>
            <w:r>
              <w:instrText>qjl</w:instrText>
            </w:r>
            <w:r w:rsidRPr="003339CA">
              <w:rPr>
                <w:lang w:val="ru-RU"/>
                <w:rPrChange w:id="913" w:author="Никита Гринь" w:date="2026-07-31T10:55:00Z" w16du:dateUtc="2026-07-31T07:55:00Z">
                  <w:rPr/>
                </w:rPrChange>
              </w:rPr>
              <w:instrText>9</w:instrText>
            </w:r>
            <w:r>
              <w:instrText>k</w:instrText>
            </w:r>
            <w:r w:rsidRPr="003339CA">
              <w:rPr>
                <w:lang w:val="ru-RU"/>
                <w:rPrChange w:id="914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№7; шаблон карточки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замечания заказчика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1.4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§1.5.6</w:t>
            </w:r>
          </w:p>
        </w:tc>
        <w:tc>
          <w:tcPr>
            <w:tcW w:w="3465" w:type="dxa"/>
          </w:tcPr>
          <w:p w14:paraId="1BAE7A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</w:tr>
    </w:tbl>
    <w:p w14:paraId="07221876" w14:textId="0F371C3E" w:rsidR="009D43E8" w:rsidRPr="00F53116" w:rsidRDefault="00000000" w:rsidP="00F53116">
      <w:pPr>
        <w:pStyle w:val="a6"/>
        <w:rPr>
          <w:lang w:val="ru-RU"/>
        </w:rPr>
      </w:pPr>
      <w:sdt>
        <w:sdtPr>
          <w:tag w:val="goog_rdk_126"/>
          <w:id w:val="-1479941820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Связь сценарий ↔ эталон:</w:t>
          </w:r>
        </w:sdtContent>
      </w:sdt>
      <w:r w:rsidR="00317F00" w:rsidRPr="003C42DA">
        <w:rPr>
          <w:rFonts w:ascii="Arial" w:eastAsia="Arial" w:hAnsi="Arial" w:cs="Arial"/>
          <w:color w:val="000000"/>
          <w:lang w:val="ru-RU"/>
        </w:rPr>
        <w:t xml:space="preserve"> при публикации сценария </w:t>
      </w:r>
      <w:r w:rsidR="00317F00">
        <w:rPr>
          <w:rFonts w:ascii="Arial" w:eastAsia="Arial" w:hAnsi="Arial" w:cs="Arial"/>
          <w:color w:val="000000"/>
          <w:sz w:val="22"/>
          <w:szCs w:val="22"/>
        </w:rPr>
        <w:t>CC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 w:rsidR="00317F00">
        <w:rPr>
          <w:rFonts w:ascii="Arial" w:eastAsia="Arial" w:hAnsi="Arial" w:cs="Arial"/>
          <w:color w:val="000000"/>
          <w:sz w:val="22"/>
          <w:szCs w:val="22"/>
        </w:rPr>
        <w:t>SCR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-0</w:t>
      </w:r>
      <w:r w:rsidR="00317F00">
        <w:rPr>
          <w:rFonts w:ascii="Arial" w:eastAsia="Arial" w:hAnsi="Arial" w:cs="Arial"/>
          <w:color w:val="000000"/>
          <w:sz w:val="22"/>
          <w:szCs w:val="22"/>
        </w:rPr>
        <w:t>xx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(или сценария из </w:t>
      </w:r>
      <w:r w:rsidR="00317F00">
        <w:rPr>
          <w:rFonts w:ascii="Arial" w:eastAsia="Arial" w:hAnsi="Arial" w:cs="Arial"/>
          <w:color w:val="000000"/>
        </w:rPr>
        <w:t>backlog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 администратор диалоговых сценариев указывает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стартовые реплики клиента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; система предлагает создать/обновить соответствующие эталоны </w:t>
      </w:r>
      <w:r w:rsidR="00317F00">
        <w:rPr>
          <w:rFonts w:ascii="Arial" w:eastAsia="Arial" w:hAnsi="Arial" w:cs="Arial"/>
          <w:color w:val="000000"/>
        </w:rPr>
        <w:t>QU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с привязкой </w:t>
      </w:r>
      <w:r w:rsidR="00317F00">
        <w:rPr>
          <w:rFonts w:ascii="Arial" w:eastAsia="Arial" w:hAnsi="Arial" w:cs="Arial"/>
          <w:color w:val="000000"/>
          <w:sz w:val="22"/>
          <w:szCs w:val="22"/>
        </w:rPr>
        <w:t>scenario</w:t>
      </w:r>
      <w:r w:rsidR="00317F00"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 w:rsidR="00317F00">
        <w:rPr>
          <w:rFonts w:ascii="Arial" w:eastAsia="Arial" w:hAnsi="Arial" w:cs="Arial"/>
          <w:color w:val="000000"/>
          <w:sz w:val="22"/>
          <w:szCs w:val="22"/>
        </w:rPr>
        <w:t>id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. </w:t>
      </w:r>
      <w:r w:rsidR="00F53116" w:rsidRPr="007C5268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lastRenderedPageBreak/>
        <w:t xml:space="preserve">Администратор базы знаний </w:t>
      </w:r>
      <w:r w:rsidR="00F53116" w:rsidRPr="00DD60D7">
        <w:rPr>
          <w:rFonts w:ascii="Times New Roman" w:eastAsia="Calibri" w:hAnsi="Times New Roman" w:cs="Times New Roman"/>
          <w:bCs/>
          <w:kern w:val="2"/>
          <w:sz w:val="28"/>
          <w:szCs w:val="28"/>
          <w:lang w:val="en-US"/>
          <w14:ligatures w14:val="standardContextual"/>
        </w:rPr>
        <w:t>LLM</w:t>
      </w:r>
      <w:r w:rsidR="00F53116">
        <w:rPr>
          <w:rFonts w:ascii="Times New Roman" w:eastAsia="Calibri" w:hAnsi="Times New Roman" w:cs="Times New Roman"/>
          <w:bCs/>
          <w:kern w:val="2"/>
          <w:sz w:val="28"/>
          <w:szCs w:val="28"/>
          <w:lang w:val="ru-RU"/>
          <w14:ligatures w14:val="standardContextual"/>
        </w:rPr>
        <w:t xml:space="preserve"> 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в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915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916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917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918" w:author="Никита Гринь" w:date="2026-07-31T10:55:00Z" w16du:dateUtc="2026-07-31T07:55:00Z">
            <w:rPr/>
          </w:rPrChange>
        </w:rPr>
        <w:instrText>.</w:instrText>
      </w:r>
      <w:r w:rsidR="00317F00">
        <w:instrText>ehgi</w:instrText>
      </w:r>
      <w:r w:rsidR="00317F00" w:rsidRPr="003339CA">
        <w:rPr>
          <w:lang w:val="ru-RU"/>
          <w:rPrChange w:id="919" w:author="Никита Гринь" w:date="2026-07-31T10:55:00Z" w16du:dateUtc="2026-07-31T07:55:00Z">
            <w:rPr/>
          </w:rPrChange>
        </w:rPr>
        <w:instrText>35</w:instrText>
      </w:r>
      <w:r w:rsidR="00317F00">
        <w:instrText>r</w:instrText>
      </w:r>
      <w:r w:rsidR="00317F00" w:rsidRPr="003339CA">
        <w:rPr>
          <w:lang w:val="ru-RU"/>
          <w:rPrChange w:id="920" w:author="Никита Гринь" w:date="2026-07-31T10:55:00Z" w16du:dateUtc="2026-07-31T07:55:00Z">
            <w:rPr/>
          </w:rPrChange>
        </w:rPr>
        <w:instrText>57</w:instrText>
      </w:r>
      <w:r w:rsidR="00317F00">
        <w:instrText>m</w:instrText>
      </w:r>
      <w:r w:rsidR="00317F00" w:rsidRPr="003339CA">
        <w:rPr>
          <w:lang w:val="ru-RU"/>
          <w:rPrChange w:id="921" w:author="Никита Гринь" w:date="2026-07-31T10:55:00Z" w16du:dateUtc="2026-07-31T07:55:00Z">
            <w:rPr/>
          </w:rPrChange>
        </w:rPr>
        <w:instrText>19"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II</w:t>
      </w:r>
      <w:r w:rsidR="00317F00" w:rsidRPr="003C42DA">
        <w:rPr>
          <w:rFonts w:ascii="Arial" w:eastAsia="Arial" w:hAnsi="Arial" w:cs="Arial"/>
          <w:color w:val="156082"/>
          <w:lang w:val="ru-RU"/>
        </w:rPr>
        <w:t>.3.5.3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вводит перефразировки этих реплик и проверяет, что </w:t>
      </w:r>
      <w:r w:rsidR="00317F00">
        <w:rPr>
          <w:rFonts w:ascii="Arial" w:eastAsia="Arial" w:hAnsi="Arial" w:cs="Arial"/>
          <w:color w:val="000000"/>
        </w:rPr>
        <w:t>QU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возвращает ожидаемый документ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922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923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924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925" w:author="Никита Гринь" w:date="2026-07-31T10:55:00Z" w16du:dateUtc="2026-07-31T07:55:00Z">
            <w:rPr/>
          </w:rPrChange>
        </w:rPr>
        <w:instrText>.1</w:instrText>
      </w:r>
      <w:r w:rsidR="00317F00">
        <w:instrText>fkeonkkdgu</w:instrText>
      </w:r>
      <w:r w:rsidR="00317F00" w:rsidRPr="003339CA">
        <w:rPr>
          <w:lang w:val="ru-RU"/>
          <w:rPrChange w:id="926" w:author="Никита Гринь" w:date="2026-07-31T10:55:00Z" w16du:dateUtc="2026-07-31T07:55:00Z">
            <w:rPr/>
          </w:rPrChange>
        </w:rPr>
        <w:instrText>5"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b/>
          <w:bCs/>
          <w:color w:val="156082"/>
        </w:rPr>
        <w:t>KB</w:t>
      </w:r>
      <w:r w:rsidR="00317F00">
        <w:fldChar w:fldCharType="end"/>
      </w:r>
      <w:sdt>
        <w:sdtPr>
          <w:tag w:val="goog_rdk_127"/>
          <w:id w:val="719184700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 % ≥ порога —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до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публикации сценария в </w:t>
      </w:r>
      <w:r w:rsidR="00317F00">
        <w:rPr>
          <w:rFonts w:ascii="Arial" w:eastAsia="Arial" w:hAnsi="Arial" w:cs="Arial"/>
          <w:color w:val="000000"/>
        </w:rPr>
        <w:t>production</w:t>
      </w:r>
      <w:r w:rsidR="00317F00"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1121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Контент-менеджеры СУЗ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не редактируют эталоны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: обновление статей в СУЗ запускает переиндексацию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может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автоматически</w:t>
      </w:r>
      <w:sdt>
        <w:sdtPr>
          <w:tag w:val="goog_rdk_128"/>
          <w:id w:val="-169918774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обогатить примеры вопросов (</w:t>
          </w:r>
          <w:r>
            <w:rPr>
              <w:rFonts w:ascii="Arial Unicode MS" w:eastAsia="Arial Unicode MS" w:hAnsi="Arial Unicode MS" w:cs="Arial Unicode MS"/>
              <w:color w:val="000000"/>
            </w:rPr>
            <w:t>FR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UND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-03, </w:t>
          </w:r>
          <w:r>
            <w:rPr>
              <w:rFonts w:ascii="Arial Unicode MS" w:eastAsia="Arial Unicode MS" w:hAnsi="Arial Unicode MS" w:cs="Arial Unicode MS"/>
              <w:color w:val="000000"/>
            </w:rPr>
            <w:t>FR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UND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-10), но привязка «вопрос → интент» оста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тся за Администратором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63D875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927" w:name="bookmark=id.wuscu3m9hwe8" w:colFirst="0" w:colLast="0"/>
      <w:bookmarkEnd w:id="92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 Интерфейс для работы суфлера — канал телефония (§2.2.2.2, §4.3.1)</w:t>
      </w:r>
    </w:p>
    <w:p w14:paraId="217E7F9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§4.3.1, §4.6.2]: интерфейс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ра телефония — подсказки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оператору</w:t>
      </w:r>
    </w:p>
    <w:p w14:paraId="0CF1429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Архитектура окна: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телефонии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отдельное </w:t>
      </w:r>
      <w:r>
        <w:fldChar w:fldCharType="begin"/>
      </w:r>
      <w:r>
        <w:instrText>HYPERLINK</w:instrText>
      </w:r>
      <w:r w:rsidRPr="003339CA">
        <w:rPr>
          <w:lang w:val="ru-RU"/>
          <w:rPrChange w:id="92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2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3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31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932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standalone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вкладка оболочки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«Ассистент»/«Документы». См. </w:t>
      </w:r>
      <w:r>
        <w:fldChar w:fldCharType="begin"/>
      </w:r>
      <w:r>
        <w:instrText>HYPERLINK</w:instrText>
      </w:r>
      <w:r w:rsidRPr="003339CA">
        <w:rPr>
          <w:lang w:val="ru-RU"/>
          <w:rPrChange w:id="93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3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3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36" w:author="Никита Гринь" w:date="2026-07-31T10:55:00Z" w16du:dateUtc="2026-07-31T07:55:00Z">
            <w:rPr/>
          </w:rPrChange>
        </w:rPr>
        <w:instrText>.</w:instrText>
      </w:r>
      <w:r>
        <w:instrText>cmfx</w:instrText>
      </w:r>
      <w:r w:rsidRPr="003339CA">
        <w:rPr>
          <w:lang w:val="ru-RU"/>
          <w:rPrChange w:id="937" w:author="Никита Гринь" w:date="2026-07-31T10:55:00Z" w16du:dateUtc="2026-07-31T07:55:00Z">
            <w:rPr/>
          </w:rPrChange>
        </w:rPr>
        <w:instrText>7</w:instrText>
      </w:r>
      <w:r>
        <w:instrText>mestbcz</w:instrText>
      </w:r>
      <w:r w:rsidRPr="003339CA">
        <w:rPr>
          <w:lang w:val="ru-RU"/>
          <w:rPrChange w:id="938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.2.3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макеты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 w:rsidRPr="003C42DA">
        <w:rPr>
          <w:rFonts w:ascii="Arial" w:eastAsia="Arial" w:hAnsi="Arial" w:cs="Arial"/>
          <w:color w:val="000000"/>
          <w:lang w:val="ru-RU"/>
        </w:rPr>
        <w:t xml:space="preserve"> (лаунчер), </w:t>
      </w:r>
      <w:r>
        <w:rPr>
          <w:rFonts w:ascii="Arial" w:eastAsia="Arial" w:hAnsi="Arial" w:cs="Arial"/>
          <w:b/>
          <w:bCs/>
          <w:color w:val="000000"/>
        </w:rPr>
        <w:t>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</w:t>
      </w:r>
      <w:r>
        <w:rPr>
          <w:rFonts w:ascii="Arial" w:eastAsia="Arial" w:hAnsi="Arial" w:cs="Arial"/>
          <w:b/>
          <w:bCs/>
          <w:color w:val="000000"/>
        </w:rPr>
        <w:t>b</w:t>
      </w:r>
      <w:r w:rsidRPr="003C42DA">
        <w:rPr>
          <w:rFonts w:ascii="Arial" w:eastAsia="Arial" w:hAnsi="Arial" w:cs="Arial"/>
          <w:color w:val="000000"/>
          <w:lang w:val="ru-RU"/>
        </w:rPr>
        <w:t xml:space="preserve"> (окно из лаунчера),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93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4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4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42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43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44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945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46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47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48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49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50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E94249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>Интерфейс суфл</w:t>
      </w:r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129"/>
          <w:id w:val="72231305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ра на канале телефония — </w:t>
          </w:r>
          <w:r>
            <w:rPr>
              <w:rFonts w:ascii="Arial Unicode MS" w:eastAsia="Arial Unicode MS" w:hAnsi="Arial Unicode MS" w:cs="Arial Unicode MS"/>
              <w:color w:val="000000"/>
            </w:rPr>
            <w:t>standalone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-панель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(не вкладка с ассистентом), показывающая пары «реплика клиента → подсказка» на базе </w:t>
          </w:r>
          <w:r>
            <w:rPr>
              <w:rFonts w:ascii="Arial Unicode MS" w:eastAsia="Arial Unicode MS" w:hAnsi="Arial Unicode MS" w:cs="Arial Unicode MS"/>
              <w:color w:val="000000"/>
            </w:rPr>
            <w:t>RAG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 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промпта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344CCC96" w14:textId="77777777" w:rsidR="009D43E8" w:rsidRPr="003C42DA" w:rsidRDefault="000000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30"/>
          <w:id w:val="-1759540951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Подсказки на каждую реплику клиента (≤2 карточки, ≤500 символов)</w:t>
          </w:r>
        </w:sdtContent>
      </w:sdt>
    </w:p>
    <w:p w14:paraId="01516984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Permalink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 и доп. материалы только оператору</w:t>
      </w:r>
    </w:p>
    <w:p w14:paraId="2B49AA52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Обязательную обратную связь §4.3.1.9 и режим «Консультация / Услуга»</w:t>
      </w:r>
    </w:p>
    <w:p w14:paraId="4417DC90" w14:textId="77777777" w:rsidR="009D43E8" w:rsidRPr="003C42DA" w:rsidRDefault="00317F00">
      <w:pPr>
        <w:numPr>
          <w:ilvl w:val="0"/>
          <w:numId w:val="1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Редактор сценариев и конфигурацию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951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52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53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54" w:author="Никита Гринь" w:date="2026-07-31T10:55:00Z" w16du:dateUtc="2026-07-31T07:55:00Z">
            <w:rPr/>
          </w:rPrChange>
        </w:rPr>
        <w:instrText>.</w:instrText>
      </w:r>
      <w:r>
        <w:instrText>m</w:instrText>
      </w:r>
      <w:r w:rsidRPr="003339CA">
        <w:rPr>
          <w:lang w:val="ru-RU"/>
          <w:rPrChange w:id="955" w:author="Никита Гринь" w:date="2026-07-31T10:55:00Z" w16du:dateUtc="2026-07-31T07:55:00Z">
            <w:rPr/>
          </w:rPrChange>
        </w:rPr>
        <w:instrText>14</w:instrText>
      </w:r>
      <w:r>
        <w:instrText>mqdqb</w:instrText>
      </w:r>
      <w:r w:rsidRPr="003339CA">
        <w:rPr>
          <w:lang w:val="ru-RU"/>
          <w:rPrChange w:id="956" w:author="Никита Гринь" w:date="2026-07-31T10:55:00Z" w16du:dateUtc="2026-07-31T07:55:00Z">
            <w:rPr/>
          </w:rPrChange>
        </w:rPr>
        <w:instrText>7</w:instrText>
      </w:r>
      <w:r>
        <w:instrText>uu</w:instrText>
      </w:r>
      <w:r w:rsidRPr="003339CA">
        <w:rPr>
          <w:lang w:val="ru-RU"/>
          <w:rPrChange w:id="957" w:author="Никита Гринь" w:date="2026-07-31T10:55:00Z" w16du:dateUtc="2026-07-31T07:55:00Z">
            <w:rPr/>
          </w:rPrChange>
        </w:rPr>
        <w:instrText>6"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62755E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телефонии отвечает клиенту быстрее и точнее, опираясь на актуальную базу СУЗ без ручного поиска.</w:t>
      </w:r>
    </w:p>
    <w:p w14:paraId="4BAFE4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Архитектура базы знаний (§4.1.5, комм. [28]):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формируются из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собственной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339CA">
        <w:rPr>
          <w:lang w:val="ru-RU"/>
          <w:rPrChange w:id="958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59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60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61" w:author="Никита Гринь" w:date="2026-07-31T10:55:00Z" w16du:dateUtc="2026-07-31T07:55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962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отдельного векторного хранилища в контуре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, наполняемого контентом СУЗ через </w:t>
      </w:r>
      <w:r>
        <w:rPr>
          <w:rFonts w:ascii="Arial" w:eastAsia="Arial" w:hAnsi="Arial" w:cs="Arial"/>
          <w:color w:val="000000"/>
        </w:rPr>
        <w:t>ETL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webhook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96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6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6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66" w:author="Никита Гринь" w:date="2026-07-31T10:55:00Z" w16du:dateUtc="2026-07-31T07:55:00Z">
            <w:rPr/>
          </w:rPrChange>
        </w:rPr>
        <w:instrText>.6</w:instrText>
      </w:r>
      <w:r>
        <w:instrText>hrwvs</w:instrText>
      </w:r>
      <w:r w:rsidRPr="003339CA">
        <w:rPr>
          <w:lang w:val="ru-RU"/>
          <w:rPrChange w:id="967" w:author="Никита Гринь" w:date="2026-07-31T10:55:00Z" w16du:dateUtc="2026-07-31T07:55:00Z">
            <w:rPr/>
          </w:rPrChange>
        </w:rPr>
        <w:instrText>4</w:instrText>
      </w:r>
      <w:r>
        <w:instrText>g</w:instrText>
      </w:r>
      <w:r w:rsidRPr="003339CA">
        <w:rPr>
          <w:lang w:val="ru-RU"/>
          <w:rPrChange w:id="968" w:author="Никита Гринь" w:date="2026-07-31T10:55:00Z" w16du:dateUtc="2026-07-31T07:55:00Z">
            <w:rPr/>
          </w:rPrChange>
        </w:rPr>
        <w:instrText>5</w:instrText>
      </w:r>
      <w:r>
        <w:instrText>dom</w:instrText>
      </w:r>
      <w:r w:rsidRPr="003339CA">
        <w:rPr>
          <w:lang w:val="ru-RU"/>
          <w:rPrChange w:id="969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). В </w:t>
      </w:r>
      <w:r>
        <w:rPr>
          <w:rFonts w:ascii="Arial" w:eastAsia="Arial" w:hAnsi="Arial" w:cs="Arial"/>
          <w:color w:val="000000"/>
        </w:rPr>
        <w:t>runtime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обращается к </w:t>
      </w:r>
      <w:r>
        <w:rPr>
          <w:rFonts w:ascii="Arial" w:eastAsia="Arial" w:hAnsi="Arial" w:cs="Arial"/>
          <w:color w:val="000000"/>
        </w:rPr>
        <w:t>CMS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СУЗ; детали — </w:t>
      </w:r>
      <w:r>
        <w:fldChar w:fldCharType="begin"/>
      </w:r>
      <w:r>
        <w:instrText>HYPERLINK</w:instrText>
      </w:r>
      <w:r w:rsidRPr="003339CA">
        <w:rPr>
          <w:lang w:val="ru-RU"/>
          <w:rPrChange w:id="970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71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72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73" w:author="Никита Гринь" w:date="2026-07-31T10:55:00Z" w16du:dateUtc="2026-07-31T07:55:00Z">
            <w:rPr/>
          </w:rPrChange>
        </w:rPr>
        <w:instrText>.</w:instrText>
      </w:r>
      <w:r>
        <w:instrText>qhmo</w:instrText>
      </w:r>
      <w:r w:rsidRPr="003339CA">
        <w:rPr>
          <w:lang w:val="ru-RU"/>
          <w:rPrChange w:id="974" w:author="Никита Гринь" w:date="2026-07-31T10:55:00Z" w16du:dateUtc="2026-07-31T07:55:00Z">
            <w:rPr/>
          </w:rPrChange>
        </w:rPr>
        <w:instrText>8</w:instrText>
      </w:r>
      <w:r>
        <w:instrText>lqsypjt</w:instrText>
      </w:r>
      <w:r w:rsidRPr="003339CA">
        <w:rPr>
          <w:lang w:val="ru-RU"/>
          <w:rPrChange w:id="975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CC</w:t>
      </w:r>
      <w:r w:rsidRPr="003C42DA">
        <w:rPr>
          <w:rFonts w:ascii="Arial" w:eastAsia="Arial" w:hAnsi="Arial" w:cs="Arial"/>
          <w:color w:val="156082"/>
          <w:lang w:val="ru-RU"/>
        </w:rPr>
        <w:t>-05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97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7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7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79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980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981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-17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5E5855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982" w:name="bookmark=id.gah2lrmd3j0g" w:colFirst="0" w:colLast="0"/>
      <w:bookmarkEnd w:id="98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.3.1. Роли</w:t>
      </w:r>
    </w:p>
    <w:p w14:paraId="413A0E9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п.2–7]: роли КЦ для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телефонии</w:t>
      </w:r>
    </w:p>
    <w:p w14:paraId="6B4D729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Подмножество ролей §2.4; матрица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98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8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8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86" w:author="Никита Гринь" w:date="2026-07-31T10:55:00Z" w16du:dateUtc="2026-07-31T07:55:00Z">
            <w:rPr/>
          </w:rPrChange>
        </w:rPr>
        <w:instrText>.5</w:instrText>
      </w:r>
      <w:r>
        <w:instrText>aua</w:instrText>
      </w:r>
      <w:r w:rsidRPr="003339CA">
        <w:rPr>
          <w:lang w:val="ru-RU"/>
          <w:rPrChange w:id="987" w:author="Никита Гринь" w:date="2026-07-31T10:55:00Z" w16du:dateUtc="2026-07-31T07:55:00Z">
            <w:rPr/>
          </w:rPrChange>
        </w:rPr>
        <w:instrText>2</w:instrText>
      </w:r>
      <w:r>
        <w:instrText>jouqqnk</w:instrText>
      </w:r>
      <w:r w:rsidRPr="003339CA">
        <w:rPr>
          <w:lang w:val="ru-RU"/>
          <w:rPrChange w:id="988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532FC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Роли — подмножество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§2.4]</w:t>
      </w:r>
      <w:r w:rsidRPr="003C42DA">
        <w:rPr>
          <w:rFonts w:ascii="Arial" w:eastAsia="Arial" w:hAnsi="Arial" w:cs="Arial"/>
          <w:color w:val="000000"/>
          <w:lang w:val="ru-RU"/>
        </w:rPr>
        <w:t xml:space="preserve">: п. 2–7 (администратор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администратор модуля Контакт-центра, оператор канала телефония Контакт-центра, оператор онлайн-чата Контакт-центра, внутренний пользователь Контакт-центра, аналитик Контакт-центра). Матрица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989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990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991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992" w:author="Никита Гринь" w:date="2026-07-31T10:55:00Z" w16du:dateUtc="2026-07-31T07:55:00Z">
            <w:rPr/>
          </w:rPrChange>
        </w:rPr>
        <w:instrText>.5</w:instrText>
      </w:r>
      <w:r>
        <w:instrText>aua</w:instrText>
      </w:r>
      <w:r w:rsidRPr="003339CA">
        <w:rPr>
          <w:lang w:val="ru-RU"/>
          <w:rPrChange w:id="993" w:author="Никита Гринь" w:date="2026-07-31T10:55:00Z" w16du:dateUtc="2026-07-31T07:55:00Z">
            <w:rPr/>
          </w:rPrChange>
        </w:rPr>
        <w:instrText>2</w:instrText>
      </w:r>
      <w:r>
        <w:instrText>jouqqnk</w:instrText>
      </w:r>
      <w:r w:rsidRPr="003339CA">
        <w:rPr>
          <w:lang w:val="ru-RU"/>
          <w:rPrChange w:id="994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FFE5014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995" w:name="bookmark=id.6zmko4ya7e4j" w:colFirst="0" w:colLast="0"/>
      <w:bookmarkEnd w:id="995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.3.2. </w:t>
      </w:r>
      <w:r w:rsidRPr="003C42DA">
        <w:rPr>
          <w:rFonts w:ascii="Arial" w:eastAsia="Arial" w:hAnsi="Arial" w:cs="Arial"/>
          <w:lang w:val="ru-RU"/>
        </w:rPr>
        <w:t>Интерфейсы и макеты</w:t>
      </w:r>
    </w:p>
    <w:sdt>
      <w:sdtPr>
        <w:tag w:val="goog_rdk_131"/>
        <w:id w:val="1228749893"/>
      </w:sdtPr>
      <w:sdtContent>
        <w:p w14:paraId="4C9EA453" w14:textId="57475A0B" w:rsidR="00D67C03" w:rsidRDefault="00D67C03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ins w:id="998" w:author="Никита Гринь" w:date="2026-08-02T00:42:00Z" w16du:dateUtc="2026-08-01T21:42:00Z"/>
              <w:lang w:val="ru-RU"/>
            </w:rPr>
          </w:pPr>
          <w:ins w:id="999" w:author="Никита Гринь" w:date="2026-08-02T00:42:00Z" w16du:dateUtc="2026-08-01T21:42:00Z">
            <w:r w:rsidRPr="00D67C03">
              <w:rPr>
                <w:noProof/>
              </w:rPr>
              <w:drawing>
                <wp:inline distT="0" distB="0" distL="0" distR="0" wp14:anchorId="67563056" wp14:editId="7EDCE67C">
                  <wp:extent cx="7025301" cy="4992018"/>
                  <wp:effectExtent l="0" t="0" r="4445" b="0"/>
                  <wp:docPr id="2390458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045843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25301" cy="4992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ins>
        </w:p>
        <w:p w14:paraId="276F42A9" w14:textId="77777777" w:rsidR="00D67C03" w:rsidRDefault="00D67C03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ins w:id="1000" w:author="Никита Гринь" w:date="2026-08-02T00:42:00Z" w16du:dateUtc="2026-08-01T21:42:00Z"/>
              <w:rFonts w:asciiTheme="minorHAnsi" w:eastAsia="Arial Unicode MS" w:hAnsiTheme="minorHAnsi" w:cs="Arial Unicode MS"/>
              <w:b/>
              <w:bCs/>
              <w:color w:val="000000"/>
              <w:lang w:val="ru-RU"/>
            </w:rPr>
          </w:pPr>
        </w:p>
        <w:p w14:paraId="2CE44A44" w14:textId="208ED4A5" w:rsidR="005C0EFD" w:rsidRDefault="005C0EFD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ins w:id="1001" w:author="Никита Гринь" w:date="2026-08-02T00:49:00Z" w16du:dateUtc="2026-08-01T21:49:00Z"/>
              <w:rFonts w:asciiTheme="minorHAnsi" w:eastAsia="Arial Unicode MS" w:hAnsiTheme="minorHAnsi" w:cs="Arial Unicode MS"/>
              <w:b/>
              <w:bCs/>
              <w:color w:val="000000"/>
              <w:lang w:val="ru-RU"/>
            </w:rPr>
          </w:pPr>
          <w:ins w:id="1002" w:author="Никита Гринь" w:date="2026-08-02T00:49:00Z" w16du:dateUtc="2026-08-01T21:49:00Z">
            <w:r w:rsidRPr="005C0EFD">
              <w:rPr>
                <w:rFonts w:asciiTheme="minorHAnsi" w:eastAsia="Arial Unicode MS" w:hAnsiTheme="minorHAnsi" w:cs="Arial Unicode MS"/>
                <w:b/>
                <w:bCs/>
                <w:noProof/>
                <w:color w:val="000000"/>
                <w:lang w:val="ru-RU"/>
              </w:rPr>
              <w:lastRenderedPageBreak/>
              <w:drawing>
                <wp:inline distT="0" distB="0" distL="0" distR="0" wp14:anchorId="22808487" wp14:editId="25A4CE14">
                  <wp:extent cx="6945673" cy="4942114"/>
                  <wp:effectExtent l="0" t="0" r="7620" b="0"/>
                  <wp:docPr id="18407418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7418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62642" cy="4954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ins>
        </w:p>
        <w:p w14:paraId="1DEA4928" w14:textId="0EC8401E" w:rsidR="005C3392" w:rsidRPr="005C3392" w:rsidRDefault="00317F00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</w:pPr>
          <w:del w:id="1003" w:author="Никита Гринь" w:date="2026-08-02T00:49:00Z" w16du:dateUtc="2026-08-01T21:49:00Z">
            <w:r w:rsidRPr="003C42DA" w:rsidDel="005C0EFD">
              <w:rPr>
                <w:rFonts w:ascii="Arial Unicode MS" w:eastAsia="Arial Unicode MS" w:hAnsi="Arial Unicode MS" w:cs="Arial Unicode MS"/>
                <w:b/>
                <w:bCs/>
                <w:color w:val="000000"/>
                <w:lang w:val="ru-RU"/>
              </w:rPr>
              <w:delText xml:space="preserve">[Прил.1 §4.6.2]: лаконичный </w:delText>
            </w:r>
            <w:r w:rsidDel="005C0EFD">
              <w:rPr>
                <w:rFonts w:ascii="Arial Unicode MS" w:eastAsia="Arial Unicode MS" w:hAnsi="Arial Unicode MS" w:cs="Arial Unicode MS"/>
                <w:b/>
                <w:bCs/>
                <w:color w:val="000000"/>
              </w:rPr>
              <w:delText>UI</w:delText>
            </w:r>
            <w:r w:rsidRPr="003C42DA" w:rsidDel="005C0EFD">
              <w:rPr>
                <w:rFonts w:ascii="Arial Unicode MS" w:eastAsia="Arial Unicode MS" w:hAnsi="Arial Unicode MS" w:cs="Arial Unicode MS"/>
                <w:b/>
                <w:bCs/>
                <w:color w:val="000000"/>
                <w:lang w:val="ru-RU"/>
              </w:rPr>
              <w:delText xml:space="preserve"> — лента пар «реплика → подсказка»</w:delText>
            </w:r>
          </w:del>
        </w:p>
      </w:sdtContent>
    </w:sdt>
    <w:p w14:paraId="031F73E2" w14:textId="77777777" w:rsidR="005C0EFD" w:rsidRPr="005C3392" w:rsidRDefault="005C0EFD" w:rsidP="005C0EFD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004" w:author="Никита Гринь" w:date="2026-08-02T00:49:00Z" w16du:dateUtc="2026-08-01T21:49:00Z"/>
          <w:rFonts w:ascii="Arial Unicode MS" w:eastAsia="Arial Unicode MS" w:hAnsi="Arial Unicode MS" w:cs="Arial Unicode MS"/>
          <w:b/>
          <w:bCs/>
          <w:color w:val="000000"/>
          <w:lang w:val="ru-RU"/>
        </w:rPr>
      </w:pPr>
      <w:ins w:id="1005" w:author="Никита Гринь" w:date="2026-08-02T00:49:00Z" w16du:dateUtc="2026-08-01T21:49:00Z">
        <w:r w:rsidRPr="003C42DA">
          <w:rPr>
            <w:rFonts w:ascii="Arial Unicode MS" w:eastAsia="Arial Unicode MS" w:hAnsi="Arial Unicode MS" w:cs="Arial Unicode MS"/>
            <w:b/>
            <w:bCs/>
            <w:color w:val="000000"/>
            <w:lang w:val="ru-RU"/>
          </w:rPr>
          <w:t xml:space="preserve">[Прил.1 §4.6.2]: лаконичный </w:t>
        </w:r>
        <w:r>
          <w:rPr>
            <w:rFonts w:ascii="Arial Unicode MS" w:eastAsia="Arial Unicode MS" w:hAnsi="Arial Unicode MS" w:cs="Arial Unicode MS"/>
            <w:b/>
            <w:bCs/>
            <w:color w:val="000000"/>
          </w:rPr>
          <w:t>UI</w:t>
        </w:r>
        <w:r w:rsidRPr="003C42DA">
          <w:rPr>
            <w:rFonts w:ascii="Arial Unicode MS" w:eastAsia="Arial Unicode MS" w:hAnsi="Arial Unicode MS" w:cs="Arial Unicode MS"/>
            <w:b/>
            <w:bCs/>
            <w:color w:val="000000"/>
            <w:lang w:val="ru-RU"/>
          </w:rPr>
          <w:t xml:space="preserve"> — лента пар «реплика → подсказка»</w:t>
        </w:r>
      </w:ins>
    </w:p>
    <w:p w14:paraId="58DA9035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>Размеры окна суфлёра (телефония):</w:t>
      </w:r>
    </w:p>
    <w:p w14:paraId="53DB21C3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по умолчанию ≈ 800×555 px (ширина × высота);</w:t>
      </w:r>
    </w:p>
    <w:p w14:paraId="18AB0DE2" w14:textId="77777777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пользователь может изменять размер окна (ресайз за край/угол);</w:t>
      </w:r>
    </w:p>
    <w:p w14:paraId="75405AFC" w14:textId="1318229B" w:rsidR="005C3392" w:rsidRPr="005C3392" w:rsidRDefault="005C3392" w:rsidP="005C339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5C3392">
        <w:rPr>
          <w:rFonts w:ascii="Arial" w:eastAsia="Arial" w:hAnsi="Arial" w:cs="Arial"/>
          <w:color w:val="000000"/>
          <w:lang w:val="ru-RU"/>
        </w:rPr>
        <w:t xml:space="preserve">  — допустимый диапазон: ширина 420–920 px, высота от 280 px (верхняя граница— по высоте экрана / рабочей области).</w:t>
      </w:r>
    </w:p>
    <w:p w14:paraId="1C24073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Структура окна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ра, слайды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-1/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-2,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sufer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phone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2D34C901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Структура окна (лаконичный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-13):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вертикальная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хронологическая лента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диалога: реплики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клиента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) + блок подсказок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к соответствующей реплике клиента — без дублирующих блоков «контекст» и отдельного полного транскрипта; каждая </w:t>
      </w: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пара визуально связана (общая рамка / маркер), чтобы оператор сразу видел,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 какой реплике относится ответ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(§4.6.2.2.2).</w:t>
      </w:r>
    </w:p>
    <w:p w14:paraId="5D0FFBE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одну реплику клиента:3–5</w:t>
      </w:r>
      <w:sdt>
        <w:sdtPr>
          <w:tag w:val="goog_rdk_132"/>
          <w:id w:val="-172422084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подсказок (настраиваемое количество, по умолчанию 3); основной текст ≤ 500 символов (§3.4);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% релевантности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каждой карточке; ссылка СУЗ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название статьи</w:t>
      </w:r>
      <w:r w:rsidRPr="003C42DA">
        <w:rPr>
          <w:rFonts w:ascii="Arial" w:eastAsia="Arial" w:hAnsi="Arial" w:cs="Arial"/>
          <w:color w:val="000000"/>
          <w:lang w:val="ru-RU"/>
        </w:rPr>
        <w:t xml:space="preserve"> (кликабельно), открытие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новой вкладке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браузера (§4.3.1.8).</w:t>
      </w:r>
    </w:p>
    <w:p w14:paraId="493FFD9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Обратная связь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§4.3.1.9: три кнопки «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Воспользовался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воспользовался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Неполный ответ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под каждой подсказкой</w:t>
      </w:r>
      <w:r w:rsidRPr="003C42DA">
        <w:rPr>
          <w:rFonts w:ascii="Arial" w:eastAsia="Arial" w:hAnsi="Arial" w:cs="Arial"/>
          <w:color w:val="000000"/>
          <w:lang w:val="ru-RU"/>
        </w:rPr>
        <w:t xml:space="preserve">; без кнопок «Отправить / Редактировать» (телефония — оператор отвечает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голосом</w:t>
      </w:r>
      <w:r w:rsidRPr="003C42DA">
        <w:rPr>
          <w:rFonts w:ascii="Arial" w:eastAsia="Arial" w:hAnsi="Arial" w:cs="Arial"/>
          <w:color w:val="000000"/>
          <w:lang w:val="ru-RU"/>
        </w:rPr>
        <w:t>, §4.3.1).</w:t>
      </w:r>
    </w:p>
    <w:p w14:paraId="36F0BC43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Карточки подсказок (§4.6.2.2, макеты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-2):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компактное отображение по умолчанию (предпросмотр 2 строки); при наведении курсора или фокусе клавиатуры карточка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>) с полным текстом, ссылкой СУЗ и кнопками обратной связи — без перехода на другой экран и без всплывающего окна вне панели.</w:t>
      </w:r>
    </w:p>
    <w:p w14:paraId="4C731C79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Режим «Консультация / Услуга» — в шапке панели; свернуть/развернуть окно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— §4.6.2.3.1.</w:t>
      </w:r>
    </w:p>
    <w:p w14:paraId="77182864" w14:textId="77777777" w:rsidR="009D43E8" w:rsidRPr="003C42DA" w:rsidRDefault="00317F00">
      <w:pPr>
        <w:numPr>
          <w:ilvl w:val="0"/>
          <w:numId w:val="1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Подсказки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каждую реплику клиента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-11), не одна в начале диалога.</w:t>
      </w:r>
    </w:p>
    <w:p w14:paraId="2D9E6E72" w14:textId="77777777" w:rsidR="009D43E8" w:rsidRPr="009962A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3D3F2BFF" w14:textId="77777777" w:rsidR="00E21207" w:rsidRPr="009962A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3957FDD6" w14:textId="77777777" w:rsidR="00E21207" w:rsidRPr="009962A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>
        <w:rPr>
          <w:rFonts w:ascii="Arial" w:eastAsia="Arial" w:hAnsi="Arial" w:cs="Arial"/>
          <w:b/>
          <w:bCs/>
          <w:lang w:val="ru-RU"/>
        </w:rPr>
        <w:t>Условия подсказок</w:t>
      </w:r>
      <w:r w:rsidRPr="009962AA">
        <w:rPr>
          <w:rFonts w:ascii="Arial" w:eastAsia="Arial" w:hAnsi="Arial" w:cs="Arial"/>
          <w:b/>
          <w:bCs/>
          <w:lang w:val="ru-RU"/>
        </w:rPr>
        <w:t>:</w:t>
      </w:r>
    </w:p>
    <w:p w14:paraId="63777256" w14:textId="77777777" w:rsidR="00E21207" w:rsidRPr="009962A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</w:p>
    <w:p w14:paraId="13D93A16" w14:textId="77777777" w:rsidR="00E21207" w:rsidRPr="00E21207" w:rsidRDefault="00E21207" w:rsidP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E21207">
        <w:rPr>
          <w:rFonts w:ascii="Arial" w:eastAsia="Arial" w:hAnsi="Arial" w:cs="Arial"/>
          <w:b/>
          <w:bCs/>
          <w:lang w:val="ru-RU"/>
        </w:rPr>
        <w:t xml:space="preserve">1) </w:t>
      </w:r>
      <w:r w:rsidRPr="00E21207">
        <w:rPr>
          <w:rFonts w:ascii="Arial" w:eastAsia="Arial" w:hAnsi="Arial" w:cs="Arial"/>
          <w:lang w:val="ru-RU"/>
        </w:rPr>
        <w:t>на односложные реплики клиента («да», «нет», «не знаю», «хорошо» и т.п.) подсказки не формируются — только на содержательные запросы;</w:t>
      </w:r>
    </w:p>
    <w:p w14:paraId="0F961960" w14:textId="77777777" w:rsidR="00E21207" w:rsidRPr="00E21207" w:rsidRDefault="00E21207" w:rsidP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21207">
        <w:rPr>
          <w:rFonts w:ascii="Arial" w:eastAsia="Arial" w:hAnsi="Arial" w:cs="Arial"/>
          <w:b/>
          <w:bCs/>
          <w:lang w:val="ru-RU"/>
        </w:rPr>
        <w:t xml:space="preserve">2) </w:t>
      </w:r>
      <w:r w:rsidRPr="00E21207">
        <w:rPr>
          <w:rFonts w:ascii="Arial" w:eastAsia="Arial" w:hAnsi="Arial" w:cs="Arial"/>
          <w:lang w:val="ru-RU"/>
        </w:rPr>
        <w:t>кнопки полезности выводятся только под цельными ответами с опорой на статьи СУЗ;</w:t>
      </w:r>
    </w:p>
    <w:p w14:paraId="74D28DBE" w14:textId="4EB12A41" w:rsidR="00E21207" w:rsidRPr="00E21207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E21207" w:rsidRPr="00E21207">
          <w:pgSz w:w="12240" w:h="15840"/>
          <w:pgMar w:top="1440" w:right="1440" w:bottom="1440" w:left="1440" w:header="360" w:footer="360" w:gutter="0"/>
          <w:cols w:space="720"/>
        </w:sectPr>
      </w:pPr>
      <w:r w:rsidRPr="00E21207">
        <w:rPr>
          <w:rFonts w:ascii="Arial" w:eastAsia="Arial" w:hAnsi="Arial" w:cs="Arial"/>
          <w:b/>
          <w:bCs/>
          <w:lang w:val="ru-RU"/>
        </w:rPr>
        <w:t xml:space="preserve">3) </w:t>
      </w:r>
      <w:r w:rsidRPr="00E21207">
        <w:rPr>
          <w:rFonts w:ascii="Arial" w:eastAsia="Arial" w:hAnsi="Arial" w:cs="Arial"/>
          <w:lang w:val="ru-RU"/>
        </w:rPr>
        <w:t>Обязательность отметки полезности: после формирования подсказки с опорой на статью СУЗ оператору отображается сообщение, что необходимо проставить отметку «Воспользовался / Не воспользовался / Неполный ответ». Без выбранной отметки оператор не может завершить консультацию / закрыть диалог и не может перейти к следующему действию, которое система считает завершением обслуживания (завершение диалога, перевод в статус «обработан» и т.п.). Пока отметка не проставлена, соответствующие кнопки завершения недоступны (заблокированы), на экране остаётся напоминание о необходимости оценки.</w:t>
      </w:r>
    </w:p>
    <w:p w14:paraId="4C94B75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3.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— канал телефония (общий вид)</w:t>
      </w: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2C6F1141" wp14:editId="3BF5A941">
            <wp:extent cx="7577682" cy="5715967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7682" cy="57159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49A40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5A6AF6C2" wp14:editId="548949A4">
            <wp:extent cx="8229600" cy="6184900"/>
            <wp:effectExtent l="0" t="0" r="0" b="0"/>
            <wp:docPr id="16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8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264ED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</w:rPr>
        <w:lastRenderedPageBreak/>
        <w:t>Пояснения к UI макетам:</w:t>
      </w:r>
    </w:p>
    <w:p w14:paraId="6CABBE69" w14:textId="77777777" w:rsidR="009D43E8" w:rsidRPr="003C42DA" w:rsidRDefault="00317F00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Реплики оператора (§4.6.2.2.1):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ленте окна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отображаются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реплики клиента и 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dual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leg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006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07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08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09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010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011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012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13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14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15" w:author="Никита Гринь" w:date="2026-07-31T10:55:00Z" w16du:dateUtc="2026-07-31T07:55:00Z">
            <w:rPr/>
          </w:rPrChange>
        </w:rPr>
        <w:instrText>.</w:instrText>
      </w:r>
      <w:r>
        <w:instrText>he</w:instrText>
      </w:r>
      <w:r w:rsidRPr="003339CA">
        <w:rPr>
          <w:lang w:val="ru-RU"/>
          <w:rPrChange w:id="1016" w:author="Никита Гринь" w:date="2026-07-31T10:55:00Z" w16du:dateUtc="2026-07-31T07:55:00Z">
            <w:rPr/>
          </w:rPrChange>
        </w:rPr>
        <w:instrText>17</w:instrText>
      </w:r>
      <w:r>
        <w:instrText>r</w:instrText>
      </w:r>
      <w:r w:rsidRPr="003339CA">
        <w:rPr>
          <w:lang w:val="ru-RU"/>
          <w:rPrChange w:id="1017" w:author="Никита Гринь" w:date="2026-07-31T10:55:00Z" w16du:dateUtc="2026-07-31T07:55:00Z">
            <w:rPr/>
          </w:rPrChange>
        </w:rPr>
        <w:instrText>0</w:instrText>
      </w:r>
      <w:r>
        <w:instrText>i</w:instrText>
      </w:r>
      <w:r w:rsidRPr="003339CA">
        <w:rPr>
          <w:lang w:val="ru-RU"/>
          <w:rPrChange w:id="1018" w:author="Никита Гринь" w:date="2026-07-31T10:55:00Z" w16du:dateUtc="2026-07-31T07:55:00Z">
            <w:rPr/>
          </w:rPrChange>
        </w:rPr>
        <w:instrText>8</w:instrText>
      </w:r>
      <w:r>
        <w:instrText>t</w:instrText>
      </w:r>
      <w:r w:rsidRPr="003339CA">
        <w:rPr>
          <w:lang w:val="ru-RU"/>
          <w:rPrChange w:id="1019" w:author="Никита Гринь" w:date="2026-07-31T10:55:00Z" w16du:dateUtc="2026-07-31T07:55:00Z">
            <w:rPr/>
          </w:rPrChange>
        </w:rPr>
        <w:instrText>6</w:instrText>
      </w:r>
      <w:r>
        <w:instrText>eh</w:instrText>
      </w:r>
      <w:r w:rsidRPr="003339CA">
        <w:rPr>
          <w:lang w:val="ru-RU"/>
          <w:rPrChange w:id="1020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ASR</w:t>
      </w:r>
      <w:r w:rsidRPr="003C42DA">
        <w:rPr>
          <w:rFonts w:ascii="Arial" w:eastAsia="Arial" w:hAnsi="Arial" w:cs="Arial"/>
          <w:color w:val="156082"/>
          <w:lang w:val="ru-RU"/>
        </w:rPr>
        <w:t>-12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в хронологическом порядке; реплики оператора визуально отделены (курсив, отдельный блок). На макете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-1 — блоки «Клиент · …» и «Оператор · …» внутри каждой пары диалога (</w:t>
      </w:r>
      <w:r>
        <w:fldChar w:fldCharType="begin"/>
      </w:r>
      <w:r>
        <w:instrText>HYPERLINK</w:instrText>
      </w:r>
      <w:r w:rsidRPr="003339CA">
        <w:rPr>
          <w:lang w:val="ru-RU"/>
          <w:rPrChange w:id="1021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22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23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24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025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026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6B2B541" w14:textId="703CDCC7" w:rsidR="00E21207" w:rsidRPr="00E21207" w:rsidRDefault="00317F00" w:rsidP="00E21207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Несколько подсказок на реплику: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одну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реплику клиента формируется </w:t>
      </w:r>
      <w:r w:rsidR="00E21207">
        <w:rPr>
          <w:rFonts w:ascii="Arial" w:eastAsia="Arial" w:hAnsi="Arial" w:cs="Arial"/>
          <w:color w:val="000000"/>
          <w:lang w:val="ru-RU"/>
        </w:rPr>
        <w:t>п</w:t>
      </w:r>
      <w:r w:rsidR="00E21207" w:rsidRPr="00E21207">
        <w:rPr>
          <w:rFonts w:ascii="Arial" w:eastAsia="Arial" w:hAnsi="Arial" w:cs="Arial"/>
          <w:color w:val="000000"/>
          <w:lang w:val="ru-RU"/>
        </w:rPr>
        <w:t>о умолчанию 1 карточка подсказки. В настройках администратора задаётся число карточек в диапазоне 1–5</w:t>
      </w:r>
    </w:p>
    <w:p w14:paraId="13B4B9BC" w14:textId="0590912A" w:rsidR="009D43E8" w:rsidRPr="00025E46" w:rsidRDefault="00317F00" w:rsidP="00E21207">
      <w:pPr>
        <w:pBdr>
          <w:top w:val="nil"/>
          <w:left w:val="nil"/>
          <w:bottom w:val="nil"/>
          <w:right w:val="nil"/>
          <w:between w:val="nil"/>
        </w:pBdr>
        <w:spacing w:before="36" w:after="36"/>
        <w:ind w:left="720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(параметр </w:t>
      </w:r>
      <w:r>
        <w:rPr>
          <w:rFonts w:ascii="Arial" w:eastAsia="Arial" w:hAnsi="Arial" w:cs="Arial"/>
          <w:color w:val="000000"/>
          <w:sz w:val="22"/>
          <w:szCs w:val="22"/>
        </w:rPr>
        <w:t>max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hints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по умолчанию </w:t>
      </w:r>
      <w:r w:rsidR="00E21207">
        <w:rPr>
          <w:rFonts w:ascii="Arial" w:eastAsia="Arial" w:hAnsi="Arial" w:cs="Arial"/>
          <w:color w:val="000000"/>
          <w:lang w:val="ru-RU"/>
        </w:rPr>
        <w:t>5</w:t>
      </w:r>
      <w:r w:rsidRPr="003C42DA">
        <w:rPr>
          <w:rFonts w:ascii="Arial" w:eastAsia="Arial" w:hAnsi="Arial" w:cs="Arial"/>
          <w:color w:val="000000"/>
          <w:lang w:val="ru-RU"/>
        </w:rPr>
        <w:t xml:space="preserve">),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вертикально</w:t>
      </w:r>
      <w:sdt>
        <w:sdtPr>
          <w:tag w:val="goog_rdk_133"/>
          <w:id w:val="118217660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друг под другом внутри общей рамки пары «реплика → подсказки»; на каждой карточке —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% релевантности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нумерация «Подсказка </w:t>
      </w:r>
      <w:r>
        <w:rPr>
          <w:rFonts w:ascii="Arial" w:eastAsia="Arial" w:hAnsi="Arial" w:cs="Arial"/>
          <w:i/>
          <w:iCs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</w:t>
      </w:r>
      <w:r>
        <w:rPr>
          <w:rFonts w:ascii="Arial" w:eastAsia="Arial" w:hAnsi="Arial" w:cs="Arial"/>
          <w:i/>
          <w:iCs/>
          <w:color w:val="000000"/>
        </w:rPr>
        <w:t>M</w:t>
      </w:r>
      <w:r w:rsidRPr="003C42DA">
        <w:rPr>
          <w:rFonts w:ascii="Arial" w:eastAsia="Arial" w:hAnsi="Arial" w:cs="Arial"/>
          <w:color w:val="000000"/>
          <w:lang w:val="ru-RU"/>
        </w:rPr>
        <w:t>» (</w:t>
      </w:r>
      <w:r>
        <w:fldChar w:fldCharType="begin"/>
      </w:r>
      <w:r>
        <w:instrText>HYPERLINK</w:instrText>
      </w:r>
      <w:r w:rsidRPr="003339CA">
        <w:rPr>
          <w:lang w:val="ru-RU"/>
          <w:rPrChange w:id="102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2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2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30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031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032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033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034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035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036" w:author="Никита Гринь" w:date="2026-07-31T10:55:00Z" w16du:dateUtc="2026-07-31T07:55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037" w:author="Никита Гринь" w:date="2026-07-31T10:55:00Z" w16du:dateUtc="2026-07-31T07:55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038" w:author="Никита Гринь" w:date="2026-07-31T10:55:00Z" w16du:dateUtc="2026-07-31T07:5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§4.6.2.2.1). </w:t>
      </w:r>
      <w:r w:rsidRPr="00025E46">
        <w:rPr>
          <w:rFonts w:ascii="Arial" w:eastAsia="Arial" w:hAnsi="Arial" w:cs="Arial"/>
          <w:color w:val="000000"/>
          <w:lang w:val="ru-RU"/>
        </w:rPr>
        <w:t xml:space="preserve">Детальная компоновка — слайд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025E46">
        <w:rPr>
          <w:rFonts w:ascii="Arial" w:eastAsia="Arial" w:hAnsi="Arial" w:cs="Arial"/>
          <w:b/>
          <w:bCs/>
          <w:color w:val="000000"/>
          <w:lang w:val="ru-RU"/>
        </w:rPr>
        <w:t>-2</w:t>
      </w:r>
      <w:r w:rsidRPr="00025E46">
        <w:rPr>
          <w:rFonts w:ascii="Arial" w:eastAsia="Arial" w:hAnsi="Arial" w:cs="Arial"/>
          <w:color w:val="000000"/>
          <w:lang w:val="ru-RU"/>
        </w:rPr>
        <w:t>.</w:t>
      </w:r>
    </w:p>
    <w:p w14:paraId="174610E1" w14:textId="3FB22AE6" w:rsidR="009D43E8" w:rsidDel="004A7FCF" w:rsidRDefault="00317F00" w:rsidP="00D30DB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039" w:author="Никита Гринь" w:date="2026-07-31T13:33:00Z" w16du:dateUtc="2026-07-31T10:33:00Z"/>
        </w:rPr>
      </w:pPr>
      <w:r w:rsidRPr="004A7FCF">
        <w:rPr>
          <w:rFonts w:ascii="Arial" w:eastAsia="Arial" w:hAnsi="Arial" w:cs="Arial"/>
          <w:b/>
          <w:bCs/>
          <w:color w:val="000000"/>
          <w:lang w:val="ru-RU"/>
        </w:rPr>
        <w:t>Повторный вызов после закрытия окна (×):</w:t>
      </w:r>
      <w:r w:rsidRPr="004A7FCF">
        <w:rPr>
          <w:rFonts w:ascii="Arial" w:eastAsia="Arial" w:hAnsi="Arial" w:cs="Arial"/>
          <w:color w:val="000000"/>
          <w:lang w:val="ru-RU"/>
        </w:rPr>
        <w:t xml:space="preserve"> оператор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не теряет</w:t>
      </w:r>
      <w:r w:rsidRPr="004A7FCF">
        <w:rPr>
          <w:rFonts w:ascii="Arial" w:eastAsia="Arial" w:hAnsi="Arial" w:cs="Arial"/>
          <w:color w:val="000000"/>
          <w:lang w:val="ru-RU"/>
        </w:rPr>
        <w:t xml:space="preserve"> доступ к суфл</w:t>
      </w:r>
      <w:r w:rsidRPr="004A7FCF">
        <w:rPr>
          <w:rFonts w:ascii="Arial" w:eastAsia="Arial" w:hAnsi="Arial" w:cs="Arial"/>
          <w:lang w:val="ru-RU"/>
        </w:rPr>
        <w:t>е</w:t>
      </w:r>
      <w:r w:rsidRPr="004A7FCF">
        <w:rPr>
          <w:rFonts w:ascii="Arial" w:eastAsia="Arial" w:hAnsi="Arial" w:cs="Arial"/>
          <w:color w:val="000000"/>
          <w:lang w:val="ru-RU"/>
        </w:rPr>
        <w:t xml:space="preserve">ру — окно вызывается повторно через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(а)</w:t>
      </w:r>
      <w:r w:rsidRPr="004A7FCF">
        <w:rPr>
          <w:rFonts w:ascii="Arial" w:eastAsia="Arial" w:hAnsi="Arial" w:cs="Arial"/>
          <w:color w:val="000000"/>
          <w:lang w:val="ru-RU"/>
        </w:rPr>
        <w:t xml:space="preserve"> портальный лаунчер </w:t>
      </w:r>
      <w:r w:rsidRPr="004A7FCF">
        <w:rPr>
          <w:rFonts w:ascii="Arial" w:eastAsia="Arial" w:hAnsi="Arial" w:cs="Arial"/>
          <w:b/>
          <w:bCs/>
          <w:color w:val="000000"/>
        </w:rPr>
        <w:t>I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-0</w:t>
      </w:r>
      <w:sdt>
        <w:sdtPr>
          <w:tag w:val="goog_rdk_134"/>
          <w:id w:val="2050516019"/>
        </w:sdtPr>
        <w:sdtContent>
          <w:r w:rsidRPr="004A7FCF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(кнопка </w:t>
          </w:r>
          <w:r w:rsidRPr="004A7FCF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Pr="004A7FCF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Pr="004A7FCF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4A7FCF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«Суфл</w:t>
          </w:r>
        </w:sdtContent>
      </w:sdt>
      <w:r w:rsidRPr="004A7FCF">
        <w:rPr>
          <w:rFonts w:ascii="Arial" w:eastAsia="Arial" w:hAnsi="Arial" w:cs="Arial"/>
          <w:lang w:val="ru-RU"/>
        </w:rPr>
        <w:t>е</w:t>
      </w:r>
      <w:r w:rsidRPr="004A7FCF">
        <w:rPr>
          <w:rFonts w:ascii="Arial" w:eastAsia="Arial" w:hAnsi="Arial" w:cs="Arial"/>
          <w:color w:val="000000"/>
          <w:lang w:val="ru-RU"/>
        </w:rPr>
        <w:t xml:space="preserve">р»),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(б)</w:t>
      </w:r>
      <w:r w:rsidRPr="004A7FCF">
        <w:rPr>
          <w:rFonts w:ascii="Arial" w:eastAsia="Arial" w:hAnsi="Arial" w:cs="Arial"/>
          <w:color w:val="000000"/>
          <w:lang w:val="ru-RU"/>
        </w:rPr>
        <w:t xml:space="preserve"> иконку </w:t>
      </w:r>
      <w:r w:rsidRPr="004A7FCF">
        <w:rPr>
          <w:rFonts w:ascii="Arial" w:eastAsia="Arial" w:hAnsi="Arial" w:cs="Arial"/>
          <w:color w:val="000000"/>
        </w:rPr>
        <w:t>AI</w:t>
      </w:r>
      <w:r w:rsidRPr="004A7FCF">
        <w:rPr>
          <w:rFonts w:ascii="Arial" w:eastAsia="Arial" w:hAnsi="Arial" w:cs="Arial"/>
          <w:color w:val="000000"/>
          <w:lang w:val="ru-RU"/>
        </w:rPr>
        <w:t xml:space="preserve"> </w:t>
      </w:r>
      <w:r w:rsidRPr="004A7FCF">
        <w:rPr>
          <w:rFonts w:ascii="Arial" w:eastAsia="Arial" w:hAnsi="Arial" w:cs="Arial"/>
          <w:color w:val="000000"/>
        </w:rPr>
        <w:t>Hub</w:t>
      </w:r>
      <w:r w:rsidRPr="004A7FCF">
        <w:rPr>
          <w:rFonts w:ascii="Arial" w:eastAsia="Arial" w:hAnsi="Arial" w:cs="Arial"/>
          <w:color w:val="000000"/>
          <w:lang w:val="ru-RU"/>
        </w:rPr>
        <w:t xml:space="preserve"> в </w:t>
      </w:r>
      <w:r w:rsidRPr="004A7FCF">
        <w:rPr>
          <w:rFonts w:ascii="Arial" w:eastAsia="Arial" w:hAnsi="Arial" w:cs="Arial"/>
          <w:b/>
          <w:bCs/>
          <w:color w:val="000000"/>
          <w:lang w:val="ru-RU"/>
        </w:rPr>
        <w:t>системном трее</w:t>
      </w:r>
      <w:r w:rsidRPr="004A7FCF">
        <w:rPr>
          <w:rFonts w:ascii="Arial" w:eastAsia="Arial" w:hAnsi="Arial" w:cs="Arial"/>
          <w:color w:val="000000"/>
          <w:lang w:val="ru-RU"/>
        </w:rPr>
        <w:t xml:space="preserve"> (контекстное меню «Открыть суфл</w:t>
      </w:r>
      <w:r w:rsidRPr="004A7FCF">
        <w:rPr>
          <w:rFonts w:ascii="Arial" w:eastAsia="Arial" w:hAnsi="Arial" w:cs="Arial"/>
          <w:lang w:val="ru-RU"/>
        </w:rPr>
        <w:t>е</w:t>
      </w:r>
      <w:r w:rsidRPr="004A7FCF">
        <w:rPr>
          <w:rFonts w:ascii="Arial" w:eastAsia="Arial" w:hAnsi="Arial" w:cs="Arial"/>
          <w:color w:val="000000"/>
          <w:lang w:val="ru-RU"/>
        </w:rPr>
        <w:t xml:space="preserve">р»), </w:t>
      </w:r>
      <w:ins w:id="1040" w:author="Никита Гринь" w:date="2026-07-31T13:33:00Z" w16du:dateUtc="2026-07-31T10:33:00Z">
        <w:r w:rsidR="004A7FCF" w:rsidRPr="004A7FCF">
          <w:rPr>
            <w:rFonts w:ascii="Arial" w:eastAsia="Arial" w:hAnsi="Arial" w:cs="Arial"/>
            <w:color w:val="000000"/>
            <w:lang w:val="ru-RU"/>
          </w:rPr>
          <w:t>(в) автоматически только при новом звонке Oktell (событие call.connected в начале вызова, FR-SUF-20). Если оператор закрыл окно во время активного звонка, автоматическое повторное открытие не выполняется — только ручной вызов через (а) или (б). Сессия звонка и накопленная лента сохраняются до завершения вызова (FR-SUF-12, I.5). На макете — сценарий «окно закрыто» (кнопка × или «Закрыть окно»).</w:t>
        </w:r>
        <w:r w:rsidR="004A7FCF" w:rsidRPr="004A7FCF" w:rsidDel="004A7FCF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del w:id="1041" w:author="Никита Гринь" w:date="2026-07-31T13:33:00Z" w16du:dateUtc="2026-07-31T10:33:00Z">
        <w:r w:rsidRPr="003C42DA" w:rsidDel="004A7FCF">
          <w:rPr>
            <w:rFonts w:ascii="Arial" w:eastAsia="Arial" w:hAnsi="Arial" w:cs="Arial"/>
            <w:b/>
            <w:bCs/>
            <w:color w:val="000000"/>
            <w:lang w:val="ru-RU"/>
          </w:rPr>
          <w:delText>(в)автоматически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 при новом/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активном 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звонке </w:delText>
        </w:r>
        <w:r w:rsidDel="004A7FCF">
          <w:rPr>
            <w:rFonts w:ascii="Arial" w:eastAsia="Arial" w:hAnsi="Arial" w:cs="Arial"/>
            <w:color w:val="000000"/>
          </w:rPr>
          <w:delText>Oktell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 (</w:delText>
        </w:r>
        <w:r w:rsidDel="004A7FCF">
          <w:rPr>
            <w:rFonts w:ascii="Arial" w:eastAsia="Arial" w:hAnsi="Arial" w:cs="Arial"/>
            <w:color w:val="000000"/>
            <w:sz w:val="22"/>
            <w:szCs w:val="22"/>
          </w:rPr>
          <w:delText>call</w:delText>
        </w:r>
        <w:r w:rsidRPr="003C42DA" w:rsidDel="004A7FCF">
          <w:rPr>
            <w:rFonts w:ascii="Arial" w:eastAsia="Arial" w:hAnsi="Arial" w:cs="Arial"/>
            <w:color w:val="000000"/>
            <w:sz w:val="22"/>
            <w:szCs w:val="22"/>
            <w:lang w:val="ru-RU"/>
          </w:rPr>
          <w:delText>.</w:delText>
        </w:r>
        <w:r w:rsidDel="004A7FCF">
          <w:rPr>
            <w:rFonts w:ascii="Arial" w:eastAsia="Arial" w:hAnsi="Arial" w:cs="Arial"/>
            <w:color w:val="000000"/>
            <w:sz w:val="22"/>
            <w:szCs w:val="22"/>
          </w:rPr>
          <w:delText>connected</w:delText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, </w:delText>
        </w:r>
        <w:r w:rsidDel="004A7FCF">
          <w:fldChar w:fldCharType="begin"/>
        </w:r>
        <w:r w:rsidDel="004A7FCF">
          <w:delInstrText>HYPERLINK</w:delInstrText>
        </w:r>
        <w:r w:rsidRPr="003339CA" w:rsidDel="004A7FCF">
          <w:rPr>
            <w:lang w:val="ru-RU"/>
            <w:rPrChange w:id="1043" w:author="Никита Гринь" w:date="2026-07-31T10:55:00Z" w16du:dateUtc="2026-07-31T07:55:00Z">
              <w:rPr/>
            </w:rPrChange>
          </w:rPr>
          <w:delInstrText xml:space="preserve"> \</w:delInstrText>
        </w:r>
        <w:r w:rsidDel="004A7FCF">
          <w:delInstrText>l</w:delInstrText>
        </w:r>
        <w:r w:rsidRPr="003339CA" w:rsidDel="004A7FCF">
          <w:rPr>
            <w:lang w:val="ru-RU"/>
            <w:rPrChange w:id="1044" w:author="Никита Гринь" w:date="2026-07-31T10:55:00Z" w16du:dateUtc="2026-07-31T07:55:00Z">
              <w:rPr/>
            </w:rPrChange>
          </w:rPr>
          <w:delInstrText xml:space="preserve"> "</w:delInstrText>
        </w:r>
        <w:r w:rsidDel="004A7FCF">
          <w:delInstrText>bookmark</w:delInstrText>
        </w:r>
        <w:r w:rsidRPr="003339CA" w:rsidDel="004A7FCF">
          <w:rPr>
            <w:lang w:val="ru-RU"/>
            <w:rPrChange w:id="1045" w:author="Никита Гринь" w:date="2026-07-31T10:55:00Z" w16du:dateUtc="2026-07-31T07:55:00Z">
              <w:rPr/>
            </w:rPrChange>
          </w:rPr>
          <w:delInstrText>=</w:delInstrText>
        </w:r>
        <w:r w:rsidDel="004A7FCF">
          <w:delInstrText>id</w:delInstrText>
        </w:r>
        <w:r w:rsidRPr="003339CA" w:rsidDel="004A7FCF">
          <w:rPr>
            <w:lang w:val="ru-RU"/>
            <w:rPrChange w:id="1046" w:author="Никита Гринь" w:date="2026-07-31T10:55:00Z" w16du:dateUtc="2026-07-31T07:55:00Z">
              <w:rPr/>
            </w:rPrChange>
          </w:rPr>
          <w:delInstrText>.6</w:delInstrText>
        </w:r>
        <w:r w:rsidDel="004A7FCF">
          <w:delInstrText>ajdjvbb</w:delInstrText>
        </w:r>
        <w:r w:rsidRPr="003339CA" w:rsidDel="004A7FCF">
          <w:rPr>
            <w:lang w:val="ru-RU"/>
            <w:rPrChange w:id="1047" w:author="Никита Гринь" w:date="2026-07-31T10:55:00Z" w16du:dateUtc="2026-07-31T07:55:00Z">
              <w:rPr/>
            </w:rPrChange>
          </w:rPr>
          <w:delInstrText>8</w:delInstrText>
        </w:r>
        <w:r w:rsidDel="004A7FCF">
          <w:delInstrText>kz</w:delInstrText>
        </w:r>
        <w:r w:rsidRPr="003339CA" w:rsidDel="004A7FCF">
          <w:rPr>
            <w:lang w:val="ru-RU"/>
            <w:rPrChange w:id="1048" w:author="Никита Гринь" w:date="2026-07-31T10:55:00Z" w16du:dateUtc="2026-07-31T07:55:00Z">
              <w:rPr/>
            </w:rPrChange>
          </w:rPr>
          <w:delInstrText>5" \</w:delInstrText>
        </w:r>
        <w:r w:rsidDel="004A7FCF">
          <w:delInstrText>h</w:delInstrText>
        </w:r>
        <w:r w:rsidDel="004A7FCF">
          <w:fldChar w:fldCharType="separate"/>
        </w:r>
        <w:r w:rsidDel="004A7FCF">
          <w:rPr>
            <w:rFonts w:ascii="Arial" w:eastAsia="Arial" w:hAnsi="Arial" w:cs="Arial"/>
            <w:color w:val="156082"/>
          </w:rPr>
          <w:delText>FR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</w:delText>
        </w:r>
        <w:r w:rsidDel="004A7FCF">
          <w:rPr>
            <w:rFonts w:ascii="Arial" w:eastAsia="Arial" w:hAnsi="Arial" w:cs="Arial"/>
            <w:color w:val="156082"/>
          </w:rPr>
          <w:delText>SUF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-20</w:delText>
        </w:r>
        <w:r w:rsidDel="004A7FCF">
          <w:fldChar w:fldCharType="end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>). Сессия звонка и накопленная лента сохраняются до завершения вызова (</w:delText>
        </w:r>
        <w:r w:rsidDel="004A7FCF">
          <w:fldChar w:fldCharType="begin"/>
        </w:r>
        <w:r w:rsidDel="004A7FCF">
          <w:delInstrText>HYPERLINK</w:delInstrText>
        </w:r>
        <w:r w:rsidRPr="003339CA" w:rsidDel="004A7FCF">
          <w:rPr>
            <w:lang w:val="ru-RU"/>
            <w:rPrChange w:id="1049" w:author="Никита Гринь" w:date="2026-07-31T10:55:00Z" w16du:dateUtc="2026-07-31T07:55:00Z">
              <w:rPr/>
            </w:rPrChange>
          </w:rPr>
          <w:delInstrText xml:space="preserve"> \</w:delInstrText>
        </w:r>
        <w:r w:rsidDel="004A7FCF">
          <w:delInstrText>l</w:delInstrText>
        </w:r>
        <w:r w:rsidRPr="003339CA" w:rsidDel="004A7FCF">
          <w:rPr>
            <w:lang w:val="ru-RU"/>
            <w:rPrChange w:id="1050" w:author="Никита Гринь" w:date="2026-07-31T10:55:00Z" w16du:dateUtc="2026-07-31T07:55:00Z">
              <w:rPr/>
            </w:rPrChange>
          </w:rPr>
          <w:delInstrText xml:space="preserve"> "</w:delInstrText>
        </w:r>
        <w:r w:rsidDel="004A7FCF">
          <w:delInstrText>bookmark</w:delInstrText>
        </w:r>
        <w:r w:rsidRPr="003339CA" w:rsidDel="004A7FCF">
          <w:rPr>
            <w:lang w:val="ru-RU"/>
            <w:rPrChange w:id="1051" w:author="Никита Гринь" w:date="2026-07-31T10:55:00Z" w16du:dateUtc="2026-07-31T07:55:00Z">
              <w:rPr/>
            </w:rPrChange>
          </w:rPr>
          <w:delInstrText>=</w:delInstrText>
        </w:r>
        <w:r w:rsidDel="004A7FCF">
          <w:delInstrText>id</w:delInstrText>
        </w:r>
        <w:r w:rsidRPr="003339CA" w:rsidDel="004A7FCF">
          <w:rPr>
            <w:lang w:val="ru-RU"/>
            <w:rPrChange w:id="1052" w:author="Никита Гринь" w:date="2026-07-31T10:55:00Z" w16du:dateUtc="2026-07-31T07:55:00Z">
              <w:rPr/>
            </w:rPrChange>
          </w:rPr>
          <w:delInstrText>.6</w:delInstrText>
        </w:r>
        <w:r w:rsidDel="004A7FCF">
          <w:delInstrText>ajdjvbb</w:delInstrText>
        </w:r>
        <w:r w:rsidRPr="003339CA" w:rsidDel="004A7FCF">
          <w:rPr>
            <w:lang w:val="ru-RU"/>
            <w:rPrChange w:id="1053" w:author="Никита Гринь" w:date="2026-07-31T10:55:00Z" w16du:dateUtc="2026-07-31T07:55:00Z">
              <w:rPr/>
            </w:rPrChange>
          </w:rPr>
          <w:delInstrText>8</w:delInstrText>
        </w:r>
        <w:r w:rsidDel="004A7FCF">
          <w:delInstrText>kz</w:delInstrText>
        </w:r>
        <w:r w:rsidRPr="003339CA" w:rsidDel="004A7FCF">
          <w:rPr>
            <w:lang w:val="ru-RU"/>
            <w:rPrChange w:id="1054" w:author="Никита Гринь" w:date="2026-07-31T10:55:00Z" w16du:dateUtc="2026-07-31T07:55:00Z">
              <w:rPr/>
            </w:rPrChange>
          </w:rPr>
          <w:delInstrText>5" \</w:delInstrText>
        </w:r>
        <w:r w:rsidDel="004A7FCF">
          <w:delInstrText>h</w:delInstrText>
        </w:r>
        <w:r w:rsidDel="004A7FCF">
          <w:fldChar w:fldCharType="separate"/>
        </w:r>
        <w:r w:rsidDel="004A7FCF">
          <w:rPr>
            <w:rFonts w:ascii="Arial" w:eastAsia="Arial" w:hAnsi="Arial" w:cs="Arial"/>
            <w:color w:val="156082"/>
          </w:rPr>
          <w:delText>FR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</w:delText>
        </w:r>
        <w:r w:rsidDel="004A7FCF">
          <w:rPr>
            <w:rFonts w:ascii="Arial" w:eastAsia="Arial" w:hAnsi="Arial" w:cs="Arial"/>
            <w:color w:val="156082"/>
          </w:rPr>
          <w:delText>SUF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-12</w:delText>
        </w:r>
        <w:r w:rsidDel="004A7FCF">
          <w:fldChar w:fldCharType="end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, </w:delText>
        </w:r>
        <w:r w:rsidDel="004A7FCF">
          <w:fldChar w:fldCharType="begin"/>
        </w:r>
        <w:r w:rsidDel="004A7FCF">
          <w:delInstrText>HYPERLINK</w:delInstrText>
        </w:r>
        <w:r w:rsidRPr="003339CA" w:rsidDel="004A7FCF">
          <w:rPr>
            <w:lang w:val="ru-RU"/>
            <w:rPrChange w:id="1055" w:author="Никита Гринь" w:date="2026-07-31T10:55:00Z" w16du:dateUtc="2026-07-31T07:55:00Z">
              <w:rPr/>
            </w:rPrChange>
          </w:rPr>
          <w:delInstrText xml:space="preserve"> \</w:delInstrText>
        </w:r>
        <w:r w:rsidDel="004A7FCF">
          <w:delInstrText>l</w:delInstrText>
        </w:r>
        <w:r w:rsidRPr="003339CA" w:rsidDel="004A7FCF">
          <w:rPr>
            <w:lang w:val="ru-RU"/>
            <w:rPrChange w:id="1056" w:author="Никита Гринь" w:date="2026-07-31T10:55:00Z" w16du:dateUtc="2026-07-31T07:55:00Z">
              <w:rPr/>
            </w:rPrChange>
          </w:rPr>
          <w:delInstrText xml:space="preserve"> "</w:delInstrText>
        </w:r>
        <w:r w:rsidDel="004A7FCF">
          <w:delInstrText>bookmark</w:delInstrText>
        </w:r>
        <w:r w:rsidRPr="003339CA" w:rsidDel="004A7FCF">
          <w:rPr>
            <w:lang w:val="ru-RU"/>
            <w:rPrChange w:id="1057" w:author="Никита Гринь" w:date="2026-07-31T10:55:00Z" w16du:dateUtc="2026-07-31T07:55:00Z">
              <w:rPr/>
            </w:rPrChange>
          </w:rPr>
          <w:delInstrText>=</w:delInstrText>
        </w:r>
        <w:r w:rsidDel="004A7FCF">
          <w:delInstrText>id</w:delInstrText>
        </w:r>
        <w:r w:rsidRPr="003339CA" w:rsidDel="004A7FCF">
          <w:rPr>
            <w:lang w:val="ru-RU"/>
            <w:rPrChange w:id="1058" w:author="Никита Гринь" w:date="2026-07-31T10:55:00Z" w16du:dateUtc="2026-07-31T07:55:00Z">
              <w:rPr/>
            </w:rPrChange>
          </w:rPr>
          <w:delInstrText>.</w:delInstrText>
        </w:r>
        <w:r w:rsidDel="004A7FCF">
          <w:delInstrText>var</w:delInstrText>
        </w:r>
        <w:r w:rsidRPr="003339CA" w:rsidDel="004A7FCF">
          <w:rPr>
            <w:lang w:val="ru-RU"/>
            <w:rPrChange w:id="1059" w:author="Никита Гринь" w:date="2026-07-31T10:55:00Z" w16du:dateUtc="2026-07-31T07:55:00Z">
              <w:rPr/>
            </w:rPrChange>
          </w:rPr>
          <w:delInstrText>47</w:delInstrText>
        </w:r>
        <w:r w:rsidDel="004A7FCF">
          <w:delInstrText>dt</w:delInstrText>
        </w:r>
        <w:r w:rsidRPr="003339CA" w:rsidDel="004A7FCF">
          <w:rPr>
            <w:lang w:val="ru-RU"/>
            <w:rPrChange w:id="1060" w:author="Никита Гринь" w:date="2026-07-31T10:55:00Z" w16du:dateUtc="2026-07-31T07:55:00Z">
              <w:rPr/>
            </w:rPrChange>
          </w:rPr>
          <w:delInstrText>214</w:delInstrText>
        </w:r>
        <w:r w:rsidDel="004A7FCF">
          <w:delInstrText>r</w:delInstrText>
        </w:r>
        <w:r w:rsidRPr="003339CA" w:rsidDel="004A7FCF">
          <w:rPr>
            <w:lang w:val="ru-RU"/>
            <w:rPrChange w:id="1061" w:author="Никита Гринь" w:date="2026-07-31T10:55:00Z" w16du:dateUtc="2026-07-31T07:55:00Z">
              <w:rPr/>
            </w:rPrChange>
          </w:rPr>
          <w:delInstrText>8" \</w:delInstrText>
        </w:r>
        <w:r w:rsidDel="004A7FCF">
          <w:delInstrText>h</w:delInstrText>
        </w:r>
        <w:r w:rsidDel="004A7FCF">
          <w:fldChar w:fldCharType="separate"/>
        </w:r>
        <w:r w:rsidDel="004A7FCF">
          <w:rPr>
            <w:rFonts w:ascii="Arial" w:eastAsia="Arial" w:hAnsi="Arial" w:cs="Arial"/>
            <w:color w:val="156082"/>
          </w:rPr>
          <w:delText>I</w:delText>
        </w:r>
        <w:r w:rsidRPr="003C42DA" w:rsidDel="004A7FCF">
          <w:rPr>
            <w:rFonts w:ascii="Arial" w:eastAsia="Arial" w:hAnsi="Arial" w:cs="Arial"/>
            <w:color w:val="156082"/>
            <w:lang w:val="ru-RU"/>
          </w:rPr>
          <w:delText>.5</w:delText>
        </w:r>
        <w:r w:rsidDel="004A7FCF">
          <w:fldChar w:fldCharType="end"/>
        </w:r>
        <w:r w:rsidRPr="003C42DA" w:rsidDel="004A7FCF">
          <w:rPr>
            <w:rFonts w:ascii="Arial" w:eastAsia="Arial" w:hAnsi="Arial" w:cs="Arial"/>
            <w:color w:val="000000"/>
            <w:lang w:val="ru-RU"/>
          </w:rPr>
          <w:delText xml:space="preserve">). </w:delText>
        </w:r>
        <w:r w:rsidDel="004A7FCF">
          <w:rPr>
            <w:rFonts w:ascii="Arial" w:eastAsia="Arial" w:hAnsi="Arial" w:cs="Arial"/>
            <w:color w:val="000000"/>
          </w:rPr>
          <w:delText>На макете — сценарий «окно закрыто» (кнопка × или «Закрыть окно»).</w:delText>
        </w:r>
      </w:del>
    </w:p>
    <w:p w14:paraId="76024853" w14:textId="77777777" w:rsidR="009D43E8" w:rsidRPr="004A7FCF" w:rsidRDefault="009D43E8" w:rsidP="00D30DBE">
      <w:pPr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 w:rsidRPr="004A7FCF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09D8805" w14:textId="77777777" w:rsidR="009D43E8" w:rsidRPr="008A3B40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062" w:author="Никита Гринь" w:date="2026-08-02T00:57:00Z" w16du:dateUtc="2026-08-01T21:57:00Z"/>
          <w:rFonts w:ascii="Arial" w:eastAsia="Arial" w:hAnsi="Arial" w:cs="Arial"/>
          <w:b/>
          <w:bCs/>
          <w:color w:val="000000"/>
          <w:lang w:val="ru-RU"/>
          <w:rPrChange w:id="1063" w:author="Никита Гринь" w:date="2026-08-03T10:10:00Z" w16du:dateUtc="2026-08-03T07:10:00Z">
            <w:rPr>
              <w:ins w:id="1064" w:author="Никита Гринь" w:date="2026-08-02T00:57:00Z" w16du:dateUtc="2026-08-01T21:57:00Z"/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4.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ра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подсказки на реплики клиента (канал телефония)</w:t>
      </w:r>
    </w:p>
    <w:p w14:paraId="5690A8F0" w14:textId="27A6FD8F" w:rsidR="00EE2DF2" w:rsidRPr="00EE2DF2" w:rsidRDefault="00EE2DF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en-US"/>
          <w:rPrChange w:id="1069" w:author="Никита Гринь" w:date="2026-08-02T00:57:00Z" w16du:dateUtc="2026-08-01T21:57:00Z">
            <w:rPr>
              <w:rFonts w:ascii="Arial" w:eastAsia="Arial" w:hAnsi="Arial" w:cs="Arial"/>
              <w:b/>
              <w:bCs/>
              <w:lang w:val="ru-RU"/>
            </w:rPr>
          </w:rPrChange>
        </w:rPr>
      </w:pPr>
      <w:ins w:id="1070" w:author="Никита Гринь" w:date="2026-08-02T00:57:00Z" w16du:dateUtc="2026-08-01T21:57:00Z">
        <w:r w:rsidRPr="00EE2DF2">
          <w:rPr>
            <w:rFonts w:ascii="Arial" w:eastAsia="Arial" w:hAnsi="Arial" w:cs="Arial"/>
            <w:b/>
            <w:bCs/>
            <w:noProof/>
            <w:lang w:val="en-US"/>
          </w:rPr>
          <w:drawing>
            <wp:inline distT="0" distB="0" distL="0" distR="0" wp14:anchorId="4C5A2D0B" wp14:editId="17993C93">
              <wp:extent cx="7903043" cy="5633357"/>
              <wp:effectExtent l="0" t="0" r="3175" b="5715"/>
              <wp:docPr id="874058670" name="Рисунок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4058670" name=""/>
                      <pic:cNvPicPr/>
                    </pic:nvPicPr>
                    <pic:blipFill>
                      <a:blip r:embed="rId24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09875" cy="56382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6780900" w14:textId="77777777" w:rsidR="009D43E8" w:rsidRDefault="00317F00">
      <w:pP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31DAF843" wp14:editId="3872FA75">
            <wp:extent cx="7319963" cy="5540246"/>
            <wp:effectExtent l="0" t="0" r="0" b="0"/>
            <wp:docPr id="54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19963" cy="5540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FE0F08" w14:textId="061D1C7E" w:rsidR="009D43E8" w:rsidRPr="003C42DA" w:rsidRDefault="00E2120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  <w:lang w:val="ru-RU"/>
        </w:rPr>
        <w:lastRenderedPageBreak/>
        <w:t>П</w:t>
      </w:r>
      <w:r w:rsidRPr="00E21207">
        <w:rPr>
          <w:rFonts w:ascii="Arial" w:eastAsia="Arial" w:hAnsi="Arial" w:cs="Arial"/>
          <w:color w:val="000000"/>
          <w:lang w:val="ru-RU"/>
        </w:rPr>
        <w:t>о умолчанию 1 карточка подсказки</w:t>
      </w:r>
      <w:r w:rsidRPr="00E21207">
        <w:rPr>
          <w:rFonts w:ascii="Arial" w:eastAsia="Arial" w:hAnsi="Arial" w:cs="Arial"/>
          <w:color w:val="000000"/>
          <w:lang w:val="ru-RU"/>
        </w:rPr>
        <w:t>. В настройках администратора задаётся число карточек в диапазоне 1–5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(§4.6.2.2.1,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1073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1074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1075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1076" w:author="Никита Гринь" w:date="2026-07-31T10:55:00Z" w16du:dateUtc="2026-07-31T07:55:00Z">
            <w:rPr/>
          </w:rPrChange>
        </w:rPr>
        <w:instrText>.6</w:instrText>
      </w:r>
      <w:r w:rsidR="00317F00">
        <w:instrText>ajdjvbb</w:instrText>
      </w:r>
      <w:r w:rsidR="00317F00" w:rsidRPr="003339CA">
        <w:rPr>
          <w:lang w:val="ru-RU"/>
          <w:rPrChange w:id="1077" w:author="Никита Гринь" w:date="2026-07-31T10:55:00Z" w16du:dateUtc="2026-07-31T07:55:00Z">
            <w:rPr/>
          </w:rPrChange>
        </w:rPr>
        <w:instrText>8</w:instrText>
      </w:r>
      <w:r w:rsidR="00317F00">
        <w:instrText>kz</w:instrText>
      </w:r>
      <w:r w:rsidR="00317F00" w:rsidRPr="003339CA">
        <w:rPr>
          <w:lang w:val="ru-RU"/>
          <w:rPrChange w:id="1078" w:author="Никита Гринь" w:date="2026-07-31T10:55:00Z" w16du:dateUtc="2026-07-31T07:55:00Z">
            <w:rPr/>
          </w:rPrChange>
        </w:rPr>
        <w:instrText>5"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FR</w:t>
      </w:r>
      <w:r w:rsidR="00317F00" w:rsidRPr="003C42DA">
        <w:rPr>
          <w:rFonts w:ascii="Arial" w:eastAsia="Arial" w:hAnsi="Arial" w:cs="Arial"/>
          <w:color w:val="156082"/>
          <w:lang w:val="ru-RU"/>
        </w:rPr>
        <w:t>-</w:t>
      </w:r>
      <w:r w:rsidR="00317F00">
        <w:rPr>
          <w:rFonts w:ascii="Arial" w:eastAsia="Arial" w:hAnsi="Arial" w:cs="Arial"/>
          <w:color w:val="156082"/>
        </w:rPr>
        <w:t>SUF</w:t>
      </w:r>
      <w:r w:rsidR="00317F00" w:rsidRPr="003C42DA">
        <w:rPr>
          <w:rFonts w:ascii="Arial" w:eastAsia="Arial" w:hAnsi="Arial" w:cs="Arial"/>
          <w:color w:val="156082"/>
          <w:lang w:val="ru-RU"/>
        </w:rPr>
        <w:t>-11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): карточки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ранжированы сверху вниз</w:t>
      </w:r>
      <w:sdt>
        <w:sdtPr>
          <w:tag w:val="goog_rdk_135"/>
          <w:id w:val="327063766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по убыванию релевантности; каждая содержит текст ≤ 500 символов,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Pill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%</w:t>
      </w:r>
      <w:sdt>
        <w:sdtPr>
          <w:tag w:val="goog_rdk_136"/>
          <w:id w:val="161253115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ссылку СУЗ (название статьи ↗) и три кнопки обратной связи §4.3.1.9. Карточки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смещены вправо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(отступ) относительно реплик — визуальная привязка «подсказки относятся к этой реплике клиента» (§4.6.2.2.2). Компактное отображение по умолчанию; полный текст, ссылка СУЗ и обратная связь — при </w:t>
      </w:r>
      <w:r w:rsidR="00317F00">
        <w:rPr>
          <w:rFonts w:ascii="Arial" w:eastAsia="Arial" w:hAnsi="Arial" w:cs="Arial"/>
          <w:color w:val="000000"/>
        </w:rPr>
        <w:t>in</w:t>
      </w:r>
      <w:r w:rsidR="00317F00" w:rsidRPr="003C42DA">
        <w:rPr>
          <w:rFonts w:ascii="Arial" w:eastAsia="Arial" w:hAnsi="Arial" w:cs="Arial"/>
          <w:color w:val="000000"/>
          <w:lang w:val="ru-RU"/>
        </w:rPr>
        <w:t>-</w:t>
      </w:r>
      <w:r w:rsidR="00317F00">
        <w:rPr>
          <w:rFonts w:ascii="Arial" w:eastAsia="Arial" w:hAnsi="Arial" w:cs="Arial"/>
          <w:color w:val="000000"/>
        </w:rPr>
        <w:t>place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раскрытии (</w:t>
      </w:r>
      <w:r w:rsidR="00317F00">
        <w:rPr>
          <w:rFonts w:ascii="Arial" w:eastAsia="Arial" w:hAnsi="Arial" w:cs="Arial"/>
          <w:color w:val="000000"/>
        </w:rPr>
        <w:t>hover</w:t>
      </w:r>
      <w:r w:rsidR="00317F00" w:rsidRPr="003C42DA">
        <w:rPr>
          <w:rFonts w:ascii="Arial" w:eastAsia="Arial" w:hAnsi="Arial" w:cs="Arial"/>
          <w:color w:val="000000"/>
          <w:lang w:val="ru-RU"/>
        </w:rPr>
        <w:t>/</w:t>
      </w:r>
      <w:r w:rsidR="00317F00">
        <w:rPr>
          <w:rFonts w:ascii="Arial" w:eastAsia="Arial" w:hAnsi="Arial" w:cs="Arial"/>
          <w:color w:val="000000"/>
        </w:rPr>
        <w:t>focus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), см. </w:t>
      </w:r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1079" w:author="Никита Гринь" w:date="2026-07-31T10:55:00Z" w16du:dateUtc="2026-07-31T07:55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1080" w:author="Никита Гринь" w:date="2026-07-31T10:55:00Z" w16du:dateUtc="2026-07-31T07:55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1081" w:author="Никита Гринь" w:date="2026-07-31T10:55:00Z" w16du:dateUtc="2026-07-31T07:55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1082" w:author="Никита Гринь" w:date="2026-07-31T10:55:00Z" w16du:dateUtc="2026-07-31T07:55:00Z">
            <w:rPr/>
          </w:rPrChange>
        </w:rPr>
        <w:instrText>.</w:instrText>
      </w:r>
      <w:r w:rsidR="00317F00">
        <w:instrText>gha</w:instrText>
      </w:r>
      <w:r w:rsidR="00317F00" w:rsidRPr="003339CA">
        <w:rPr>
          <w:lang w:val="ru-RU"/>
          <w:rPrChange w:id="1083" w:author="Никита Гринь" w:date="2026-07-31T10:55:00Z" w16du:dateUtc="2026-07-31T07:55:00Z">
            <w:rPr/>
          </w:rPrChange>
        </w:rPr>
        <w:instrText>19</w:instrText>
      </w:r>
      <w:r w:rsidR="00317F00">
        <w:instrText>d</w:instrText>
      </w:r>
      <w:r w:rsidR="00317F00" w:rsidRPr="003339CA">
        <w:rPr>
          <w:lang w:val="ru-RU"/>
          <w:rPrChange w:id="1084" w:author="Никита Гринь" w:date="2026-07-31T10:55:00Z" w16du:dateUtc="2026-07-31T07:55:00Z">
            <w:rPr/>
          </w:rPrChange>
        </w:rPr>
        <w:instrText>2</w:instrText>
      </w:r>
      <w:r w:rsidR="00317F00">
        <w:instrText>qwtbc</w:instrText>
      </w:r>
      <w:r w:rsidR="00317F00" w:rsidRPr="003339CA">
        <w:rPr>
          <w:lang w:val="ru-RU"/>
          <w:rPrChange w:id="1085" w:author="Никита Гринь" w:date="2026-07-31T10:55:00Z" w16du:dateUtc="2026-07-31T07:55:00Z">
            <w:rPr/>
          </w:rPrChange>
        </w:rPr>
        <w:instrText>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</w:t>
      </w:r>
      <w:r w:rsidR="00317F00" w:rsidRPr="003C42DA">
        <w:rPr>
          <w:rFonts w:ascii="Arial" w:eastAsia="Arial" w:hAnsi="Arial" w:cs="Arial"/>
          <w:color w:val="156082"/>
          <w:lang w:val="ru-RU"/>
        </w:rPr>
        <w:t>.8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="00317F00">
        <w:rPr>
          <w:rFonts w:ascii="Arial" w:eastAsia="Arial" w:hAnsi="Arial" w:cs="Arial"/>
          <w:color w:val="000000"/>
        </w:rPr>
        <w:t>II</w:t>
      </w:r>
      <w:r w:rsidR="00317F00" w:rsidRPr="003C42DA">
        <w:rPr>
          <w:rFonts w:ascii="Arial" w:eastAsia="Arial" w:hAnsi="Arial" w:cs="Arial"/>
          <w:color w:val="000000"/>
          <w:lang w:val="ru-RU"/>
        </w:rPr>
        <w:t>-2.</w:t>
      </w:r>
    </w:p>
    <w:p w14:paraId="7E936B1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086" w:name="bookmark=id.wqhgr297ele7" w:colFirst="0" w:colLast="0"/>
      <w:bookmarkEnd w:id="108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.3.3. Пользовательские сценарии</w:t>
      </w:r>
    </w:p>
    <w:p w14:paraId="787F37C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§4.3.1]: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05,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02</w:t>
      </w:r>
    </w:p>
    <w:p w14:paraId="438AB32A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37"/>
          <w:id w:val="-203705461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Звонок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ASR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подсказки в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</w:t>
      </w:r>
      <w:r w:rsidR="00317F00" w:rsidRPr="003C42DA">
        <w:rPr>
          <w:rFonts w:ascii="Arial" w:eastAsia="Arial" w:hAnsi="Arial" w:cs="Arial"/>
          <w:color w:val="000000"/>
          <w:lang w:val="ru-RU"/>
        </w:rPr>
        <w:t>; оператор онлайн-чата — суфл</w:t>
      </w:r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р </w:t>
      </w:r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только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АРМ (</w:t>
      </w:r>
      <w:r w:rsidR="00317F00">
        <w:rPr>
          <w:rFonts w:ascii="Arial" w:eastAsia="Arial" w:hAnsi="Arial" w:cs="Arial"/>
          <w:color w:val="000000"/>
        </w:rPr>
        <w:t>Hub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без суфл</w:t>
      </w:r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>ра).</w:t>
      </w:r>
    </w:p>
    <w:tbl>
      <w:tblPr>
        <w:tblStyle w:val="120"/>
        <w:tblW w:w="136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50"/>
        <w:gridCol w:w="3165"/>
        <w:gridCol w:w="6630"/>
        <w:gridCol w:w="2205"/>
      </w:tblGrid>
      <w:tr w:rsidR="009D43E8" w14:paraId="617C877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50" w:type="dxa"/>
          </w:tcPr>
          <w:p w14:paraId="3B083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65" w:type="dxa"/>
          </w:tcPr>
          <w:p w14:paraId="45ACF4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630" w:type="dxa"/>
          </w:tcPr>
          <w:p w14:paraId="172A64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205" w:type="dxa"/>
          </w:tcPr>
          <w:p w14:paraId="506F86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B3FAA79" w14:textId="77777777" w:rsidTr="009D43E8">
        <w:tc>
          <w:tcPr>
            <w:tcW w:w="1650" w:type="dxa"/>
          </w:tcPr>
          <w:p w14:paraId="016646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</w:t>
            </w:r>
          </w:p>
        </w:tc>
        <w:tc>
          <w:tcPr>
            <w:tcW w:w="3165" w:type="dxa"/>
          </w:tcPr>
          <w:p w14:paraId="4BADC3B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38"/>
                <w:id w:val="207505540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Звонок → поток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подсказки на каждую реплику клиента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="00317F00" w:rsidRPr="003C42DA">
              <w:rPr>
                <w:rFonts w:ascii="Arial" w:eastAsia="Arial" w:hAnsi="Arial" w:cs="Arial"/>
                <w:lang w:val="ru-RU"/>
              </w:rPr>
              <w:t>е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 w:rsidR="00317F00">
              <w:rPr>
                <w:rFonts w:ascii="Arial" w:eastAsia="Arial" w:hAnsi="Arial" w:cs="Arial"/>
                <w:color w:val="000000"/>
              </w:rPr>
              <w:t>Hub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630" w:type="dxa"/>
          </w:tcPr>
          <w:p w14:paraId="643A80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начался активный звонок, поступает двухсторонний поток распознавания речи.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разделяет реплики клиента и оператора; на каждую реплику клиента (событие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выполняется поиск и ответ языковой модели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отображаются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позднее 1–2 с</w:t>
            </w:r>
            <w:sdt>
              <w:sdtPr>
                <w:tag w:val="goog_rdk_139"/>
                <w:id w:val="-136351616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после финализации реплики клиента (§4.3.1.4),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при 75 операторах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087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088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089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090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091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092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093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094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095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096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o</w:instrText>
            </w:r>
            <w:r w:rsidRPr="003339CA">
              <w:rPr>
                <w:lang w:val="ru-RU"/>
                <w:rPrChange w:id="1097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ajy</w:instrText>
            </w:r>
            <w:r w:rsidRPr="003339CA">
              <w:rPr>
                <w:lang w:val="ru-RU"/>
                <w:rPrChange w:id="1098" w:author="Никита Гринь" w:date="2026-07-31T10:55:00Z" w16du:dateUtc="2026-07-31T07:55:00Z">
                  <w:rPr/>
                </w:rPrChange>
              </w:rPr>
              <w:instrText>93</w:instrText>
            </w:r>
            <w:r>
              <w:instrText>ttmn</w:instrText>
            </w:r>
            <w:r w:rsidRPr="003339CA">
              <w:rPr>
                <w:lang w:val="ru-RU"/>
                <w:rPrChange w:id="1099" w:author="Никита Гринь" w:date="2026-07-31T10:55:00Z" w16du:dateUtc="2026-07-31T07:55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 (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):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отдельное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40"/>
                <w:id w:val="-196454194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ра с хронологией «реплика клиента / реплика оператора → 3–5 подсказок с % релевантности» (§4.6.2.2.2), привязанных к строке транскрипта.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SUF-T-12, SUF-T-08.</w:t>
            </w:r>
          </w:p>
        </w:tc>
        <w:tc>
          <w:tcPr>
            <w:tcW w:w="2205" w:type="dxa"/>
          </w:tcPr>
          <w:p w14:paraId="334D65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4.3.1.4, 4.6.2.2.2</w:t>
            </w:r>
          </w:p>
        </w:tc>
      </w:tr>
      <w:tr w:rsidR="009D43E8" w14:paraId="03CC567F" w14:textId="77777777" w:rsidTr="009D43E8">
        <w:tc>
          <w:tcPr>
            <w:tcW w:w="1650" w:type="dxa"/>
          </w:tcPr>
          <w:p w14:paraId="147BC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UC-SUF-T02</w:t>
            </w:r>
          </w:p>
        </w:tc>
        <w:tc>
          <w:tcPr>
            <w:tcW w:w="3165" w:type="dxa"/>
          </w:tcPr>
          <w:p w14:paraId="6AE224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использует подсказку и 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обратную связь</w:t>
            </w:r>
          </w:p>
        </w:tc>
        <w:tc>
          <w:tcPr>
            <w:tcW w:w="6630" w:type="dxa"/>
          </w:tcPr>
          <w:p w14:paraId="00A43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телефонии озвучивает клиенту текст подсказки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событии сессии фиксируется факт использования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подсказка оста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 в ленте с отметкой об использовании.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SUF-T-07.</w:t>
            </w:r>
          </w:p>
        </w:tc>
        <w:tc>
          <w:tcPr>
            <w:tcW w:w="2205" w:type="dxa"/>
          </w:tcPr>
          <w:p w14:paraId="37CB0D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</w:tr>
      <w:tr w:rsidR="009D43E8" w14:paraId="5D372AB1" w14:textId="77777777" w:rsidTr="009D43E8">
        <w:tc>
          <w:tcPr>
            <w:tcW w:w="1650" w:type="dxa"/>
          </w:tcPr>
          <w:p w14:paraId="511EFD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UC-SUF-T03</w:t>
            </w:r>
          </w:p>
        </w:tc>
        <w:tc>
          <w:tcPr>
            <w:tcW w:w="3165" w:type="dxa"/>
          </w:tcPr>
          <w:p w14:paraId="2CED67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доступен только оператору канала телефония</w:t>
            </w:r>
          </w:p>
        </w:tc>
        <w:tc>
          <w:tcPr>
            <w:tcW w:w="6630" w:type="dxa"/>
          </w:tcPr>
          <w:p w14:paraId="2A998A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ссылку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 карточкой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открывается постоянная ссылка из метаданных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браузера; клиенту ссылка не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статья СУЗ открыта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SUF-T-02.</w:t>
            </w:r>
          </w:p>
        </w:tc>
        <w:tc>
          <w:tcPr>
            <w:tcW w:w="2205" w:type="dxa"/>
          </w:tcPr>
          <w:p w14:paraId="5F65BE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4.3.1.8</w:t>
            </w:r>
          </w:p>
        </w:tc>
      </w:tr>
      <w:tr w:rsidR="009D43E8" w14:paraId="37BC2ABC" w14:textId="77777777" w:rsidTr="009D43E8">
        <w:tc>
          <w:tcPr>
            <w:tcW w:w="1650" w:type="dxa"/>
          </w:tcPr>
          <w:p w14:paraId="286DAB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  <w:tc>
          <w:tcPr>
            <w:tcW w:w="3165" w:type="dxa"/>
          </w:tcPr>
          <w:p w14:paraId="125C407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«Воспользовался / Не воспользовался / Неполный ответ» по подсказке</w:t>
            </w:r>
          </w:p>
        </w:tc>
        <w:tc>
          <w:tcPr>
            <w:tcW w:w="6630" w:type="dxa"/>
          </w:tcPr>
          <w:p w14:paraId="78218D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кнопки обратной связи под подсказкой (§4.3.1.9).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 в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зафиксирована оценка по §4.3.1.9.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SUF-T-07.</w:t>
            </w:r>
          </w:p>
        </w:tc>
        <w:tc>
          <w:tcPr>
            <w:tcW w:w="2205" w:type="dxa"/>
          </w:tcPr>
          <w:p w14:paraId="3A38FF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</w:tr>
      <w:tr w:rsidR="009D43E8" w14:paraId="517309F8" w14:textId="77777777" w:rsidTr="009D43E8">
        <w:tc>
          <w:tcPr>
            <w:tcW w:w="1650" w:type="dxa"/>
          </w:tcPr>
          <w:p w14:paraId="48C02E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UC-SUF-T05</w:t>
            </w:r>
          </w:p>
        </w:tc>
        <w:tc>
          <w:tcPr>
            <w:tcW w:w="3165" w:type="dxa"/>
          </w:tcPr>
          <w:p w14:paraId="0FBC85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Режим «Услуга» — отключение окна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с возможностью повторного включения</w:t>
            </w:r>
          </w:p>
        </w:tc>
        <w:tc>
          <w:tcPr>
            <w:tcW w:w="6630" w:type="dxa"/>
          </w:tcPr>
          <w:p w14:paraId="4E475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проставляет отметку «Услуга» (не консультация) в шапке рабочего места (§4.6.2.3.3).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отключается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прекращает формирование подсказок;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повторно включить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в ходе разговора.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скрыты до повторного включения.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00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01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02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03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04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05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2205" w:type="dxa"/>
          </w:tcPr>
          <w:p w14:paraId="214AE6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4.6.2.3.3</w:t>
            </w:r>
          </w:p>
        </w:tc>
      </w:tr>
      <w:tr w:rsidR="009D43E8" w14:paraId="0A60D141" w14:textId="77777777" w:rsidTr="009D43E8">
        <w:tc>
          <w:tcPr>
            <w:tcW w:w="1650" w:type="dxa"/>
          </w:tcPr>
          <w:p w14:paraId="455246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  <w:tc>
          <w:tcPr>
            <w:tcW w:w="3165" w:type="dxa"/>
          </w:tcPr>
          <w:p w14:paraId="006E8E6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онлайн-чата: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</w:t>
            </w:r>
          </w:p>
        </w:tc>
        <w:tc>
          <w:tcPr>
            <w:tcW w:w="6630" w:type="dxa"/>
          </w:tcPr>
          <w:p w14:paraId="2C58DA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(§2.4 п.5) в рабочей сессии.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содержит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р; подсказки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правая панель АРМ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нет смешения с «Ассистент»/«Документы».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SUF-T-05.</w:t>
            </w:r>
          </w:p>
        </w:tc>
        <w:tc>
          <w:tcPr>
            <w:tcW w:w="2205" w:type="dxa"/>
          </w:tcPr>
          <w:p w14:paraId="67CEF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27FE6CF0" w14:textId="77777777" w:rsidTr="009D43E8">
        <w:tc>
          <w:tcPr>
            <w:tcW w:w="1650" w:type="dxa"/>
          </w:tcPr>
          <w:p w14:paraId="3F4863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UC-SUF-N02</w:t>
            </w:r>
          </w:p>
        </w:tc>
        <w:tc>
          <w:tcPr>
            <w:tcW w:w="3165" w:type="dxa"/>
          </w:tcPr>
          <w:p w14:paraId="5714C1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Внутренний пользователь КЦ: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6630" w:type="dxa"/>
          </w:tcPr>
          <w:p w14:paraId="5240F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внутренний пользователь (§2.4 п.6).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тест-диалог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.3.5.5,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LLM без клиентского канала.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SUF-T-06.</w:t>
            </w:r>
          </w:p>
        </w:tc>
        <w:tc>
          <w:tcPr>
            <w:tcW w:w="2205" w:type="dxa"/>
          </w:tcPr>
          <w:p w14:paraId="209FA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4.3.1, 4.6.1</w:t>
            </w:r>
          </w:p>
        </w:tc>
      </w:tr>
    </w:tbl>
    <w:p w14:paraId="66A5FCD7" w14:textId="77777777" w:rsidR="009D43E8" w:rsidRDefault="009D43E8">
      <w:pPr>
        <w:pStyle w:val="3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08E1B32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106" w:name="bookmark=id.6ajdjvbb8kz5" w:colFirst="0" w:colLast="0"/>
      <w:bookmarkEnd w:id="1106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.3.4. Функциональные требования §4.3 — суфлер (телефония и онлайн-чат)</w:t>
      </w:r>
    </w:p>
    <w:p w14:paraId="55A299F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§4.3.1, §4.3.2]: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единая 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обоим клиентским каналам КЦ. Раздел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дублирует требования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модуля онлайн-чат</w:t>
      </w:r>
      <w:r w:rsidRPr="003C42DA">
        <w:rPr>
          <w:rFonts w:ascii="Arial" w:eastAsia="Arial" w:hAnsi="Arial" w:cs="Arial"/>
          <w:color w:val="000000"/>
          <w:lang w:val="ru-RU"/>
        </w:rPr>
        <w:t xml:space="preserve"> §4.4 (АРМ, очереди, виджеты — </w:t>
      </w:r>
      <w:r>
        <w:fldChar w:fldCharType="begin"/>
      </w:r>
      <w:r>
        <w:instrText>HYPERLINK</w:instrText>
      </w:r>
      <w:r w:rsidRPr="003339CA">
        <w:rPr>
          <w:lang w:val="ru-RU"/>
          <w:rPrChange w:id="1107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108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109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110" w:author="Никита Гринь" w:date="2026-07-31T10:55:00Z" w16du:dateUtc="2026-07-31T07:55:00Z">
            <w:rPr/>
          </w:rPrChange>
        </w:rPr>
        <w:instrText>.</w:instrText>
      </w:r>
      <w:r>
        <w:instrText>kkdo</w:instrText>
      </w:r>
      <w:r w:rsidRPr="003339CA">
        <w:rPr>
          <w:lang w:val="ru-RU"/>
          <w:rPrChange w:id="1111" w:author="Никита Гринь" w:date="2026-07-31T10:55:00Z" w16du:dateUtc="2026-07-31T07:55:00Z">
            <w:rPr/>
          </w:rPrChange>
        </w:rPr>
        <w:instrText>6</w:instrText>
      </w:r>
      <w:r>
        <w:instrText>hgu</w:instrText>
      </w:r>
      <w:r w:rsidRPr="003339CA">
        <w:rPr>
          <w:lang w:val="ru-RU"/>
          <w:rPrChange w:id="1112" w:author="Никита Гринь" w:date="2026-07-31T10:55:00Z" w16du:dateUtc="2026-07-31T07:55:00Z">
            <w:rPr/>
          </w:rPrChange>
        </w:rPr>
        <w:instrText>9</w:instrText>
      </w:r>
      <w:r>
        <w:instrText>d</w:instrText>
      </w:r>
      <w:r w:rsidRPr="003339CA">
        <w:rPr>
          <w:lang w:val="ru-RU"/>
          <w:rPrChange w:id="1113" w:author="Никита Гринь" w:date="2026-07-31T10:55:00Z" w16du:dateUtc="2026-07-31T07:55:00Z">
            <w:rPr/>
          </w:rPrChange>
        </w:rPr>
        <w:instrText>54"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-*). Детализация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панели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 — также </w:t>
      </w:r>
      <w:r>
        <w:fldChar w:fldCharType="begin"/>
      </w:r>
      <w:r>
        <w:instrText>HYPERLINK</w:instrText>
      </w:r>
      <w:r w:rsidRPr="003339CA">
        <w:rPr>
          <w:lang w:val="ru-RU"/>
          <w:rPrChange w:id="1114" w:author="Никита Гринь" w:date="2026-07-31T10:55:00Z" w16du:dateUtc="2026-07-31T07:55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115" w:author="Никита Гринь" w:date="2026-07-31T10:55:00Z" w16du:dateUtc="2026-07-31T07:55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116" w:author="Никита Гринь" w:date="2026-07-31T10:55:00Z" w16du:dateUtc="2026-07-31T07:55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117" w:author="Никита Гринь" w:date="2026-07-31T10:55:00Z" w16du:dateUtc="2026-07-31T07:55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118" w:author="Никита Гринь" w:date="2026-07-31T10:55:00Z" w16du:dateUtc="2026-07-31T07:55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119" w:author="Никита Гринь" w:date="2026-07-31T10:55:00Z" w16du:dateUtc="2026-07-31T07:55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120" w:author="Никита Гринь" w:date="2026-07-31T10:55:00Z" w16du:dateUtc="2026-07-31T07:5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9FA48F0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41"/>
          <w:id w:val="-177286089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Трассировка пунктов §4.3 →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FR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(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v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1.4):</w:t>
          </w:r>
        </w:sdtContent>
      </w:sdt>
    </w:p>
    <w:tbl>
      <w:tblPr>
        <w:tblStyle w:val="119"/>
        <w:tblW w:w="111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245"/>
        <w:gridCol w:w="4305"/>
      </w:tblGrid>
      <w:tr w:rsidR="009D43E8" w14:paraId="50E0405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1CD0A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4245" w:type="dxa"/>
          </w:tcPr>
          <w:p w14:paraId="6220B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 / UC</w:t>
            </w:r>
          </w:p>
        </w:tc>
        <w:tc>
          <w:tcPr>
            <w:tcW w:w="4305" w:type="dxa"/>
          </w:tcPr>
          <w:p w14:paraId="1BC0DC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</w:t>
            </w:r>
          </w:p>
        </w:tc>
      </w:tr>
      <w:tr w:rsidR="009D43E8" w14:paraId="5659B3A5" w14:textId="77777777" w:rsidTr="009D43E8">
        <w:tc>
          <w:tcPr>
            <w:tcW w:w="2640" w:type="dxa"/>
          </w:tcPr>
          <w:p w14:paraId="4610CD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</w:t>
            </w:r>
          </w:p>
        </w:tc>
        <w:tc>
          <w:tcPr>
            <w:tcW w:w="4245" w:type="dxa"/>
          </w:tcPr>
          <w:p w14:paraId="0D9FF2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FR-SUF-21</w:t>
            </w:r>
          </w:p>
        </w:tc>
        <w:tc>
          <w:tcPr>
            <w:tcW w:w="4305" w:type="dxa"/>
          </w:tcPr>
          <w:p w14:paraId="4C32DD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2DDD7631" w14:textId="77777777" w:rsidTr="009D43E8">
        <w:tc>
          <w:tcPr>
            <w:tcW w:w="2640" w:type="dxa"/>
          </w:tcPr>
          <w:p w14:paraId="4A4DA2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4.3.1.2</w:t>
            </w:r>
          </w:p>
        </w:tc>
        <w:tc>
          <w:tcPr>
            <w:tcW w:w="4245" w:type="dxa"/>
          </w:tcPr>
          <w:p w14:paraId="1F5CEF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4305" w:type="dxa"/>
          </w:tcPr>
          <w:p w14:paraId="4B4EE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39507E0B" w14:textId="77777777" w:rsidTr="009D43E8">
        <w:tc>
          <w:tcPr>
            <w:tcW w:w="2640" w:type="dxa"/>
          </w:tcPr>
          <w:p w14:paraId="240BF3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4.3.1.3</w:t>
            </w:r>
          </w:p>
        </w:tc>
        <w:tc>
          <w:tcPr>
            <w:tcW w:w="4245" w:type="dxa"/>
          </w:tcPr>
          <w:p w14:paraId="798DC8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FR-SUF-18</w:t>
            </w:r>
          </w:p>
        </w:tc>
        <w:tc>
          <w:tcPr>
            <w:tcW w:w="4305" w:type="dxa"/>
          </w:tcPr>
          <w:p w14:paraId="4F5635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7B7B47FC" w14:textId="77777777" w:rsidTr="009D43E8">
        <w:tc>
          <w:tcPr>
            <w:tcW w:w="2640" w:type="dxa"/>
          </w:tcPr>
          <w:p w14:paraId="60004B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</w:t>
            </w:r>
          </w:p>
        </w:tc>
        <w:tc>
          <w:tcPr>
            <w:tcW w:w="4245" w:type="dxa"/>
          </w:tcPr>
          <w:p w14:paraId="065B8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FR-SUF-06, FR-SUF-11</w:t>
            </w:r>
          </w:p>
        </w:tc>
        <w:tc>
          <w:tcPr>
            <w:tcW w:w="4305" w:type="dxa"/>
          </w:tcPr>
          <w:p w14:paraId="00E565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54764E81" w14:textId="77777777" w:rsidTr="009D43E8">
        <w:tc>
          <w:tcPr>
            <w:tcW w:w="2640" w:type="dxa"/>
          </w:tcPr>
          <w:p w14:paraId="43858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4.3.1.5</w:t>
            </w:r>
          </w:p>
        </w:tc>
        <w:tc>
          <w:tcPr>
            <w:tcW w:w="4245" w:type="dxa"/>
          </w:tcPr>
          <w:p w14:paraId="744F69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FR-SUF-19</w:t>
            </w:r>
          </w:p>
        </w:tc>
        <w:tc>
          <w:tcPr>
            <w:tcW w:w="4305" w:type="dxa"/>
          </w:tcPr>
          <w:p w14:paraId="2594B1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7FC94699" w14:textId="77777777" w:rsidTr="009D43E8">
        <w:tc>
          <w:tcPr>
            <w:tcW w:w="2640" w:type="dxa"/>
          </w:tcPr>
          <w:p w14:paraId="59AE91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</w:t>
            </w:r>
          </w:p>
        </w:tc>
        <w:tc>
          <w:tcPr>
            <w:tcW w:w="4245" w:type="dxa"/>
          </w:tcPr>
          <w:p w14:paraId="191CC8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FR-SUF-20</w:t>
            </w:r>
          </w:p>
        </w:tc>
        <w:tc>
          <w:tcPr>
            <w:tcW w:w="4305" w:type="dxa"/>
          </w:tcPr>
          <w:p w14:paraId="004205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42BB3CB9" w14:textId="77777777" w:rsidTr="009D43E8">
        <w:tc>
          <w:tcPr>
            <w:tcW w:w="2640" w:type="dxa"/>
          </w:tcPr>
          <w:p w14:paraId="67A64B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4.3.1.7–8</w:t>
            </w:r>
          </w:p>
        </w:tc>
        <w:tc>
          <w:tcPr>
            <w:tcW w:w="4245" w:type="dxa"/>
          </w:tcPr>
          <w:p w14:paraId="71A0CA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4305" w:type="dxa"/>
          </w:tcPr>
          <w:p w14:paraId="408B80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4970918B" w14:textId="77777777" w:rsidTr="009D43E8">
        <w:tc>
          <w:tcPr>
            <w:tcW w:w="2640" w:type="dxa"/>
          </w:tcPr>
          <w:p w14:paraId="241557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4.3.1.9</w:t>
            </w:r>
          </w:p>
        </w:tc>
        <w:tc>
          <w:tcPr>
            <w:tcW w:w="4245" w:type="dxa"/>
          </w:tcPr>
          <w:p w14:paraId="61BE4E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4305" w:type="dxa"/>
          </w:tcPr>
          <w:p w14:paraId="5CDA9A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109AA06A" w14:textId="77777777" w:rsidTr="009D43E8">
        <w:tc>
          <w:tcPr>
            <w:tcW w:w="2640" w:type="dxa"/>
          </w:tcPr>
          <w:p w14:paraId="7E8C65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4.3.1.10–11</w:t>
            </w:r>
          </w:p>
        </w:tc>
        <w:tc>
          <w:tcPr>
            <w:tcW w:w="4245" w:type="dxa"/>
          </w:tcPr>
          <w:p w14:paraId="6B2851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305" w:type="dxa"/>
          </w:tcPr>
          <w:p w14:paraId="04DC40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0D2D340D" w14:textId="77777777" w:rsidTr="009D43E8">
        <w:tc>
          <w:tcPr>
            <w:tcW w:w="2640" w:type="dxa"/>
          </w:tcPr>
          <w:p w14:paraId="1708B3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4.3.1.12</w:t>
            </w:r>
          </w:p>
        </w:tc>
        <w:tc>
          <w:tcPr>
            <w:tcW w:w="4245" w:type="dxa"/>
          </w:tcPr>
          <w:p w14:paraId="43ECB9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FR-SUF-16</w:t>
            </w:r>
          </w:p>
        </w:tc>
        <w:tc>
          <w:tcPr>
            <w:tcW w:w="4305" w:type="dxa"/>
          </w:tcPr>
          <w:p w14:paraId="6B9D50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телефония</w:t>
            </w:r>
          </w:p>
        </w:tc>
      </w:tr>
      <w:tr w:rsidR="009D43E8" w14:paraId="6074F25B" w14:textId="77777777" w:rsidTr="009D43E8">
        <w:tc>
          <w:tcPr>
            <w:tcW w:w="2640" w:type="dxa"/>
          </w:tcPr>
          <w:p w14:paraId="1A328E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4.3.1.13–14</w:t>
            </w:r>
          </w:p>
        </w:tc>
        <w:tc>
          <w:tcPr>
            <w:tcW w:w="4245" w:type="dxa"/>
          </w:tcPr>
          <w:p w14:paraId="209350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</w:t>
            </w:r>
          </w:p>
        </w:tc>
        <w:tc>
          <w:tcPr>
            <w:tcW w:w="4305" w:type="dxa"/>
          </w:tcPr>
          <w:p w14:paraId="4E8BB3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оба</w:t>
            </w:r>
          </w:p>
        </w:tc>
      </w:tr>
      <w:tr w:rsidR="009D43E8" w14:paraId="5EC879A0" w14:textId="77777777" w:rsidTr="009D43E8">
        <w:tc>
          <w:tcPr>
            <w:tcW w:w="2640" w:type="dxa"/>
          </w:tcPr>
          <w:p w14:paraId="018272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  <w:tc>
          <w:tcPr>
            <w:tcW w:w="4245" w:type="dxa"/>
          </w:tcPr>
          <w:p w14:paraId="047882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4305" w:type="dxa"/>
          </w:tcPr>
          <w:p w14:paraId="1E3E80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B9C4DB7" w14:textId="77777777" w:rsidTr="009D43E8">
        <w:tc>
          <w:tcPr>
            <w:tcW w:w="2640" w:type="dxa"/>
          </w:tcPr>
          <w:p w14:paraId="4BEED4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  <w:tc>
          <w:tcPr>
            <w:tcW w:w="4245" w:type="dxa"/>
          </w:tcPr>
          <w:p w14:paraId="246AF8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4305" w:type="dxa"/>
          </w:tcPr>
          <w:p w14:paraId="36D81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0D9800F" w14:textId="77777777" w:rsidTr="009D43E8">
        <w:tc>
          <w:tcPr>
            <w:tcW w:w="2640" w:type="dxa"/>
          </w:tcPr>
          <w:p w14:paraId="565E18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  <w:tc>
          <w:tcPr>
            <w:tcW w:w="4245" w:type="dxa"/>
          </w:tcPr>
          <w:p w14:paraId="72EA8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4305" w:type="dxa"/>
          </w:tcPr>
          <w:p w14:paraId="296132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215D691B" w14:textId="77777777" w:rsidTr="009D43E8">
        <w:tc>
          <w:tcPr>
            <w:tcW w:w="2640" w:type="dxa"/>
          </w:tcPr>
          <w:p w14:paraId="031272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4.3.2.4</w:t>
            </w:r>
          </w:p>
        </w:tc>
        <w:tc>
          <w:tcPr>
            <w:tcW w:w="4245" w:type="dxa"/>
          </w:tcPr>
          <w:p w14:paraId="75CCD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FR-SUF-02, FR-SUF-C01</w:t>
            </w:r>
          </w:p>
        </w:tc>
        <w:tc>
          <w:tcPr>
            <w:tcW w:w="4305" w:type="dxa"/>
          </w:tcPr>
          <w:p w14:paraId="4FB658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65DE2E93" w14:textId="77777777" w:rsidTr="009D43E8">
        <w:tc>
          <w:tcPr>
            <w:tcW w:w="2640" w:type="dxa"/>
          </w:tcPr>
          <w:p w14:paraId="1795FD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  <w:tc>
          <w:tcPr>
            <w:tcW w:w="4245" w:type="dxa"/>
          </w:tcPr>
          <w:p w14:paraId="703D89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4305" w:type="dxa"/>
          </w:tcPr>
          <w:p w14:paraId="03DD8F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722F1F04" w14:textId="77777777" w:rsidTr="009D43E8">
        <w:tc>
          <w:tcPr>
            <w:tcW w:w="2640" w:type="dxa"/>
          </w:tcPr>
          <w:p w14:paraId="17AD9C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4.3.2.6–7</w:t>
            </w:r>
          </w:p>
        </w:tc>
        <w:tc>
          <w:tcPr>
            <w:tcW w:w="4245" w:type="dxa"/>
          </w:tcPr>
          <w:p w14:paraId="7A678D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4305" w:type="dxa"/>
          </w:tcPr>
          <w:p w14:paraId="71AC18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59041AD1" w14:textId="77777777" w:rsidTr="009D43E8">
        <w:tc>
          <w:tcPr>
            <w:tcW w:w="2640" w:type="dxa"/>
          </w:tcPr>
          <w:p w14:paraId="14C5D3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4.3.2.8</w:t>
            </w:r>
          </w:p>
        </w:tc>
        <w:tc>
          <w:tcPr>
            <w:tcW w:w="4245" w:type="dxa"/>
          </w:tcPr>
          <w:p w14:paraId="043EFB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4305" w:type="dxa"/>
          </w:tcPr>
          <w:p w14:paraId="7F3CC2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4FCDB963" w14:textId="77777777" w:rsidTr="009D43E8">
        <w:tc>
          <w:tcPr>
            <w:tcW w:w="2640" w:type="dxa"/>
          </w:tcPr>
          <w:p w14:paraId="0D85AC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4.3.2.9</w:t>
            </w:r>
          </w:p>
        </w:tc>
        <w:tc>
          <w:tcPr>
            <w:tcW w:w="4245" w:type="dxa"/>
          </w:tcPr>
          <w:p w14:paraId="5C46DF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305" w:type="dxa"/>
          </w:tcPr>
          <w:p w14:paraId="2602AD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31F40CF4" w14:textId="77777777" w:rsidTr="009D43E8">
        <w:tc>
          <w:tcPr>
            <w:tcW w:w="2640" w:type="dxa"/>
          </w:tcPr>
          <w:p w14:paraId="224DE8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4.3.2.10</w:t>
            </w:r>
          </w:p>
        </w:tc>
        <w:tc>
          <w:tcPr>
            <w:tcW w:w="4245" w:type="dxa"/>
          </w:tcPr>
          <w:p w14:paraId="21D3B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FR-SUF-C11, FR-SUF-16</w:t>
            </w:r>
          </w:p>
        </w:tc>
        <w:tc>
          <w:tcPr>
            <w:tcW w:w="4305" w:type="dxa"/>
          </w:tcPr>
          <w:p w14:paraId="53424F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15C096C5" w14:textId="77777777" w:rsidTr="009D43E8">
        <w:tc>
          <w:tcPr>
            <w:tcW w:w="2640" w:type="dxa"/>
          </w:tcPr>
          <w:p w14:paraId="7AA1AF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</w:t>
            </w:r>
          </w:p>
        </w:tc>
        <w:tc>
          <w:tcPr>
            <w:tcW w:w="4245" w:type="dxa"/>
          </w:tcPr>
          <w:p w14:paraId="27E41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FR-SUF-15, FR-SUF-C13</w:t>
            </w:r>
          </w:p>
        </w:tc>
        <w:tc>
          <w:tcPr>
            <w:tcW w:w="4305" w:type="dxa"/>
          </w:tcPr>
          <w:p w14:paraId="741647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  <w:tr w:rsidR="009D43E8" w14:paraId="40100C33" w14:textId="77777777" w:rsidTr="009D43E8">
        <w:tc>
          <w:tcPr>
            <w:tcW w:w="2640" w:type="dxa"/>
          </w:tcPr>
          <w:p w14:paraId="1864C4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</w:t>
            </w:r>
          </w:p>
        </w:tc>
        <w:tc>
          <w:tcPr>
            <w:tcW w:w="4245" w:type="dxa"/>
          </w:tcPr>
          <w:p w14:paraId="6CDFDA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4305" w:type="dxa"/>
          </w:tcPr>
          <w:p w14:paraId="62DC7F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онлайн-чат</w:t>
            </w:r>
          </w:p>
        </w:tc>
      </w:tr>
    </w:tbl>
    <w:p w14:paraId="42B0D772" w14:textId="77777777" w:rsidR="009D43E8" w:rsidRDefault="009D43E8">
      <w:pPr>
        <w:pStyle w:val="4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1545FEDE" w14:textId="77777777" w:rsidR="009D43E8" w:rsidRDefault="00317F00">
      <w:pPr>
        <w:pStyle w:val="4"/>
        <w:rPr>
          <w:rFonts w:ascii="Arial" w:eastAsia="Arial" w:hAnsi="Arial" w:cs="Arial"/>
        </w:rPr>
      </w:pPr>
      <w:bookmarkStart w:id="1121" w:name="bookmark=id.u27pzh81c9vg" w:colFirst="0" w:colLast="0"/>
      <w:bookmarkEnd w:id="1121"/>
      <w:r>
        <w:rPr>
          <w:rFonts w:ascii="Arial" w:eastAsia="Arial" w:hAnsi="Arial" w:cs="Arial"/>
        </w:rPr>
        <w:lastRenderedPageBreak/>
        <w:t>II.3.4.1. §4.3.1 — канал телефония</w:t>
      </w:r>
    </w:p>
    <w:tbl>
      <w:tblPr>
        <w:tblStyle w:val="118"/>
        <w:tblW w:w="135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70"/>
        <w:gridCol w:w="4125"/>
        <w:gridCol w:w="6165"/>
        <w:gridCol w:w="1785"/>
      </w:tblGrid>
      <w:tr w:rsidR="009D43E8" w14:paraId="7B31756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0" w:type="dxa"/>
          </w:tcPr>
          <w:p w14:paraId="394F44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25" w:type="dxa"/>
          </w:tcPr>
          <w:p w14:paraId="3114B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165" w:type="dxa"/>
          </w:tcPr>
          <w:p w14:paraId="02D198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785" w:type="dxa"/>
          </w:tcPr>
          <w:p w14:paraId="3DC2F4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C169FD8" w14:textId="77777777" w:rsidTr="009D43E8">
        <w:tc>
          <w:tcPr>
            <w:tcW w:w="1470" w:type="dxa"/>
          </w:tcPr>
          <w:p w14:paraId="3371D8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FR-SUF-21</w:t>
            </w:r>
          </w:p>
        </w:tc>
        <w:tc>
          <w:tcPr>
            <w:tcW w:w="4125" w:type="dxa"/>
          </w:tcPr>
          <w:p w14:paraId="317CDFB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телефония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должен включать функции модуля понимания запросов в канале телефония 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(§4.3.1.1)</w:t>
            </w:r>
          </w:p>
        </w:tc>
        <w:tc>
          <w:tcPr>
            <w:tcW w:w="6165" w:type="dxa"/>
          </w:tcPr>
          <w:p w14:paraId="1E9F9A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телефонии (§2.4 п.4) принимает входящий или совершает исходящий звонок; поступает аудиопоток для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телефонии =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(1) модуль понимания запросов</w:t>
            </w:r>
            <w:sdt>
              <w:sdtPr>
                <w:tag w:val="goog_rdk_142"/>
                <w:id w:val="14706473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dual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leg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intent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22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23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24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25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t</w:instrText>
            </w:r>
            <w:r w:rsidRPr="003339CA">
              <w:rPr>
                <w:lang w:val="ru-RU"/>
                <w:rPrChange w:id="1126" w:author="Никита Гринь" w:date="2026-07-31T10:55:00Z" w16du:dateUtc="2026-07-31T07:55:00Z">
                  <w:rPr/>
                </w:rPrChange>
              </w:rPr>
              <w:instrText>7</w:instrText>
            </w:r>
            <w:r>
              <w:instrText>slx</w:instrText>
            </w:r>
            <w:r w:rsidRPr="003339CA">
              <w:rPr>
                <w:lang w:val="ru-RU"/>
                <w:rPrChange w:id="1127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dqttdg</w:instrText>
            </w:r>
            <w:r w:rsidRPr="003339CA">
              <w:rPr>
                <w:lang w:val="ru-RU"/>
                <w:rPrChange w:id="1128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(2) модуль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43"/>
                <w:id w:val="191456569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генерация подсказок, промпт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Part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V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оба компонента вызываются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 каждую реплику 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runtime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-1…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-2) оператор видит транскрипт + ранжированные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INT-T (ASR), UC-SUF-T01.</w:t>
            </w:r>
          </w:p>
        </w:tc>
        <w:tc>
          <w:tcPr>
            <w:tcW w:w="1785" w:type="dxa"/>
          </w:tcPr>
          <w:p w14:paraId="6BF5B4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</w:t>
            </w:r>
          </w:p>
        </w:tc>
      </w:tr>
      <w:tr w:rsidR="009D43E8" w14:paraId="5AF20ADA" w14:textId="77777777" w:rsidTr="009D43E8">
        <w:tc>
          <w:tcPr>
            <w:tcW w:w="1470" w:type="dxa"/>
          </w:tcPr>
          <w:p w14:paraId="1AFF05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FR-SUF-01</w:t>
            </w:r>
          </w:p>
        </w:tc>
        <w:tc>
          <w:tcPr>
            <w:tcW w:w="4125" w:type="dxa"/>
          </w:tcPr>
          <w:p w14:paraId="448E454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только из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-индекса СУЗ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165" w:type="dxa"/>
          </w:tcPr>
          <w:p w14:paraId="210419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реплика клиента в канале телефонии.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только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без </w:t>
            </w:r>
            <w:r>
              <w:rPr>
                <w:rFonts w:ascii="Arial" w:eastAsia="Arial" w:hAnsi="Arial" w:cs="Arial"/>
                <w:color w:val="000000"/>
              </w:rPr>
              <w:t>HTTP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-обращений к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режиме штатной эксплуатации.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карточки подсказок в панели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SUF-T-01.</w:t>
            </w:r>
          </w:p>
        </w:tc>
        <w:tc>
          <w:tcPr>
            <w:tcW w:w="1785" w:type="dxa"/>
          </w:tcPr>
          <w:p w14:paraId="3556B8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4.3.1.5</w:t>
            </w:r>
          </w:p>
        </w:tc>
      </w:tr>
      <w:tr w:rsidR="009D43E8" w14:paraId="3CAEC4CF" w14:textId="77777777" w:rsidTr="009D43E8">
        <w:tc>
          <w:tcPr>
            <w:tcW w:w="1470" w:type="dxa"/>
          </w:tcPr>
          <w:p w14:paraId="129738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FR-SUF-02</w:t>
            </w:r>
          </w:p>
        </w:tc>
        <w:tc>
          <w:tcPr>
            <w:tcW w:w="4125" w:type="dxa"/>
          </w:tcPr>
          <w:p w14:paraId="4E4DD8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Ранжирование подсказок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 наибольшей к наименьшей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релевантности;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 на реплику (настраиваемо); при смене тематики — пересч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(§4.6.2.2.3)</w:t>
            </w:r>
          </w:p>
        </w:tc>
        <w:tc>
          <w:tcPr>
            <w:tcW w:w="6165" w:type="dxa"/>
          </w:tcPr>
          <w:p w14:paraId="1B7ABD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реплика клиента в телефонии или смена тематики диалога.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сортировка по убыванию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отображение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каждой карточке (§4.6.2.2.3); сброс при смене намерения.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3–5 ранжированных карточек (параметр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 умолчанию 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785" w:type="dxa"/>
          </w:tcPr>
          <w:p w14:paraId="4EB62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4.6.2.2.3</w:t>
            </w:r>
          </w:p>
        </w:tc>
      </w:tr>
      <w:tr w:rsidR="009D43E8" w14:paraId="42230BFD" w14:textId="77777777" w:rsidTr="009D43E8">
        <w:tc>
          <w:tcPr>
            <w:tcW w:w="1470" w:type="dxa"/>
          </w:tcPr>
          <w:p w14:paraId="17C108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FR-SUF-03</w:t>
            </w:r>
          </w:p>
        </w:tc>
        <w:tc>
          <w:tcPr>
            <w:tcW w:w="4125" w:type="dxa"/>
          </w:tcPr>
          <w:p w14:paraId="63608B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+ 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доп. материалы — только оператору; открытие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новой вкладке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(§4.3.1.7–8)</w:t>
            </w:r>
          </w:p>
        </w:tc>
        <w:tc>
          <w:tcPr>
            <w:tcW w:w="6165" w:type="dxa"/>
          </w:tcPr>
          <w:p w14:paraId="09C87D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ссылку с названием статьи под карточкой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метаданные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вложения §4.3.1.7;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target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blank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название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статьи кликабельно; статья открыта в новой вкладке браузера.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SUF-T-02.</w:t>
            </w:r>
          </w:p>
        </w:tc>
        <w:tc>
          <w:tcPr>
            <w:tcW w:w="1785" w:type="dxa"/>
          </w:tcPr>
          <w:p w14:paraId="6B8AAD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4.3.1.7, 4.3.1.8</w:t>
            </w:r>
          </w:p>
        </w:tc>
      </w:tr>
      <w:tr w:rsidR="009D43E8" w14:paraId="50E6CA84" w14:textId="77777777" w:rsidTr="009D43E8">
        <w:tc>
          <w:tcPr>
            <w:tcW w:w="1470" w:type="dxa"/>
          </w:tcPr>
          <w:p w14:paraId="558FC4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FR-SUF-04</w:t>
            </w:r>
          </w:p>
        </w:tc>
        <w:tc>
          <w:tcPr>
            <w:tcW w:w="4125" w:type="dxa"/>
          </w:tcPr>
          <w:p w14:paraId="07854D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Преобразование речи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текст должно иметь возможность начинаться с момента соединения клиента с оператором канала телефония (§4.3.1.2)</w:t>
            </w:r>
          </w:p>
        </w:tc>
        <w:tc>
          <w:tcPr>
            <w:tcW w:w="6165" w:type="dxa"/>
          </w:tcPr>
          <w:p w14:paraId="1FFC9E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соедин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с оператором канала телефония;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phoneevent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commstarted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запускается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 момента соединения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преобразование речи клиента в текст начинается без ожидания ручного действия оператора. Разделение реплик оператора и клиента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29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30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31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32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1133" w:author="Никита Гринь" w:date="2026-07-31T10:55:00Z" w16du:dateUtc="2026-07-31T07:55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1134" w:author="Никита Гринь" w:date="2026-07-31T10:55:00Z" w16du:dateUtc="2026-07-31T07:55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1135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1136" w:author="Никита Гринь" w:date="2026-07-31T10:55:00Z" w16du:dateUtc="2026-07-31T07:55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113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(§4.2.2.12); потоковая обработка речи обеих сторон и контекст диалога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38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39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40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41" w:author="Никита Гринь" w:date="2026-07-31T10:55:00Z" w16du:dateUtc="2026-07-31T07:55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42" w:author="Никита Гринь" w:date="2026-07-31T10:55:00Z" w16du:dateUtc="2026-07-31T07:55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43" w:author="Никита Гринь" w:date="2026-07-31T10:55:00Z" w16du:dateUtc="2026-07-31T07:5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 транскрипта речи клиента с первой секунды соединения.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785" w:type="dxa"/>
          </w:tcPr>
          <w:p w14:paraId="39536F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4.3.1.2</w:t>
            </w:r>
          </w:p>
        </w:tc>
      </w:tr>
      <w:tr w:rsidR="009D43E8" w14:paraId="32FA226E" w14:textId="77777777" w:rsidTr="009D43E8">
        <w:tc>
          <w:tcPr>
            <w:tcW w:w="1470" w:type="dxa"/>
          </w:tcPr>
          <w:p w14:paraId="40F417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  <w:tc>
          <w:tcPr>
            <w:tcW w:w="4125" w:type="dxa"/>
          </w:tcPr>
          <w:p w14:paraId="6F4791A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мгновенно передаваться после преобразования речи в текст текстовые данные в модуль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поиска информации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формирования ответа и передачи его оператору канала телефония, тратя на данные действия в совокупности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более 1–2 секунд на каждую реплику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(§4.3.1.4;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 телефония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165" w:type="dxa"/>
          </w:tcPr>
          <w:p w14:paraId="27AAAAD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зафиксирована финальная реплика клиента после преобразования речи в текст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канал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44"/>
                <w:id w:val="116205764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асинхронный конвейер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передача текстовых данных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и отображение карточек в окне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позднее 1–2 с</w:t>
            </w:r>
            <w:sdt>
              <w:sdtPr>
                <w:tag w:val="goog_rdk_145"/>
                <w:id w:val="-109764999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после финализации реплики;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при 75 операторах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44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45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46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47" w:author="Никита Гринь" w:date="2026-07-31T10:55:00Z" w16du:dateUtc="2026-07-31T07:55:00Z">
                  <w:rPr/>
                </w:rPrChange>
              </w:rPr>
              <w:instrText>.</w:instrText>
            </w:r>
            <w:r>
              <w:instrText>o</w:instrText>
            </w:r>
            <w:r w:rsidRPr="003339CA">
              <w:rPr>
                <w:lang w:val="ru-RU"/>
                <w:rPrChange w:id="1148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ajy</w:instrText>
            </w:r>
            <w:r w:rsidRPr="003339CA">
              <w:rPr>
                <w:lang w:val="ru-RU"/>
                <w:rPrChange w:id="1149" w:author="Никита Гринь" w:date="2026-07-31T10:55:00Z" w16du:dateUtc="2026-07-31T07:55:00Z">
                  <w:rPr/>
                </w:rPrChange>
              </w:rPr>
              <w:instrText>93</w:instrText>
            </w:r>
            <w:r>
              <w:instrText>ttmn</w:instrText>
            </w:r>
            <w:r w:rsidRPr="003339CA">
              <w:rPr>
                <w:lang w:val="ru-RU"/>
                <w:rPrChange w:id="1150" w:author="Никита Гринь" w:date="2026-07-31T10:55:00Z" w16du:dateUtc="2026-07-31T07:55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онлайн-чата — отдельно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51" w:author="Никита Гринь" w:date="2026-07-31T10:55:00Z" w16du:dateUtc="2026-07-31T07:5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52" w:author="Никита Гринь" w:date="2026-07-31T10:55:00Z" w16du:dateUtc="2026-07-31T07:5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53" w:author="Никита Гринь" w:date="2026-07-31T10:55:00Z" w16du:dateUtc="2026-07-31T07:55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54" w:author="Никита Гринь" w:date="2026-07-31T10:55:00Z" w16du:dateUtc="2026-07-31T07:55:00Z">
                  <w:rPr/>
                </w:rPrChange>
              </w:rPr>
              <w:instrText>.7</w:instrText>
            </w:r>
            <w:r>
              <w:instrText>mw</w:instrText>
            </w:r>
            <w:r w:rsidRPr="003339CA">
              <w:rPr>
                <w:lang w:val="ru-RU"/>
                <w:rPrChange w:id="1155" w:author="Никита Гринь" w:date="2026-07-31T10:55:00Z" w16du:dateUtc="2026-07-31T07:55:00Z">
                  <w:rPr/>
                </w:rPrChange>
              </w:rPr>
              <w:instrText>6</w:instrText>
            </w:r>
            <w:r>
              <w:instrText>dnhkpw</w:instrText>
            </w:r>
            <w:r w:rsidRPr="003339CA">
              <w:rPr>
                <w:lang w:val="ru-RU"/>
                <w:rPrChange w:id="1156" w:author="Никита Гринь" w:date="2026-07-31T10:55:00Z" w16du:dateUtc="2026-07-31T07:55:00Z">
                  <w:rPr/>
                </w:rPrChange>
              </w:rPr>
              <w:instrText>1</w:instrText>
            </w:r>
            <w:r>
              <w:instrText>b</w:instrText>
            </w:r>
            <w:r w:rsidRPr="003339CA">
              <w:rPr>
                <w:lang w:val="ru-RU"/>
                <w:rPrChange w:id="1157" w:author="Никита Гринь" w:date="2026-07-31T10:55:00Z" w16du:dateUtc="2026-07-31T07:5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10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карточка подсказки отображается оператору канала телефония за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1785" w:type="dxa"/>
          </w:tcPr>
          <w:p w14:paraId="59692D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</w:t>
            </w:r>
          </w:p>
        </w:tc>
      </w:tr>
      <w:tr w:rsidR="009D43E8" w14:paraId="209D12FE" w14:textId="77777777" w:rsidTr="009D43E8">
        <w:tc>
          <w:tcPr>
            <w:tcW w:w="1470" w:type="dxa"/>
          </w:tcPr>
          <w:p w14:paraId="4107AD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FR-SUF-07</w:t>
            </w:r>
          </w:p>
        </w:tc>
        <w:tc>
          <w:tcPr>
            <w:tcW w:w="4125" w:type="dxa"/>
          </w:tcPr>
          <w:p w14:paraId="5E99E1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фиксироваться обратная связь по предоставленному ответу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 нажатия оператором канала телефония в окне разговора с клиентом одной из кнопок: «воспользовался», «не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воспользовался», «неполный ответ» (§4.3.1.9)</w:t>
            </w:r>
          </w:p>
        </w:tc>
        <w:tc>
          <w:tcPr>
            <w:tcW w:w="6165" w:type="dxa"/>
          </w:tcPr>
          <w:p w14:paraId="505A85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оценивает подсказку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окне разговора с клиентом.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три кнопки «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Неполный ответ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под каждой карточкой;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sdt>
              <w:sdtPr>
                <w:tag w:val="goog_rdk_146"/>
                <w:id w:val="183707361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зафиксирована; кнопки отображаются под каждой подсказкой (§4.6.2.2.4).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04.</w:t>
            </w:r>
          </w:p>
        </w:tc>
        <w:tc>
          <w:tcPr>
            <w:tcW w:w="1785" w:type="dxa"/>
          </w:tcPr>
          <w:p w14:paraId="3BB16C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4.3.1.9</w:t>
            </w:r>
          </w:p>
        </w:tc>
      </w:tr>
      <w:tr w:rsidR="009D43E8" w14:paraId="580DED96" w14:textId="77777777" w:rsidTr="009D43E8">
        <w:tc>
          <w:tcPr>
            <w:tcW w:w="1470" w:type="dxa"/>
          </w:tcPr>
          <w:p w14:paraId="44EE6A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FR-SUF-08</w:t>
            </w:r>
          </w:p>
        </w:tc>
        <w:tc>
          <w:tcPr>
            <w:tcW w:w="4125" w:type="dxa"/>
          </w:tcPr>
          <w:p w14:paraId="097C3EA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должно отключаться при проставлении оператором канала телефония отметки, что предоставляется не консультация, а услуга, с возможностью повторного включения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в ходе разговора (§4.6.2.3.3)</w:t>
            </w:r>
          </w:p>
        </w:tc>
        <w:tc>
          <w:tcPr>
            <w:tcW w:w="6165" w:type="dxa"/>
          </w:tcPr>
          <w:p w14:paraId="7E7B98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телефония проставляет отметку «Услуга» (не консультация) в шапке рабочего места.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отключается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прекращает формирование новых подсказок;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повторно включить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в ходе того же звонка.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скрыты до повторного включения.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05,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785" w:type="dxa"/>
          </w:tcPr>
          <w:p w14:paraId="66975E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4.6.2.3.3</w:t>
            </w:r>
          </w:p>
        </w:tc>
      </w:tr>
      <w:tr w:rsidR="009D43E8" w14:paraId="71DED11B" w14:textId="77777777" w:rsidTr="009D43E8">
        <w:tc>
          <w:tcPr>
            <w:tcW w:w="1470" w:type="dxa"/>
          </w:tcPr>
          <w:p w14:paraId="29606E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FR-SUF-09</w:t>
            </w:r>
          </w:p>
        </w:tc>
        <w:tc>
          <w:tcPr>
            <w:tcW w:w="4125" w:type="dxa"/>
          </w:tcPr>
          <w:p w14:paraId="7380055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Отдельный интерфейс суфл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— телефония §2.4 п.4</w:t>
            </w:r>
          </w:p>
        </w:tc>
        <w:tc>
          <w:tcPr>
            <w:tcW w:w="6165" w:type="dxa"/>
          </w:tcPr>
          <w:p w14:paraId="115A2DC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канала телефонии §2.4 п.4 начинает смену.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вкладок «Ассистент»/«Документы»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5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5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60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61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162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(не </w:t>
            </w:r>
            <w:r>
              <w:rPr>
                <w:rFonts w:ascii="Arial" w:eastAsia="Arial" w:hAnsi="Arial" w:cs="Arial"/>
                <w:color w:val="000000"/>
              </w:rPr>
              <w:t>FAB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-панель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работает только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1785" w:type="dxa"/>
          </w:tcPr>
          <w:p w14:paraId="4B9A19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4.3.1.6, 4.6.2.1</w:t>
            </w:r>
          </w:p>
        </w:tc>
      </w:tr>
      <w:tr w:rsidR="009D43E8" w14:paraId="1D9393C7" w14:textId="77777777" w:rsidTr="009D43E8">
        <w:tc>
          <w:tcPr>
            <w:tcW w:w="1470" w:type="dxa"/>
          </w:tcPr>
          <w:p w14:paraId="0C08D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FR-SUF-11</w:t>
            </w:r>
          </w:p>
        </w:tc>
        <w:tc>
          <w:tcPr>
            <w:tcW w:w="4125" w:type="dxa"/>
          </w:tcPr>
          <w:p w14:paraId="4B3528A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Подсказки формируются на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каждую новую реплику клиента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активной сессии телефонии;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3–5 карточек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реплику (§4.6.2.2.1); привязка к строке транскрипта (§4.6.2.2.2); обновление карточек по мере поступления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одна подсказка в начале диалога</w:t>
            </w:r>
          </w:p>
        </w:tc>
        <w:tc>
          <w:tcPr>
            <w:tcW w:w="6165" w:type="dxa"/>
          </w:tcPr>
          <w:p w14:paraId="51656A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каждая новая реплика клиента в активном звонке.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подавление дублей 300 мс;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возвращает до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(3–5) ранжированных ответов; привязка к строке транскрипта;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6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6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6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66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67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68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>
              <w:fldChar w:fldCharType="end"/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69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70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71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72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73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74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sdt>
              <w:sdtPr>
                <w:tag w:val="goog_rdk_147"/>
                <w:id w:val="208216545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на реплику,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с).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sdt>
              <w:sdtPr>
                <w:tag w:val="goog_rdk_148"/>
                <w:id w:val="68328591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пара «реплика → 3–5 подсказок с %» в ленте окна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(макет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75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76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77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78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gha</w:instrText>
            </w:r>
            <w:r w:rsidRPr="003339CA">
              <w:rPr>
                <w:lang w:val="ru-RU"/>
                <w:rPrChange w:id="1179" w:author="Никита Гринь" w:date="2026-07-31T10:56:00Z" w16du:dateUtc="2026-07-31T07:56:00Z">
                  <w:rPr/>
                </w:rPrChange>
              </w:rPr>
              <w:instrText>19</w:instrText>
            </w:r>
            <w:r>
              <w:instrText>d</w:instrText>
            </w:r>
            <w:r w:rsidRPr="003339CA">
              <w:rPr>
                <w:lang w:val="ru-RU"/>
                <w:rPrChange w:id="1180" w:author="Никита Гринь" w:date="2026-07-31T10:56:00Z" w16du:dateUtc="2026-07-31T07:56:00Z">
                  <w:rPr/>
                </w:rPrChange>
              </w:rPr>
              <w:instrText>2</w:instrText>
            </w:r>
            <w:r>
              <w:instrText>qwtbc</w:instrText>
            </w:r>
            <w:r w:rsidRPr="003339CA">
              <w:rPr>
                <w:lang w:val="ru-RU"/>
                <w:rPrChange w:id="1181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SUF-T-12, SUF-T-08, SUF-T-14.</w:t>
            </w:r>
          </w:p>
        </w:tc>
        <w:tc>
          <w:tcPr>
            <w:tcW w:w="1785" w:type="dxa"/>
          </w:tcPr>
          <w:p w14:paraId="3ABA71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4.3.1.4, 4.6.2.2.1, 4.6.2.2.2</w:t>
            </w:r>
          </w:p>
        </w:tc>
      </w:tr>
      <w:tr w:rsidR="009D43E8" w14:paraId="664874FD" w14:textId="77777777" w:rsidTr="009D43E8">
        <w:tc>
          <w:tcPr>
            <w:tcW w:w="1470" w:type="dxa"/>
          </w:tcPr>
          <w:p w14:paraId="4198E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FR-SUF-12</w:t>
            </w:r>
          </w:p>
        </w:tc>
        <w:tc>
          <w:tcPr>
            <w:tcW w:w="4125" w:type="dxa"/>
          </w:tcPr>
          <w:p w14:paraId="22A354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Интерфейс для операторов канала телефонии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отдельное окно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разговора с клиентом;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ра: свернуть/раскрыть,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отключить или вызвать снова (§4.6.2.1, §4.6.2.3.1)</w:t>
            </w:r>
          </w:p>
        </w:tc>
        <w:tc>
          <w:tcPr>
            <w:tcW w:w="6165" w:type="dxa"/>
          </w:tcPr>
          <w:p w14:paraId="6EEEC1A4" w14:textId="5B237454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звонок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отдельное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82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83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84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85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186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b/>
                <w:bCs/>
                <w:color w:val="156082"/>
                <w:lang w:val="ru-RU"/>
              </w:rPr>
              <w:t>-окно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(§4.6.2.1), не вкладка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может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свернуть/раскрыть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окно,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полностью отключить</w:t>
            </w:r>
            <w:r w:rsidR="002175CC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(в фоновом режиме продолжит </w:t>
            </w:r>
            <w:r w:rsidR="002175CC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работать)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вызвать снова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лаунчер 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 / системный трей / автоматически при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(§4.6.2.3.1,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87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88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89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90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191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192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-20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 Ассистент оператора КЦ — отдельное окно из лаунчера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9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19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19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196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cmfx</w:instrText>
            </w:r>
            <w:r w:rsidRPr="003339CA">
              <w:rPr>
                <w:lang w:val="ru-RU"/>
                <w:rPrChange w:id="1197" w:author="Никита Гринь" w:date="2026-07-31T10:56:00Z" w16du:dateUtc="2026-07-31T07:56:00Z">
                  <w:rPr/>
                </w:rPrChange>
              </w:rPr>
              <w:instrText>7</w:instrText>
            </w:r>
            <w:r>
              <w:instrText>mestbcz</w:instrText>
            </w:r>
            <w:r w:rsidRPr="003339CA">
              <w:rPr>
                <w:lang w:val="ru-RU"/>
                <w:rPrChange w:id="1198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.2.3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и ассистент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смешиваются в одной панели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SUF-T-13.</w:t>
            </w:r>
          </w:p>
        </w:tc>
        <w:tc>
          <w:tcPr>
            <w:tcW w:w="1785" w:type="dxa"/>
          </w:tcPr>
          <w:p w14:paraId="5887A1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4.6.2.1, 4.6.2.3.1</w:t>
            </w:r>
          </w:p>
        </w:tc>
      </w:tr>
      <w:tr w:rsidR="009D43E8" w14:paraId="49CC7200" w14:textId="77777777" w:rsidTr="009D43E8">
        <w:tc>
          <w:tcPr>
            <w:tcW w:w="1470" w:type="dxa"/>
          </w:tcPr>
          <w:p w14:paraId="04BCF6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125" w:type="dxa"/>
          </w:tcPr>
          <w:p w14:paraId="603889B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Многоязычность:</w:t>
            </w:r>
            <w:sdt>
              <w:sdtPr>
                <w:tag w:val="goog_rdk_149"/>
                <w:id w:val="73235446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автоопределение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(≥99%); для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-запроса оператору три блока: (1) вопрос + перевод, (2)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для клиента, (3)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для проверки (§4.3.1.10–11)</w:t>
                </w:r>
              </w:sdtContent>
            </w:sdt>
          </w:p>
        </w:tc>
        <w:tc>
          <w:tcPr>
            <w:tcW w:w="6165" w:type="dxa"/>
          </w:tcPr>
          <w:p w14:paraId="740843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реплика клиента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0"/>
                <w:id w:val="1322625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определение языка запроса ≥99%; для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-запросов — три блока ответа.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перевод, ответ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клиента и ответ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проверки оператором.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SUF-T-12.</w:t>
            </w:r>
          </w:p>
        </w:tc>
        <w:tc>
          <w:tcPr>
            <w:tcW w:w="1785" w:type="dxa"/>
          </w:tcPr>
          <w:p w14:paraId="7C1B99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4.3.1.10–11, 4.3.2.9</w:t>
            </w:r>
          </w:p>
        </w:tc>
      </w:tr>
      <w:tr w:rsidR="009D43E8" w14:paraId="3D3A2681" w14:textId="77777777" w:rsidTr="009D43E8">
        <w:tc>
          <w:tcPr>
            <w:tcW w:w="1470" w:type="dxa"/>
          </w:tcPr>
          <w:p w14:paraId="433E4C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FR-SUF-15</w:t>
            </w:r>
          </w:p>
        </w:tc>
        <w:tc>
          <w:tcPr>
            <w:tcW w:w="4125" w:type="dxa"/>
          </w:tcPr>
          <w:p w14:paraId="481651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Контекст истории клиента: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единая история по идентификаторам (телефон, </w:t>
            </w:r>
            <w:r>
              <w:rPr>
                <w:rFonts w:ascii="Arial" w:eastAsia="Arial" w:hAnsi="Arial" w:cs="Arial"/>
                <w:color w:val="000000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каналах;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(верхнеуровневый и детальный по запросу); настраиваемая глубина через промпты; контекст предыдущих диалогов в ответах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авто/ручной вызов (§4.3.1.13–14, §4.3.2.11–12)</w:t>
            </w:r>
          </w:p>
        </w:tc>
        <w:tc>
          <w:tcPr>
            <w:tcW w:w="6165" w:type="dxa"/>
          </w:tcPr>
          <w:p w14:paraId="1B382E9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идентификатор клиента: телефон или </w:t>
            </w:r>
            <w:r>
              <w:rPr>
                <w:rFonts w:ascii="Arial" w:eastAsia="Arial" w:hAnsi="Arial" w:cs="Arial"/>
                <w:color w:val="000000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оператор запрашивает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новую реплику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загрузка кросс-канальной истории (телефония + онлайн-чат); формирование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/ФИО оператора из телефонии); вставка контекста в промпт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подсказки учитывают предыдущие обращения.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1785" w:type="dxa"/>
          </w:tcPr>
          <w:p w14:paraId="555F1F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4.3.1.13, 4.3.1.14, 4.3.2.11, 4.3.2.12</w:t>
            </w:r>
          </w:p>
        </w:tc>
      </w:tr>
      <w:tr w:rsidR="009D43E8" w14:paraId="63985F98" w14:textId="77777777" w:rsidTr="009D43E8">
        <w:tc>
          <w:tcPr>
            <w:tcW w:w="1470" w:type="dxa"/>
          </w:tcPr>
          <w:p w14:paraId="7AE403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FR-SUF-16</w:t>
            </w:r>
          </w:p>
        </w:tc>
        <w:tc>
          <w:tcPr>
            <w:tcW w:w="4125" w:type="dxa"/>
          </w:tcPr>
          <w:p w14:paraId="18736AC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При нераспознанном запросе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сообщение оператору «запрос не распознан» (аналог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03 для онлайн-чата)</w:t>
            </w:r>
          </w:p>
        </w:tc>
        <w:tc>
          <w:tcPr>
            <w:tcW w:w="6165" w:type="dxa"/>
          </w:tcPr>
          <w:p w14:paraId="1ED425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в телефонии не распознано.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негативный сценарий.</w:t>
            </w:r>
          </w:p>
        </w:tc>
        <w:tc>
          <w:tcPr>
            <w:tcW w:w="1785" w:type="dxa"/>
          </w:tcPr>
          <w:p w14:paraId="4BBE6E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4.3.1.12</w:t>
            </w:r>
          </w:p>
        </w:tc>
      </w:tr>
      <w:tr w:rsidR="009D43E8" w14:paraId="1DD826A8" w14:textId="77777777" w:rsidTr="009D43E8">
        <w:tc>
          <w:tcPr>
            <w:tcW w:w="1470" w:type="dxa"/>
          </w:tcPr>
          <w:p w14:paraId="67983B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FR-SUF-13</w:t>
            </w:r>
          </w:p>
        </w:tc>
        <w:tc>
          <w:tcPr>
            <w:tcW w:w="4125" w:type="dxa"/>
          </w:tcPr>
          <w:p w14:paraId="56411B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Лаконичный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хронология реплик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 оператора</w:t>
            </w:r>
            <w:sdt>
              <w:sdtPr>
                <w:tag w:val="goog_rdk_151"/>
                <w:id w:val="111690670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3–5 подсказок с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sdt>
              <w:sdtPr>
                <w:tag w:val="goog_rdk_152"/>
                <w:id w:val="-60484680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lastRenderedPageBreak/>
                  <w:t xml:space="preserve">текст ≤ 500 символов; ссылка СУЗ =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обратная связь §4.3.1.9;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элементов чата на телефонии</w:t>
            </w:r>
          </w:p>
        </w:tc>
        <w:tc>
          <w:tcPr>
            <w:tcW w:w="6165" w:type="dxa"/>
          </w:tcPr>
          <w:p w14:paraId="1AD6E2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активная сессия телефонии.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компактный интерфейс: реплики оператора в ленте (§4.6.2.2.1); 3–5 подсказок,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привязанных к реплике клиента (§4.6.2.2.2); % на карточке (§4.6.2.2.3); карточки подсказок — компактный предпросмотр,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полным текстом, ссылкой СУЗ и обратной связью (§4.6.2.2.4); без «Отправить/Редактировать».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лента «реплики + подсказки» без перегруза.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phone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785" w:type="dxa"/>
          </w:tcPr>
          <w:p w14:paraId="40C698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4.6.2.2.1–4</w:t>
            </w:r>
          </w:p>
        </w:tc>
      </w:tr>
      <w:tr w:rsidR="009D43E8" w14:paraId="369C8387" w14:textId="77777777" w:rsidTr="009D43E8">
        <w:tc>
          <w:tcPr>
            <w:tcW w:w="1470" w:type="dxa"/>
          </w:tcPr>
          <w:p w14:paraId="084FB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FR-SUF-17</w:t>
            </w:r>
          </w:p>
        </w:tc>
        <w:tc>
          <w:tcPr>
            <w:tcW w:w="4125" w:type="dxa"/>
          </w:tcPr>
          <w:p w14:paraId="75A12EF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Архитектура БЗ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КЦ: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собственное векторное хранилище индекса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обновление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СУЗ через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</w:p>
        </w:tc>
        <w:tc>
          <w:tcPr>
            <w:tcW w:w="6165" w:type="dxa"/>
          </w:tcPr>
          <w:p w14:paraId="43943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публикация или изменение статьи в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3"/>
                <w:id w:val="-147724518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модель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vector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store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on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prem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актуальный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без runtime HTTP к Bitrix.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INT-T-SUZ-01.</w:t>
            </w:r>
          </w:p>
        </w:tc>
        <w:tc>
          <w:tcPr>
            <w:tcW w:w="1785" w:type="dxa"/>
          </w:tcPr>
          <w:p w14:paraId="291F73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4.5.1.3</w:t>
            </w:r>
          </w:p>
        </w:tc>
      </w:tr>
      <w:tr w:rsidR="009D43E8" w14:paraId="6D077B85" w14:textId="77777777" w:rsidTr="009D43E8">
        <w:tc>
          <w:tcPr>
            <w:tcW w:w="1470" w:type="dxa"/>
          </w:tcPr>
          <w:p w14:paraId="2D6EA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FR-SUF-18</w:t>
            </w:r>
          </w:p>
        </w:tc>
        <w:tc>
          <w:tcPr>
            <w:tcW w:w="4125" w:type="dxa"/>
          </w:tcPr>
          <w:p w14:paraId="08B69AE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обрабатываться речь клиента и оператора канала телефония в режиме реального времени (как во время входящих, так и исходящих телефонных вызовов), обеспечивая точный перевод речи в текст с привязкой к контексту разговора (§4.3.1.3)</w:t>
            </w:r>
          </w:p>
        </w:tc>
        <w:tc>
          <w:tcPr>
            <w:tcW w:w="6165" w:type="dxa"/>
          </w:tcPr>
          <w:p w14:paraId="606279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входящий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исходящий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звонок; двухсторонний аудиопоток клиент + оператор.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потоковое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199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00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01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02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1203" w:author="Никита Гринь" w:date="2026-07-31T10:56:00Z" w16du:dateUtc="2026-07-31T07:56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1204" w:author="Никита Гринь" w:date="2026-07-31T10:56:00Z" w16du:dateUtc="2026-07-31T07:56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1205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1206" w:author="Никита Гринь" w:date="2026-07-31T10:56:00Z" w16du:dateUtc="2026-07-31T07:56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1207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-12</w:t>
            </w:r>
            <w:r>
              <w:fldChar w:fldCharType="end"/>
            </w:r>
            <w:sdt>
              <w:sdtPr>
                <w:tag w:val="goog_rdk_154"/>
                <w:id w:val="194677730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partial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final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транскрипты ≤1 с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0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0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10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11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he</w:instrText>
            </w:r>
            <w:r w:rsidRPr="003339CA">
              <w:rPr>
                <w:lang w:val="ru-RU"/>
                <w:rPrChange w:id="1212" w:author="Никита Гринь" w:date="2026-07-31T10:56:00Z" w16du:dateUtc="2026-07-31T07:56:00Z">
                  <w:rPr/>
                </w:rPrChange>
              </w:rPr>
              <w:instrText>17</w:instrText>
            </w:r>
            <w:r>
              <w:instrText>r</w:instrText>
            </w:r>
            <w:r w:rsidRPr="003339CA">
              <w:rPr>
                <w:lang w:val="ru-RU"/>
                <w:rPrChange w:id="1213" w:author="Никита Гринь" w:date="2026-07-31T10:56:00Z" w16du:dateUtc="2026-07-31T07:56:00Z">
                  <w:rPr/>
                </w:rPrChange>
              </w:rPr>
              <w:instrText>0</w:instrText>
            </w:r>
            <w:r>
              <w:instrText>i</w:instrText>
            </w:r>
            <w:r w:rsidRPr="003339CA">
              <w:rPr>
                <w:lang w:val="ru-RU"/>
                <w:rPrChange w:id="1214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t</w:instrText>
            </w:r>
            <w:r w:rsidRPr="003339CA">
              <w:rPr>
                <w:lang w:val="ru-RU"/>
                <w:rPrChange w:id="1215" w:author="Никита Гринь" w:date="2026-07-31T10:56:00Z" w16du:dateUtc="2026-07-31T07:56:00Z">
                  <w:rPr/>
                </w:rPrChange>
              </w:rPr>
              <w:instrText>6</w:instrText>
            </w:r>
            <w:r>
              <w:instrText>eh</w:instrText>
            </w:r>
            <w:r w:rsidRPr="003339CA">
              <w:rPr>
                <w:lang w:val="ru-RU"/>
                <w:rPrChange w:id="1216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ASR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с меткой говорящего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speaker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 xml:space="preserve"> |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привязка реплик к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хронологии и контексту диалога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17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18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19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20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221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222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-15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Старт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клиента с момента соединения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2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2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2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26" w:author="Никита Гринь" w:date="2026-07-31T10:56:00Z" w16du:dateUtc="2026-07-31T07:56:00Z">
                  <w:rPr/>
                </w:rPrChange>
              </w:rPr>
              <w:instrText>.6</w:instrText>
            </w:r>
            <w:r>
              <w:instrText>ajdjvbb</w:instrText>
            </w:r>
            <w:r w:rsidRPr="003339CA">
              <w:rPr>
                <w:lang w:val="ru-RU"/>
                <w:rPrChange w:id="1227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kz</w:instrText>
            </w:r>
            <w:r w:rsidRPr="003339CA">
              <w:rPr>
                <w:lang w:val="ru-RU"/>
                <w:rPrChange w:id="1228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SUF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(§4.3.1.2).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— актуальная лента реплик клиента и оператора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 (ASR), SUF-T-01, SUF-T-12, FR-ASR-12.</w:t>
            </w:r>
          </w:p>
        </w:tc>
        <w:tc>
          <w:tcPr>
            <w:tcW w:w="1785" w:type="dxa"/>
          </w:tcPr>
          <w:p w14:paraId="3CDFB3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готово</w:t>
            </w:r>
          </w:p>
        </w:tc>
      </w:tr>
      <w:tr w:rsidR="009D43E8" w14:paraId="06B75D58" w14:textId="77777777" w:rsidTr="009D43E8">
        <w:tc>
          <w:tcPr>
            <w:tcW w:w="1470" w:type="dxa"/>
          </w:tcPr>
          <w:p w14:paraId="531A7C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FR-SUF-19</w:t>
            </w:r>
          </w:p>
        </w:tc>
        <w:tc>
          <w:tcPr>
            <w:tcW w:w="4125" w:type="dxa"/>
          </w:tcPr>
          <w:p w14:paraId="3A14E2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должен извлекать информацию из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возвращать ответ, подходящий к запросу (§4.3.1.5)</w:t>
            </w:r>
          </w:p>
        </w:tc>
        <w:tc>
          <w:tcPr>
            <w:tcW w:w="6165" w:type="dxa"/>
          </w:tcPr>
          <w:p w14:paraId="4E4D862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финальная реплика клиента (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в активном звонке.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55"/>
                <w:id w:val="130174777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retriever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 индексу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56"/>
                <w:id w:val="94577906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формирует 3–5 ранжированных ответов по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только контент СУЗ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подсказок, релевантных запросу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1785" w:type="dxa"/>
          </w:tcPr>
          <w:p w14:paraId="0F212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4.3.1.5</w:t>
            </w:r>
          </w:p>
        </w:tc>
      </w:tr>
      <w:tr w:rsidR="009D43E8" w14:paraId="78512E1B" w14:textId="77777777" w:rsidTr="009D43E8">
        <w:tc>
          <w:tcPr>
            <w:tcW w:w="1470" w:type="dxa"/>
          </w:tcPr>
          <w:p w14:paraId="4384A1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FR-SUF-20</w:t>
            </w:r>
          </w:p>
        </w:tc>
        <w:tc>
          <w:tcPr>
            <w:tcW w:w="4125" w:type="dxa"/>
          </w:tcPr>
          <w:p w14:paraId="5245F5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Передача ответа оператору канала телефония должна происходить в окне разговора с клиентом, которое видит оператор канала телефония с момента принятия вызова либо осуществления исходящего вызова (§4.3.1.6)</w:t>
            </w:r>
          </w:p>
        </w:tc>
        <w:tc>
          <w:tcPr>
            <w:tcW w:w="6165" w:type="dxa"/>
          </w:tcPr>
          <w:p w14:paraId="60DC33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принял входящий или инициировал исходящий вызов в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call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connected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открытие/активация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отдельного окна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-1); подсказки отображаются в этом окне с первой реплики, без ожидания ручного вызова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с момента соединения с клиентом.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SUF-T-01, SUF-T-13, FR-UI-CC-05.</w:t>
            </w:r>
          </w:p>
        </w:tc>
        <w:tc>
          <w:tcPr>
            <w:tcW w:w="1785" w:type="dxa"/>
          </w:tcPr>
          <w:p w14:paraId="7AB7C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4.3.1.6, 4.6.2.1</w:t>
            </w:r>
          </w:p>
        </w:tc>
      </w:tr>
    </w:tbl>
    <w:p w14:paraId="5D62BBB7" w14:textId="77777777" w:rsidR="009D43E8" w:rsidRDefault="00317F00">
      <w:pPr>
        <w:pStyle w:val="4"/>
        <w:rPr>
          <w:rFonts w:ascii="Arial" w:eastAsia="Arial" w:hAnsi="Arial" w:cs="Arial"/>
        </w:rPr>
      </w:pPr>
      <w:bookmarkStart w:id="1229" w:name="bookmark=id.7mw6dnhkpw1b" w:colFirst="0" w:colLast="0"/>
      <w:bookmarkEnd w:id="1229"/>
      <w:r>
        <w:rPr>
          <w:rFonts w:ascii="Arial" w:eastAsia="Arial" w:hAnsi="Arial" w:cs="Arial"/>
        </w:rPr>
        <w:t>II.3.4.2. §4.3.2 — канал онлайн-чат</w:t>
      </w:r>
    </w:p>
    <w:p w14:paraId="2FC849B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-размещение панели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 — </w:t>
      </w:r>
      <w:r>
        <w:fldChar w:fldCharType="begin"/>
      </w:r>
      <w:r>
        <w:instrText>HYPERLINK</w:instrText>
      </w:r>
      <w:r w:rsidRPr="003339CA">
        <w:rPr>
          <w:lang w:val="ru-RU"/>
          <w:rPrChange w:id="1230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231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232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233" w:author="Никита Гринь" w:date="2026-07-31T10:56:00Z" w16du:dateUtc="2026-07-31T07:56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234" w:author="Никита Гринь" w:date="2026-07-31T10:56:00Z" w16du:dateUtc="2026-07-31T07:56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235" w:author="Никита Гринь" w:date="2026-07-31T10:56:00Z" w16du:dateUtc="2026-07-31T07:56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236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-3. </w:t>
      </w:r>
      <w:r>
        <w:rPr>
          <w:rFonts w:ascii="Arial" w:eastAsia="Arial" w:hAnsi="Arial" w:cs="Arial"/>
          <w:color w:val="000000"/>
        </w:rPr>
        <w:t xml:space="preserve">Требования §4.4 (платформа онлайн-чат) — </w:t>
      </w:r>
      <w:r>
        <w:rPr>
          <w:rFonts w:ascii="Arial" w:eastAsia="Arial" w:hAnsi="Arial" w:cs="Arial"/>
          <w:b/>
          <w:bCs/>
          <w:color w:val="000000"/>
        </w:rPr>
        <w:t>не</w:t>
      </w:r>
      <w:r>
        <w:rPr>
          <w:rFonts w:ascii="Arial" w:eastAsia="Arial" w:hAnsi="Arial" w:cs="Arial"/>
          <w:color w:val="000000"/>
        </w:rPr>
        <w:t xml:space="preserve"> в данной таблице (</w:t>
      </w:r>
      <w:hyperlink w:anchor="bookmark=id.kkdo6hgu9d54">
        <w:r>
          <w:rPr>
            <w:rFonts w:ascii="Arial" w:eastAsia="Arial" w:hAnsi="Arial" w:cs="Arial"/>
            <w:color w:val="156082"/>
          </w:rPr>
          <w:t>II.5</w:t>
        </w:r>
      </w:hyperlink>
      <w:r>
        <w:rPr>
          <w:rFonts w:ascii="Arial" w:eastAsia="Arial" w:hAnsi="Arial" w:cs="Arial"/>
          <w:color w:val="000000"/>
        </w:rPr>
        <w:t>).</w:t>
      </w:r>
    </w:p>
    <w:tbl>
      <w:tblPr>
        <w:tblStyle w:val="117"/>
        <w:tblW w:w="138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5"/>
        <w:gridCol w:w="3885"/>
        <w:gridCol w:w="6225"/>
        <w:gridCol w:w="2070"/>
      </w:tblGrid>
      <w:tr w:rsidR="009D43E8" w14:paraId="1D40A08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31C039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85" w:type="dxa"/>
          </w:tcPr>
          <w:p w14:paraId="366276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225" w:type="dxa"/>
          </w:tcPr>
          <w:p w14:paraId="7A698D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70" w:type="dxa"/>
          </w:tcPr>
          <w:p w14:paraId="3E60A9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602D40C" w14:textId="77777777" w:rsidTr="009D43E8">
        <w:tc>
          <w:tcPr>
            <w:tcW w:w="1635" w:type="dxa"/>
          </w:tcPr>
          <w:p w14:paraId="535BE7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3885" w:type="dxa"/>
          </w:tcPr>
          <w:p w14:paraId="07BF001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 канале онлайн-чат 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должен включать функции модуля понимания запросов 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(§4.3.2.1)</w:t>
            </w:r>
          </w:p>
        </w:tc>
        <w:tc>
          <w:tcPr>
            <w:tcW w:w="6225" w:type="dxa"/>
          </w:tcPr>
          <w:p w14:paraId="4573F63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(§2.4 п.5) вед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активный диалог; клиент отправляет текстовое сообщение.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=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(1) модуль понимания запросов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тексту сообщения,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37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38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39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40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t</w:instrText>
            </w:r>
            <w:r w:rsidRPr="003339CA">
              <w:rPr>
                <w:lang w:val="ru-RU"/>
                <w:rPrChange w:id="1241" w:author="Никита Гринь" w:date="2026-07-31T10:56:00Z" w16du:dateUtc="2026-07-31T07:56:00Z">
                  <w:rPr/>
                </w:rPrChange>
              </w:rPr>
              <w:instrText>7</w:instrText>
            </w:r>
            <w:r>
              <w:instrText>slx</w:instrText>
            </w:r>
            <w:r w:rsidRPr="003339CA">
              <w:rPr>
                <w:lang w:val="ru-RU"/>
                <w:rPrChange w:id="1242" w:author="Никита Гринь" w:date="2026-07-31T10:56:00Z" w16du:dateUtc="2026-07-31T07:56:00Z">
                  <w:rPr/>
                </w:rPrChange>
              </w:rPr>
              <w:instrText>0</w:instrText>
            </w:r>
            <w:r>
              <w:instrText>dqttdg</w:instrText>
            </w:r>
            <w:r w:rsidRPr="003339CA">
              <w:rPr>
                <w:lang w:val="ru-RU"/>
                <w:rPrChange w:id="1243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(2) модуль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57"/>
                <w:id w:val="3141111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подсказки,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sdt>
              <w:sdtPr>
                <w:tag w:val="goog_rdk_158"/>
                <w:id w:val="21411336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платформы онлайн-чат → сервис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правой панели АРМ — ранжированные подсказки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01.</w:t>
            </w:r>
          </w:p>
        </w:tc>
        <w:tc>
          <w:tcPr>
            <w:tcW w:w="2070" w:type="dxa"/>
          </w:tcPr>
          <w:p w14:paraId="0CB926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</w:tr>
      <w:tr w:rsidR="009D43E8" w14:paraId="05D88608" w14:textId="77777777" w:rsidTr="009D43E8">
        <w:tc>
          <w:tcPr>
            <w:tcW w:w="1635" w:type="dxa"/>
          </w:tcPr>
          <w:p w14:paraId="258DA4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FR-SUF-C01</w:t>
            </w:r>
          </w:p>
        </w:tc>
        <w:tc>
          <w:tcPr>
            <w:tcW w:w="3885" w:type="dxa"/>
          </w:tcPr>
          <w:p w14:paraId="45F281C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Рабочее место операторов онлайн-чата: ответы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базы знаний; ранжирование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пересч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при смене тематики (§4.3.2.4)</w:t>
            </w:r>
          </w:p>
        </w:tc>
        <w:tc>
          <w:tcPr>
            <w:tcW w:w="6225" w:type="dxa"/>
          </w:tcPr>
          <w:p w14:paraId="03693A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новое сообщение клиента или смена темы переписки.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сортировка карточек по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3–5 подсказок с %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АРМ с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ранжированными карточками.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70" w:type="dxa"/>
          </w:tcPr>
          <w:p w14:paraId="76E337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4.3.2.4</w:t>
            </w:r>
          </w:p>
        </w:tc>
      </w:tr>
      <w:tr w:rsidR="009D43E8" w14:paraId="1BE453A4" w14:textId="77777777" w:rsidTr="009D43E8">
        <w:tc>
          <w:tcPr>
            <w:tcW w:w="1635" w:type="dxa"/>
          </w:tcPr>
          <w:p w14:paraId="5E9AA3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3885" w:type="dxa"/>
          </w:tcPr>
          <w:p w14:paraId="6D746B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редактирует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предложенный ответ или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генерирует новый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 отправкой; «Вставить» 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клиенту; лог: 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финальный текст оператора (§4.3.2.6–7)</w:t>
            </w:r>
          </w:p>
        </w:tc>
        <w:tc>
          <w:tcPr>
            <w:tcW w:w="6225" w:type="dxa"/>
          </w:tcPr>
          <w:p w14:paraId="26534E2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«Вставить в ответ» или редактирует черновик.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ссылки на СУЗ удаляются; фиксируется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ра» и «отправлено оператором»; возможность продолжить диалог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получает сообщение без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2070" w:type="dxa"/>
          </w:tcPr>
          <w:p w14:paraId="64EAB9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4.3.2.6, 4.3.2.7</w:t>
            </w:r>
          </w:p>
        </w:tc>
      </w:tr>
      <w:tr w:rsidR="009D43E8" w14:paraId="5A7DDED0" w14:textId="77777777" w:rsidTr="009D43E8">
        <w:tc>
          <w:tcPr>
            <w:tcW w:w="1635" w:type="dxa"/>
          </w:tcPr>
          <w:p w14:paraId="216975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FR-SUF-C03</w:t>
            </w:r>
          </w:p>
        </w:tc>
        <w:tc>
          <w:tcPr>
            <w:tcW w:w="3885" w:type="dxa"/>
          </w:tcPr>
          <w:p w14:paraId="65BE14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При недоступности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оператор вед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диалог вручную</w:t>
            </w:r>
          </w:p>
        </w:tc>
        <w:tc>
          <w:tcPr>
            <w:tcW w:w="6225" w:type="dxa"/>
          </w:tcPr>
          <w:p w14:paraId="48292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ответили в срок или вернули ошибку.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graceful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degradation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баннер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недоступен».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оператор отвечает вручную.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CHAT-T-04 (негативный сценарий).</w:t>
            </w:r>
          </w:p>
        </w:tc>
        <w:tc>
          <w:tcPr>
            <w:tcW w:w="2070" w:type="dxa"/>
          </w:tcPr>
          <w:p w14:paraId="6EC6C4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</w:t>
            </w:r>
          </w:p>
        </w:tc>
      </w:tr>
      <w:tr w:rsidR="009D43E8" w14:paraId="2C614D92" w14:textId="77777777" w:rsidTr="009D43E8">
        <w:tc>
          <w:tcPr>
            <w:tcW w:w="1635" w:type="dxa"/>
          </w:tcPr>
          <w:p w14:paraId="29D9B1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3885" w:type="dxa"/>
          </w:tcPr>
          <w:p w14:paraId="1F71960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Должна фиксироваться обратная связь пут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 нажатия оператором онлайн-чата одной из кнопок: «воспользовался», «не воспользовался», «неполный ответ» (§4.3.2.5)</w:t>
            </w:r>
          </w:p>
        </w:tc>
        <w:tc>
          <w:tcPr>
            <w:tcW w:w="6225" w:type="dxa"/>
          </w:tcPr>
          <w:p w14:paraId="63946F3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оценивает подсказку в панели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три кнопки «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воспользовался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Неполный ответ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под каждой карточкой (при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раскрытии,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FeedbackEvent</w:t>
            </w:r>
            <w:sdt>
              <w:sdtPr>
                <w:tag w:val="goog_rdk_159"/>
                <w:id w:val="-5587999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модуль «Отч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зафиксирована; доступна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тах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70" w:type="dxa"/>
          </w:tcPr>
          <w:p w14:paraId="507B7C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</w:tr>
      <w:tr w:rsidR="009D43E8" w14:paraId="21D17B0E" w14:textId="77777777" w:rsidTr="009D43E8">
        <w:tc>
          <w:tcPr>
            <w:tcW w:w="1635" w:type="dxa"/>
          </w:tcPr>
          <w:p w14:paraId="2BE9AA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3885" w:type="dxa"/>
          </w:tcPr>
          <w:p w14:paraId="3E2E01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Должно формироваться оповещение оператору онлайн-чата о том, что клиенту будет отправлен сценарий диалога; после оповещения — автоматическая переписка по сценарию </w:t>
            </w:r>
            <w:r>
              <w:rPr>
                <w:rFonts w:ascii="Arial" w:eastAsia="Arial" w:hAnsi="Arial" w:cs="Arial"/>
                <w:color w:val="000000"/>
              </w:rPr>
              <w:t>(§4.3.2.8)</w:t>
            </w:r>
          </w:p>
        </w:tc>
        <w:tc>
          <w:tcPr>
            <w:tcW w:w="6225" w:type="dxa"/>
          </w:tcPr>
          <w:p w14:paraId="05F6B5DC" w14:textId="0E7FA055" w:rsidR="009D43E8" w:rsidRPr="004E522C" w:rsidRDefault="00280C5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244" w:author="Никита Гринь" w:date="2026-07-31T13:44:00Z" w16du:dateUtc="2026-07-31T10:44:00Z">
              <w:r w:rsidRPr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t xml:space="preserve">Вход: </w:t>
              </w:r>
              <w:r w:rsidRPr="00280C5F">
                <w:rPr>
                  <w:rFonts w:ascii="Arial" w:eastAsia="Arial" w:hAnsi="Arial" w:cs="Arial"/>
                  <w:color w:val="000000"/>
                  <w:lang w:val="ru-RU"/>
                  <w:rPrChange w:id="1245" w:author="Никита Гринь" w:date="2026-07-31T13:44:00Z" w16du:dateUtc="2026-07-31T10:44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 xml:space="preserve">выбранная оператором подсказка содержит привязанный диалоговый сценарий (scenario_id). Сценарий заранее создаётся Администратором диалоговых сценариев (§2.4 п.6) в редакторе сценариев (II.3.5.1); первые порядка 50 при вводе в ПЭ настраивает Подрядчик. Механизм реализации: модальное оповещение в АРМ → подтверждение оператора → запуск авто-диалога ботом первой линии по уже существующему сценарию; оператор </w:t>
              </w:r>
              <w:r w:rsidRPr="00280C5F">
                <w:rPr>
                  <w:rFonts w:ascii="Arial" w:eastAsia="Arial" w:hAnsi="Arial" w:cs="Arial"/>
                  <w:color w:val="000000"/>
                  <w:lang w:val="ru-RU"/>
                  <w:rPrChange w:id="1246" w:author="Никита Гринь" w:date="2026-07-31T13:44:00Z" w16du:dateUtc="2026-07-31T10:44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>может прервать. Выход: клиент получает сообщения сценария; оператор видит статус «авто-диалог активен». Приёмка: CHAT-T-10, FR-SCR-06.</w:t>
              </w:r>
            </w:ins>
            <w:del w:id="1247" w:author="Никита Гринь" w:date="2026-07-31T13:44:00Z" w16du:dateUtc="2026-07-31T10:44:00Z">
              <w:r w:rsidR="00317F00" w:rsidRPr="003C42DA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выбранная оператором подсказка содержит привязанный диалоговый сценарий (</w:delText>
              </w:r>
              <w:r w:rsidR="00317F00" w:rsidDel="00280C5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scenario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R="00317F00" w:rsidDel="00280C5F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id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). </w:delText>
              </w:r>
              <w:r w:rsidR="00317F00" w:rsidRPr="003C42DA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</w:del>
            <w:customXmlDelRangeStart w:id="1248" w:author="Никита Гринь" w:date="2026-07-31T13:44:00Z"/>
            <w:sdt>
              <w:sdtPr>
                <w:tag w:val="goog_rdk_160"/>
                <w:id w:val="-1383603779"/>
              </w:sdtPr>
              <w:sdtContent>
                <w:customXmlDelRangeEnd w:id="1248"/>
                <w:del w:id="1249" w:author="Никита Гринь" w:date="2026-07-31T13:44:00Z" w16du:dateUtc="2026-07-31T10:44:00Z">
                  <w:r w:rsidR="00317F00" w:rsidRPr="003C42DA" w:rsidDel="00280C5F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модальное оповещение в АРМ → подтверждение → запуск авто-диалога ботом первой линии по сценарию; оператор может прервать. </w:delText>
                  </w:r>
                </w:del>
                <w:customXmlDelRangeStart w:id="1250" w:author="Никита Гринь" w:date="2026-07-31T13:44:00Z"/>
              </w:sdtContent>
            </w:sdt>
            <w:customXmlDelRangeEnd w:id="1250"/>
            <w:del w:id="1251" w:author="Никита Гринь" w:date="2026-07-31T13:44:00Z" w16du:dateUtc="2026-07-31T10:44:00Z">
              <w:r w:rsidR="00317F00" w:rsidRPr="003C42DA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клиент получает сообщения сценария; оператор видит статус «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авто-диалог </w:delText>
              </w:r>
              <w:r w:rsidR="00317F00" w:rsidRPr="003C42DA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активен». </w:delText>
              </w:r>
              <w:r w:rsidR="00317F00" w:rsidRPr="004E522C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="00317F00" w:rsidRPr="004E522C" w:rsidDel="00280C5F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="00317F00" w:rsidRPr="004E522C" w:rsidDel="00280C5F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T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-10, 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FR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280C5F">
                <w:rPr>
                  <w:rFonts w:ascii="Arial" w:eastAsia="Arial" w:hAnsi="Arial" w:cs="Arial"/>
                  <w:color w:val="000000"/>
                </w:rPr>
                <w:delText>SCR</w:delText>
              </w:r>
              <w:r w:rsidR="00317F00" w:rsidRPr="004E522C" w:rsidDel="00280C5F">
                <w:rPr>
                  <w:rFonts w:ascii="Arial" w:eastAsia="Arial" w:hAnsi="Arial" w:cs="Arial"/>
                  <w:color w:val="000000"/>
                  <w:lang w:val="ru-RU"/>
                </w:rPr>
                <w:delText>-06.</w:delText>
              </w:r>
            </w:del>
          </w:p>
        </w:tc>
        <w:tc>
          <w:tcPr>
            <w:tcW w:w="2070" w:type="dxa"/>
          </w:tcPr>
          <w:p w14:paraId="64AB7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4.3.2.8</w:t>
            </w:r>
          </w:p>
        </w:tc>
      </w:tr>
      <w:tr w:rsidR="009D43E8" w14:paraId="2186F30B" w14:textId="77777777" w:rsidTr="009D43E8">
        <w:tc>
          <w:tcPr>
            <w:tcW w:w="1635" w:type="dxa"/>
          </w:tcPr>
          <w:p w14:paraId="7C6A7B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FR-SUF-C07</w:t>
            </w:r>
          </w:p>
        </w:tc>
        <w:tc>
          <w:tcPr>
            <w:tcW w:w="3885" w:type="dxa"/>
          </w:tcPr>
          <w:p w14:paraId="1C1314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в АРМ — фокус оператора;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используется для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онлайн-чата</w:t>
            </w:r>
          </w:p>
        </w:tc>
        <w:tc>
          <w:tcPr>
            <w:tcW w:w="6225" w:type="dxa"/>
          </w:tcPr>
          <w:p w14:paraId="2318E1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только в правой панели АРМ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53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54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55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56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fe</w:instrText>
            </w:r>
            <w:r w:rsidRPr="003339CA">
              <w:rPr>
                <w:lang w:val="ru-RU"/>
                <w:rPrChange w:id="1257" w:author="Никита Гринь" w:date="2026-07-31T10:56:00Z" w16du:dateUtc="2026-07-31T07:56:00Z">
                  <w:rPr/>
                </w:rPrChange>
              </w:rPr>
              <w:instrText>42</w:instrText>
            </w:r>
            <w:r>
              <w:instrText>mr</w:instrText>
            </w:r>
            <w:r w:rsidRPr="003339CA">
              <w:rPr>
                <w:lang w:val="ru-RU"/>
                <w:rPrChange w:id="1258" w:author="Никита Гринь" w:date="2026-07-31T10:56:00Z" w16du:dateUtc="2026-07-31T07:56:00Z">
                  <w:rPr/>
                </w:rPrChange>
              </w:rPr>
              <w:instrText>8</w:instrText>
            </w:r>
            <w:r>
              <w:instrText>qcsmh</w:instrText>
            </w:r>
            <w:r w:rsidRPr="003339CA">
              <w:rPr>
                <w:lang w:val="ru-RU"/>
                <w:rPrChange w:id="1259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вкладки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работает в АРМ, не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70" w:type="dxa"/>
          </w:tcPr>
          <w:p w14:paraId="0C7FE5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4.3.2.1, 4.6.3.1</w:t>
            </w:r>
          </w:p>
        </w:tc>
      </w:tr>
      <w:tr w:rsidR="009D43E8" w14:paraId="48C983D6" w14:textId="77777777" w:rsidTr="009D43E8">
        <w:tc>
          <w:tcPr>
            <w:tcW w:w="1635" w:type="dxa"/>
          </w:tcPr>
          <w:p w14:paraId="5126B9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FR-SUF-C08</w:t>
            </w:r>
          </w:p>
        </w:tc>
        <w:tc>
          <w:tcPr>
            <w:tcW w:w="3885" w:type="dxa"/>
          </w:tcPr>
          <w:p w14:paraId="55AFC80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61"/>
                <w:id w:val="50828633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Компактная панель: «сообщение клиента → подсказка»; «Вставить в ответ»; ссылка СУЗ =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162"/>
                <w:id w:val="1741439283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(§4.3.2, §4.6.3)</w:t>
                </w:r>
              </w:sdtContent>
            </w:sdt>
          </w:p>
        </w:tc>
        <w:tc>
          <w:tcPr>
            <w:tcW w:w="6225" w:type="dxa"/>
          </w:tcPr>
          <w:p w14:paraId="539A46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компактная панель без лишних блоков; карточки подсказок — компактный предпросмотр (2 строки),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(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с «Вставить в ответ», ссылкой СУЗ и обратной связью §4.3.2.5; кликабельное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без метки «СУЗ».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6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6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62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63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gha</w:instrText>
            </w:r>
            <w:r w:rsidRPr="003339CA">
              <w:rPr>
                <w:lang w:val="ru-RU"/>
                <w:rPrChange w:id="1264" w:author="Никита Гринь" w:date="2026-07-31T10:56:00Z" w16du:dateUtc="2026-07-31T07:56:00Z">
                  <w:rPr/>
                </w:rPrChange>
              </w:rPr>
              <w:instrText>19</w:instrText>
            </w:r>
            <w:r>
              <w:instrText>d</w:instrText>
            </w:r>
            <w:r w:rsidRPr="003339CA">
              <w:rPr>
                <w:lang w:val="ru-RU"/>
                <w:rPrChange w:id="1265" w:author="Никита Гринь" w:date="2026-07-31T10:56:00Z" w16du:dateUtc="2026-07-31T07:56:00Z">
                  <w:rPr/>
                </w:rPrChange>
              </w:rPr>
              <w:instrText>2</w:instrText>
            </w:r>
            <w:r>
              <w:instrText>qwtbc</w:instrText>
            </w:r>
            <w:r w:rsidRPr="003339CA">
              <w:rPr>
                <w:lang w:val="ru-RU"/>
                <w:rPrChange w:id="1266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.8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CHAT-T-04, SUF-T-02, FR-CC-14.</w:t>
            </w:r>
          </w:p>
        </w:tc>
        <w:tc>
          <w:tcPr>
            <w:tcW w:w="2070" w:type="dxa"/>
          </w:tcPr>
          <w:p w14:paraId="607D7A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4.3.2, 4.6.3</w:t>
            </w:r>
          </w:p>
        </w:tc>
      </w:tr>
      <w:tr w:rsidR="009D43E8" w14:paraId="7F1A87C0" w14:textId="77777777" w:rsidTr="009D43E8">
        <w:tc>
          <w:tcPr>
            <w:tcW w:w="1635" w:type="dxa"/>
          </w:tcPr>
          <w:p w14:paraId="75D37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3885" w:type="dxa"/>
          </w:tcPr>
          <w:p w14:paraId="4C28F8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в канале онлайн-чат обрабатывает входящие текстовые сообщения клиентов, чтобы предоставить оператору онлайн-чата релевантный ответ (§4.3.2.2)</w:t>
            </w:r>
          </w:p>
        </w:tc>
        <w:tc>
          <w:tcPr>
            <w:tcW w:w="6225" w:type="dxa"/>
          </w:tcPr>
          <w:p w14:paraId="5AC351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отправляет текст в виджете, мессенджере или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-канале;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текст, канал).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3"/>
                <w:id w:val="-52416680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формирование карточек подсказок.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в правой панели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SUF-T-03, CHAT-T-04, UC-SUF-C01.</w:t>
            </w:r>
          </w:p>
        </w:tc>
        <w:tc>
          <w:tcPr>
            <w:tcW w:w="2070" w:type="dxa"/>
          </w:tcPr>
          <w:p w14:paraId="121D0A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</w:tr>
      <w:tr w:rsidR="009D43E8" w14:paraId="45C9BFE6" w14:textId="77777777" w:rsidTr="009D43E8">
        <w:tc>
          <w:tcPr>
            <w:tcW w:w="1635" w:type="dxa"/>
          </w:tcPr>
          <w:p w14:paraId="37D6C2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3885" w:type="dxa"/>
          </w:tcPr>
          <w:p w14:paraId="45016A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Время обработки запроса с момента поступления до предоставления ответа оператору онлайн-чата должно составлять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более 2 секунд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(§4.3.2.3)</w:t>
            </w:r>
          </w:p>
        </w:tc>
        <w:tc>
          <w:tcPr>
            <w:tcW w:w="6225" w:type="dxa"/>
          </w:tcPr>
          <w:p w14:paraId="625F66E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message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received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 платформы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4"/>
                <w:id w:val="-145283728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асинхронный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webhook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≤2 с (</w:t>
                </w:r>
              </w:sdtContent>
            </w:sdt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267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268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269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270" w:author="Никита Гринь" w:date="2026-07-31T10:56:00Z" w16du:dateUtc="2026-07-31T07:56:00Z">
                  <w:rPr/>
                </w:rPrChange>
              </w:rPr>
              <w:instrText>.</w:instrText>
            </w:r>
            <w:r>
              <w:instrText>o</w:instrText>
            </w:r>
            <w:r w:rsidRPr="003339CA">
              <w:rPr>
                <w:lang w:val="ru-RU"/>
                <w:rPrChange w:id="1271" w:author="Никита Гринь" w:date="2026-07-31T10:56:00Z" w16du:dateUtc="2026-07-31T07:56:00Z">
                  <w:rPr/>
                </w:rPrChange>
              </w:rPr>
              <w:instrText>1</w:instrText>
            </w:r>
            <w:r>
              <w:instrText>ajy</w:instrText>
            </w:r>
            <w:r w:rsidRPr="003339CA">
              <w:rPr>
                <w:lang w:val="ru-RU"/>
                <w:rPrChange w:id="1272" w:author="Никита Гринь" w:date="2026-07-31T10:56:00Z" w16du:dateUtc="2026-07-31T07:56:00Z">
                  <w:rPr/>
                </w:rPrChange>
              </w:rPr>
              <w:instrText>93</w:instrText>
            </w:r>
            <w:r>
              <w:instrText>ttmn</w:instrText>
            </w:r>
            <w:r w:rsidRPr="003339CA">
              <w:rPr>
                <w:lang w:val="ru-RU"/>
                <w:rPrChange w:id="1273" w:author="Никита Гринь" w:date="2026-07-31T10:56:00Z" w16du:dateUtc="2026-07-31T07:56:00Z">
                  <w:rPr/>
                </w:rPrChange>
              </w:rPr>
              <w:instrText>7"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в АРМ </w:t>
            </w:r>
            <w:sdt>
              <w:sdtPr>
                <w:tag w:val="goog_rdk_165"/>
                <w:id w:val="201663877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≤ 2 с</w:t>
                </w:r>
              </w:sdtContent>
            </w:sdt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после сообщения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.7.4.</w:t>
            </w:r>
          </w:p>
        </w:tc>
        <w:tc>
          <w:tcPr>
            <w:tcW w:w="2070" w:type="dxa"/>
          </w:tcPr>
          <w:p w14:paraId="00FB5A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</w:tr>
      <w:tr w:rsidR="009D43E8" w14:paraId="4A9CCE03" w14:textId="77777777" w:rsidTr="009D43E8">
        <w:tc>
          <w:tcPr>
            <w:tcW w:w="1635" w:type="dxa"/>
          </w:tcPr>
          <w:p w14:paraId="67D3B7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</w:t>
            </w:r>
          </w:p>
        </w:tc>
        <w:tc>
          <w:tcPr>
            <w:tcW w:w="3885" w:type="dxa"/>
          </w:tcPr>
          <w:p w14:paraId="402F5EA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случае нераспознанного запроса — сообщение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оператору онлайн-чата «запрос не распознан» (§4.3.2.10)</w:t>
            </w:r>
          </w:p>
        </w:tc>
        <w:tc>
          <w:tcPr>
            <w:tcW w:w="6225" w:type="dxa"/>
          </w:tcPr>
          <w:p w14:paraId="744F190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 порога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-заглушка в панели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ра; ручной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ответ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 (негативный),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070" w:type="dxa"/>
          </w:tcPr>
          <w:p w14:paraId="197F7A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4.3.2.10</w:t>
            </w:r>
          </w:p>
        </w:tc>
      </w:tr>
      <w:tr w:rsidR="009D43E8" w14:paraId="7D3D38BE" w14:textId="77777777" w:rsidTr="009D43E8">
        <w:tc>
          <w:tcPr>
            <w:tcW w:w="1635" w:type="dxa"/>
          </w:tcPr>
          <w:p w14:paraId="7C982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3885" w:type="dxa"/>
          </w:tcPr>
          <w:p w14:paraId="752D22D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том контекста предыдущих диалогов; авто/ручной вызов (§4.3.2.12)</w:t>
            </w:r>
          </w:p>
        </w:tc>
        <w:tc>
          <w:tcPr>
            <w:tcW w:w="6225" w:type="dxa"/>
          </w:tcPr>
          <w:p w14:paraId="5F9F51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/телефоном; политика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context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mode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кросс-канальная история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-15); контекст в промпте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подсказки учитывают предыдущие обращения.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3.</w:t>
            </w:r>
          </w:p>
        </w:tc>
        <w:tc>
          <w:tcPr>
            <w:tcW w:w="2070" w:type="dxa"/>
          </w:tcPr>
          <w:p w14:paraId="7E0768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4.3.2.12, 4.3.1.14</w:t>
            </w:r>
          </w:p>
        </w:tc>
      </w:tr>
      <w:tr w:rsidR="009D43E8" w14:paraId="3F84E18F" w14:textId="77777777" w:rsidTr="009D43E8">
        <w:tc>
          <w:tcPr>
            <w:tcW w:w="1635" w:type="dxa"/>
          </w:tcPr>
          <w:p w14:paraId="30B6B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FR-SUF-C13</w:t>
            </w:r>
          </w:p>
        </w:tc>
        <w:tc>
          <w:tcPr>
            <w:tcW w:w="3885" w:type="dxa"/>
          </w:tcPr>
          <w:p w14:paraId="6DBC8F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Контакт-центра подключается к единой истории клиента и при запросе оператора онлайн-чата отображает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 выбранный период (хранение 1 год) (§4.3.2.11)</w:t>
            </w:r>
          </w:p>
        </w:tc>
        <w:tc>
          <w:tcPr>
            <w:tcW w:w="6225" w:type="dxa"/>
          </w:tcPr>
          <w:p w14:paraId="75E8F0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онлайн-чата открывает карточку клиента или запрашивает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66"/>
                <w:id w:val="-5289900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API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единой истории (телефония + онлайн-чат);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summary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 настраиваемым периодом ≤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TTL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1 год; карточка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summary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/истории — компактный предпросмотр,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place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раскрытие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hover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focus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) со списком обращений.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 (в т.ч. телефонные обращения).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CHAT-T-13, FR-SUF-15.</w:t>
            </w:r>
          </w:p>
        </w:tc>
        <w:tc>
          <w:tcPr>
            <w:tcW w:w="2070" w:type="dxa"/>
          </w:tcPr>
          <w:p w14:paraId="045B59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4.3.2.11, 4.3.1.13</w:t>
            </w:r>
          </w:p>
        </w:tc>
      </w:tr>
    </w:tbl>
    <w:p w14:paraId="67CDF9EC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274" w:name="bookmark=id.m14mqdqb7uu6" w:colFirst="0" w:colLast="0"/>
      <w:bookmarkEnd w:id="127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.3.5. Настройки (редактор сценариев,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Контакт-центра)</w:t>
      </w:r>
    </w:p>
    <w:p w14:paraId="63F9BDC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§4.5–4.6, §3.3]: Scenarios Studio, профиль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sufler_cc</w:t>
      </w:r>
    </w:p>
    <w:p w14:paraId="7EF37753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67"/>
          <w:id w:val="518259965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Embed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редактора сценариев в Центре настроек; ≥50 сценариев к внедрению.</w:t>
          </w:r>
        </w:sdtContent>
      </w:sdt>
    </w:p>
    <w:p w14:paraId="5D35B62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275" w:name="bookmark=id.ilcd7yz5rrh8" w:colFirst="0" w:colLast="0"/>
      <w:bookmarkEnd w:id="127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.3.5.1. Редактор диалоговых сценариев</w:t>
      </w:r>
    </w:p>
    <w:p w14:paraId="7099812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Embed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Scenarios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&amp; </w:t>
      </w:r>
      <w:r>
        <w:rPr>
          <w:rFonts w:ascii="Arial" w:eastAsia="Arial" w:hAnsi="Arial" w:cs="Arial"/>
          <w:b/>
          <w:bCs/>
          <w:color w:val="000000"/>
        </w:rPr>
        <w:t>Prompts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Studio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) в Центре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168"/>
          <w:id w:val="80629060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«Редактор сценариев»). </w:t>
          </w:r>
          <w:r>
            <w:rPr>
              <w:rFonts w:ascii="Arial Unicode MS" w:eastAsia="Arial Unicode MS" w:hAnsi="Arial Unicode MS" w:cs="Arial Unicode MS"/>
              <w:color w:val="000000"/>
            </w:rPr>
            <w:t>Роль: администратор диалоговых сценариев и промптов (</w:t>
          </w:r>
        </w:sdtContent>
      </w:sdt>
      <w:r>
        <w:rPr>
          <w:rFonts w:ascii="Arial" w:eastAsia="Arial" w:hAnsi="Arial" w:cs="Arial"/>
          <w:color w:val="000000"/>
        </w:rPr>
        <w:t>§2.4 п.6).</w:t>
      </w:r>
    </w:p>
    <w:tbl>
      <w:tblPr>
        <w:tblStyle w:val="116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0"/>
        <w:gridCol w:w="3920"/>
        <w:gridCol w:w="6210"/>
        <w:gridCol w:w="1935"/>
      </w:tblGrid>
      <w:tr w:rsidR="009D43E8" w14:paraId="763CADA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0" w:type="dxa"/>
          </w:tcPr>
          <w:p w14:paraId="4BFDB6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20" w:type="dxa"/>
          </w:tcPr>
          <w:p w14:paraId="5F4D33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210" w:type="dxa"/>
          </w:tcPr>
          <w:p w14:paraId="2FC20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35" w:type="dxa"/>
          </w:tcPr>
          <w:p w14:paraId="416FB9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8659AD0" w14:textId="77777777" w:rsidTr="009D43E8">
        <w:tc>
          <w:tcPr>
            <w:tcW w:w="1660" w:type="dxa"/>
          </w:tcPr>
          <w:p w14:paraId="10E00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  <w:tc>
          <w:tcPr>
            <w:tcW w:w="3920" w:type="dxa"/>
          </w:tcPr>
          <w:p w14:paraId="7D20C65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69"/>
                <w:id w:val="-5286087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≥ 50 диалоговых сценариев в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production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к внедрению</w:t>
                </w:r>
              </w:sdtContent>
            </w:sdt>
          </w:p>
        </w:tc>
        <w:tc>
          <w:tcPr>
            <w:tcW w:w="6210" w:type="dxa"/>
          </w:tcPr>
          <w:p w14:paraId="6D66528B" w14:textId="248C2C66" w:rsidR="009D43E8" w:rsidRPr="002175C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strike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 модуля Контакт-центра в промышленную эксплуатацию.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2175CC" w:rsidRPr="002175CC">
              <w:rPr>
                <w:rFonts w:ascii="Arial" w:eastAsia="Arial" w:hAnsi="Arial" w:cs="Arial"/>
                <w:color w:val="000000"/>
                <w:lang w:val="ru-RU"/>
              </w:rPr>
              <w:t>Разработчик</w:t>
            </w:r>
            <w:r w:rsidR="002175CC">
              <w:rPr>
                <w:rFonts w:ascii="Arial" w:eastAsia="Arial" w:hAnsi="Arial" w:cs="Arial"/>
                <w:color w:val="000000"/>
                <w:lang w:val="ru-RU"/>
              </w:rPr>
              <w:t xml:space="preserve"> делает </w:t>
            </w:r>
            <w:r w:rsidRPr="002175CC">
              <w:rPr>
                <w:rFonts w:ascii="Arial" w:eastAsia="Arial" w:hAnsi="Arial" w:cs="Arial"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менее 50 диалоговых сценариев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в рабочем каталоге</w:t>
            </w:r>
            <w:r w:rsidR="002175CC">
              <w:rPr>
                <w:rFonts w:ascii="Arial" w:eastAsia="Arial" w:hAnsi="Arial" w:cs="Arial"/>
                <w:color w:val="000000"/>
                <w:lang w:val="ru-RU"/>
              </w:rPr>
              <w:t>(администратор может добавлять свои)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библиотека сценариев готова к работе операторов и бота первой линии.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CHAT-T-10.</w:t>
            </w:r>
          </w:p>
        </w:tc>
        <w:tc>
          <w:tcPr>
            <w:tcW w:w="1935" w:type="dxa"/>
          </w:tcPr>
          <w:p w14:paraId="097995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4.5.2.1</w:t>
            </w:r>
          </w:p>
        </w:tc>
      </w:tr>
      <w:tr w:rsidR="009D43E8" w14:paraId="2AFD277B" w14:textId="77777777" w:rsidTr="009D43E8">
        <w:tc>
          <w:tcPr>
            <w:tcW w:w="1660" w:type="dxa"/>
          </w:tcPr>
          <w:p w14:paraId="0CF0E3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FR-SCR-02</w:t>
            </w:r>
          </w:p>
        </w:tc>
        <w:tc>
          <w:tcPr>
            <w:tcW w:w="3920" w:type="dxa"/>
          </w:tcPr>
          <w:p w14:paraId="1061BD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Произвольная сложность ветвления и интеграций сценария</w:t>
            </w:r>
          </w:p>
        </w:tc>
        <w:tc>
          <w:tcPr>
            <w:tcW w:w="6210" w:type="dxa"/>
          </w:tcPr>
          <w:p w14:paraId="10BCE2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автор редактирует схему сценария в </w:t>
            </w:r>
            <w:r>
              <w:rPr>
                <w:rFonts w:ascii="Arial" w:eastAsia="Arial" w:hAnsi="Arial" w:cs="Arial"/>
                <w:color w:val="000000"/>
              </w:rPr>
              <w:t>Studio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редактор поддерживает ветвления, вызовы внешних систем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опубликованная версия сценария доступна в промышленной среде.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3941C3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4.5.2.2.1</w:t>
            </w:r>
          </w:p>
        </w:tc>
      </w:tr>
      <w:tr w:rsidR="009D43E8" w14:paraId="2141D20A" w14:textId="77777777" w:rsidTr="009D43E8">
        <w:tc>
          <w:tcPr>
            <w:tcW w:w="1660" w:type="dxa"/>
          </w:tcPr>
          <w:p w14:paraId="4CE06C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FR-SCR-03</w:t>
            </w:r>
          </w:p>
        </w:tc>
        <w:tc>
          <w:tcPr>
            <w:tcW w:w="3920" w:type="dxa"/>
          </w:tcPr>
          <w:p w14:paraId="58B9F8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Редактирование действующих сценариев без простоя</w:t>
            </w:r>
          </w:p>
        </w:tc>
        <w:tc>
          <w:tcPr>
            <w:tcW w:w="6210" w:type="dxa"/>
          </w:tcPr>
          <w:p w14:paraId="7191F4E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срочное исправление действующего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версия публикуется параллельно со старой и переключается без простоя сервиса.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операторы продолжают работу с обновл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нным сценарием.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076DFA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4.5.2.2.2</w:t>
            </w:r>
          </w:p>
        </w:tc>
      </w:tr>
      <w:tr w:rsidR="009D43E8" w14:paraId="516039E4" w14:textId="77777777" w:rsidTr="009D43E8">
        <w:tc>
          <w:tcPr>
            <w:tcW w:w="1660" w:type="dxa"/>
          </w:tcPr>
          <w:p w14:paraId="75238A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FR-SCR-04</w:t>
            </w:r>
          </w:p>
        </w:tc>
        <w:tc>
          <w:tcPr>
            <w:tcW w:w="3920" w:type="dxa"/>
          </w:tcPr>
          <w:p w14:paraId="6F7A763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Визуальный конструктор сценариев без программирования</w:t>
            </w:r>
          </w:p>
        </w:tc>
        <w:tc>
          <w:tcPr>
            <w:tcW w:w="6210" w:type="dxa"/>
          </w:tcPr>
          <w:p w14:paraId="4815D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редактор сценариев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визуальный конструктор: перетаскивание блоков, настройка переходов без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готовый сценарий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 доступен для публикации.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08DE40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</w:t>
            </w:r>
          </w:p>
        </w:tc>
      </w:tr>
      <w:tr w:rsidR="009D43E8" w14:paraId="09E3F347" w14:textId="77777777" w:rsidTr="009D43E8">
        <w:tc>
          <w:tcPr>
            <w:tcW w:w="1660" w:type="dxa"/>
          </w:tcPr>
          <w:p w14:paraId="7399C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FR-SCR-05</w:t>
            </w:r>
          </w:p>
        </w:tc>
        <w:tc>
          <w:tcPr>
            <w:tcW w:w="3920" w:type="dxa"/>
          </w:tcPr>
          <w:p w14:paraId="6E9982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Анализ эффективности сценариев, низкая релевантность</w:t>
            </w:r>
          </w:p>
        </w:tc>
        <w:tc>
          <w:tcPr>
            <w:tcW w:w="6210" w:type="dxa"/>
          </w:tcPr>
          <w:p w14:paraId="123364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статистика низкой релевантности ответов по сценариям.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путей прохождения сценария и проблемных веток.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для аналитика в модуле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тность» (§4.7).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CHAT-T-14.</w:t>
            </w:r>
          </w:p>
        </w:tc>
        <w:tc>
          <w:tcPr>
            <w:tcW w:w="1935" w:type="dxa"/>
          </w:tcPr>
          <w:p w14:paraId="58A9EC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4.5.2.2.4</w:t>
            </w:r>
          </w:p>
        </w:tc>
      </w:tr>
      <w:tr w:rsidR="009D43E8" w14:paraId="7DA04449" w14:textId="77777777" w:rsidTr="009D43E8">
        <w:tc>
          <w:tcPr>
            <w:tcW w:w="1660" w:type="dxa"/>
          </w:tcPr>
          <w:p w14:paraId="08F8A4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FR-SCR-06</w:t>
            </w:r>
          </w:p>
        </w:tc>
        <w:tc>
          <w:tcPr>
            <w:tcW w:w="3920" w:type="dxa"/>
          </w:tcPr>
          <w:p w14:paraId="45C8442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Сценарии для канала телефония и онлайн-чат</w:t>
            </w:r>
          </w:p>
        </w:tc>
        <w:tc>
          <w:tcPr>
            <w:tcW w:w="6210" w:type="dxa"/>
          </w:tcPr>
          <w:p w14:paraId="2EEAAD1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обращение клиента в канале телефония или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единый движок сценариев с разными точками входа по каналу.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каждого канала подключается нужный сценарий.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7BFEEB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4.5.2.3</w:t>
            </w:r>
          </w:p>
        </w:tc>
      </w:tr>
      <w:tr w:rsidR="009D43E8" w14:paraId="11883B00" w14:textId="77777777" w:rsidTr="009D43E8">
        <w:tc>
          <w:tcPr>
            <w:tcW w:w="1660" w:type="dxa"/>
          </w:tcPr>
          <w:p w14:paraId="086895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FR-SCR-07</w:t>
            </w:r>
          </w:p>
        </w:tc>
        <w:tc>
          <w:tcPr>
            <w:tcW w:w="3920" w:type="dxa"/>
          </w:tcPr>
          <w:p w14:paraId="2F33F9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оператора по завершении сценария</w:t>
            </w:r>
          </w:p>
        </w:tc>
        <w:tc>
          <w:tcPr>
            <w:tcW w:w="6210" w:type="dxa"/>
          </w:tcPr>
          <w:p w14:paraId="77FB218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заверш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или клиент получил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запрашивает у оператора оценку полезности подсказки.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обратной связи передано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1935" w:type="dxa"/>
          </w:tcPr>
          <w:p w14:paraId="7841DB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4.5.2.4</w:t>
            </w:r>
          </w:p>
        </w:tc>
      </w:tr>
      <w:tr w:rsidR="009D43E8" w14:paraId="473D1125" w14:textId="77777777" w:rsidTr="009D43E8">
        <w:tc>
          <w:tcPr>
            <w:tcW w:w="1660" w:type="dxa"/>
          </w:tcPr>
          <w:p w14:paraId="324C30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FR-SCR-08</w:t>
            </w:r>
          </w:p>
        </w:tc>
        <w:tc>
          <w:tcPr>
            <w:tcW w:w="3920" w:type="dxa"/>
          </w:tcPr>
          <w:p w14:paraId="2FFB5B2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Уточняющие вопросы и эскалация оператору</w:t>
            </w:r>
          </w:p>
        </w:tc>
        <w:tc>
          <w:tcPr>
            <w:tcW w:w="6210" w:type="dxa"/>
          </w:tcPr>
          <w:p w14:paraId="58E51BA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не уверена в ответе (низкая релевантность).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клиенту или передача диалога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выбирает вариант из списка или получает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935" w:type="dxa"/>
          </w:tcPr>
          <w:p w14:paraId="68635E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4.5.2.5</w:t>
            </w:r>
          </w:p>
        </w:tc>
      </w:tr>
      <w:tr w:rsidR="009D43E8" w14:paraId="575AF586" w14:textId="77777777" w:rsidTr="009D43E8">
        <w:tc>
          <w:tcPr>
            <w:tcW w:w="1660" w:type="dxa"/>
          </w:tcPr>
          <w:p w14:paraId="0CC7A5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FR-SCR-09</w:t>
            </w:r>
          </w:p>
        </w:tc>
        <w:tc>
          <w:tcPr>
            <w:tcW w:w="3920" w:type="dxa"/>
          </w:tcPr>
          <w:p w14:paraId="6237A3D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Создание, редактирование и удаление промптов без программирования</w:t>
            </w:r>
          </w:p>
        </w:tc>
        <w:tc>
          <w:tcPr>
            <w:tcW w:w="6210" w:type="dxa"/>
          </w:tcPr>
          <w:p w14:paraId="0B9458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диалоговых сценариев (§2.4 п.6)</w:t>
            </w:r>
            <w:sdt>
              <w:sdtPr>
                <w:tag w:val="goog_rdk_170"/>
                <w:id w:val="-106235424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«Редактор сценариев» (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выбирает сценарий или узел на вкладке «Карта».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вкладка «Промпты»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Scenarios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  <w:color w:val="000000"/>
              </w:rPr>
              <w:t>Prompts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Studio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system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prompt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сценария, </w:t>
            </w:r>
            <w:r>
              <w:rPr>
                <w:rFonts w:ascii="Arial" w:eastAsia="Arial" w:hAnsi="Arial" w:cs="Arial"/>
                <w:color w:val="000000"/>
              </w:rPr>
              <w:t>task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prompt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узлов и библиотеки </w:t>
            </w:r>
            <w:r>
              <w:rPr>
                <w:rFonts w:ascii="Arial" w:eastAsia="Arial" w:hAnsi="Arial" w:cs="Arial"/>
                <w:color w:val="000000"/>
              </w:rPr>
              <w:t>reusable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snippets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(«Эскалация оператору», «Низкая релевантность») — без </w:t>
            </w:r>
            <w:r>
              <w:rPr>
                <w:rFonts w:ascii="Arial" w:eastAsia="Arial" w:hAnsi="Arial" w:cs="Arial"/>
                <w:color w:val="000000"/>
              </w:rPr>
              <w:t>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знания языков программирования; удаление с подтверждением; версионирование при публикации. Промпты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выносятся в отдельный пункт сайдбара — они часть редактора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промпты сохранены в черновике или опубликованной версии; доступны для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(4.5.2.7–8).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admin smoke.</w:t>
            </w:r>
          </w:p>
        </w:tc>
        <w:tc>
          <w:tcPr>
            <w:tcW w:w="1935" w:type="dxa"/>
          </w:tcPr>
          <w:p w14:paraId="5519BC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4.5.2.6</w:t>
            </w:r>
          </w:p>
        </w:tc>
      </w:tr>
      <w:tr w:rsidR="009D43E8" w14:paraId="485292DD" w14:textId="77777777" w:rsidTr="009D43E8">
        <w:tc>
          <w:tcPr>
            <w:tcW w:w="1660" w:type="dxa"/>
          </w:tcPr>
          <w:p w14:paraId="5789F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  <w:tc>
          <w:tcPr>
            <w:tcW w:w="3920" w:type="dxa"/>
          </w:tcPr>
          <w:p w14:paraId="63E439E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Тестирование сценариев 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об ошибках (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210" w:type="dxa"/>
          </w:tcPr>
          <w:p w14:paraId="458E0C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запускает тестовый прогон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прогон в тестовой среде без влияния на клиентов.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предпросмотр диалога и список ошибок при необходимости.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757298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4.5.2.7–4.5.2.8</w:t>
            </w:r>
          </w:p>
        </w:tc>
      </w:tr>
      <w:tr w:rsidR="009D43E8" w14:paraId="115AEC2A" w14:textId="77777777" w:rsidTr="009D43E8">
        <w:tc>
          <w:tcPr>
            <w:tcW w:w="1660" w:type="dxa"/>
          </w:tcPr>
          <w:p w14:paraId="22D913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FR-SCR-11</w:t>
            </w:r>
          </w:p>
        </w:tc>
        <w:tc>
          <w:tcPr>
            <w:tcW w:w="3920" w:type="dxa"/>
          </w:tcPr>
          <w:p w14:paraId="7CBCFA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Визуальная карта сценария в редакторе</w:t>
            </w:r>
          </w:p>
        </w:tc>
        <w:tc>
          <w:tcPr>
            <w:tcW w:w="6210" w:type="dxa"/>
          </w:tcPr>
          <w:p w14:paraId="78D2534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публикует новую версию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версия фиксируется в журнале изменений; доступен откат к предыдущей.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схеме редактора отображается актуальная карта сценария.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37D214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4.6.4.3</w:t>
            </w:r>
          </w:p>
        </w:tc>
      </w:tr>
      <w:tr w:rsidR="009D43E8" w14:paraId="463CE4CE" w14:textId="77777777" w:rsidTr="009D43E8">
        <w:tc>
          <w:tcPr>
            <w:tcW w:w="1660" w:type="dxa"/>
          </w:tcPr>
          <w:p w14:paraId="6822C7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FR-SCR-12</w:t>
            </w:r>
          </w:p>
        </w:tc>
        <w:tc>
          <w:tcPr>
            <w:tcW w:w="3920" w:type="dxa"/>
          </w:tcPr>
          <w:p w14:paraId="19429A6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сценария в контролируемой среде (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210" w:type="dxa"/>
          </w:tcPr>
          <w:p w14:paraId="2B290A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переносит сценарий между средами.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экспорт и импорт сценария в файле </w:t>
            </w:r>
            <w:r>
              <w:rPr>
                <w:rFonts w:ascii="Arial" w:eastAsia="Arial" w:hAnsi="Arial" w:cs="Arial"/>
                <w:color w:val="000000"/>
              </w:rPr>
              <w:t>JSON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перенес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между тестовой и промышленной средой.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35" w:type="dxa"/>
          </w:tcPr>
          <w:p w14:paraId="607A13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4.6.4.4</w:t>
            </w:r>
          </w:p>
        </w:tc>
      </w:tr>
    </w:tbl>
    <w:p w14:paraId="2CBC64AA" w14:textId="2E8367B2" w:rsidR="006D1D03" w:rsidRDefault="006D1D03" w:rsidP="006D1D03">
      <w:pPr>
        <w:pStyle w:val="4"/>
        <w:rPr>
          <w:ins w:id="1276" w:author="Никита Гринь" w:date="2026-08-04T16:22:00Z" w16du:dateUtc="2026-08-04T13:22:00Z"/>
          <w:rFonts w:ascii="Arial" w:eastAsia="Arial" w:hAnsi="Arial" w:cs="Arial"/>
          <w:lang w:val="ru-RU"/>
        </w:rPr>
      </w:pPr>
      <w:bookmarkStart w:id="1277" w:name="bookmark=id.u40v6tim27j4" w:colFirst="0" w:colLast="0"/>
      <w:bookmarkEnd w:id="1277"/>
    </w:p>
    <w:p w14:paraId="19615069" w14:textId="77777777" w:rsidR="006D1D03" w:rsidRPr="006D1D03" w:rsidRDefault="006D1D03" w:rsidP="006D1D03">
      <w:pPr>
        <w:rPr>
          <w:ins w:id="1278" w:author="Никита Гринь" w:date="2026-08-04T16:22:00Z"/>
          <w:lang w:val="ru-RU"/>
        </w:rPr>
      </w:pPr>
      <w:ins w:id="1279" w:author="Никита Гринь" w:date="2026-08-04T16:22:00Z">
        <w:r w:rsidRPr="006D1D03">
          <w:rPr>
            <w:b/>
            <w:bCs/>
            <w:lang w:val="ru-RU"/>
          </w:rPr>
          <w:t>Порядок создания диалогового сценария (функционал §4.5.2.2)</w:t>
        </w:r>
      </w:ins>
    </w:p>
    <w:p w14:paraId="45569DF7" w14:textId="77777777" w:rsidR="006D1D03" w:rsidRPr="006D1D03" w:rsidRDefault="006D1D03" w:rsidP="006D1D03">
      <w:pPr>
        <w:rPr>
          <w:ins w:id="1280" w:author="Никита Гринь" w:date="2026-08-04T16:22:00Z"/>
          <w:lang w:val="ru-RU"/>
        </w:rPr>
      </w:pPr>
      <w:ins w:id="1281" w:author="Никита Гринь" w:date="2026-08-04T16:22:00Z">
        <w:r w:rsidRPr="006D1D03">
          <w:rPr>
            <w:lang w:val="ru-RU"/>
          </w:rPr>
          <w:t>Роль: администратор диалоговых сценариев и промптов (§2.4).</w:t>
        </w:r>
        <w:r w:rsidRPr="006D1D03">
          <w:rPr>
            <w:lang w:val="ru-RU"/>
          </w:rPr>
          <w:br/>
          <w:t>Где: Hub → «Редактор сценариев» (визуальный конструктор без программирования, §4.5.2.2.3).</w:t>
        </w:r>
        <w:r w:rsidRPr="006D1D03">
          <w:rPr>
            <w:lang w:val="ru-RU"/>
          </w:rPr>
          <w:br/>
          <w:t>Макеты: слайды 6–7.</w:t>
        </w:r>
      </w:ins>
    </w:p>
    <w:p w14:paraId="6AFDA96E" w14:textId="0825269C" w:rsidR="006D1D03" w:rsidRPr="006D1D03" w:rsidRDefault="006D1D03" w:rsidP="006D1D03">
      <w:pPr>
        <w:rPr>
          <w:ins w:id="1282" w:author="Никита Гринь" w:date="2026-08-04T16:22:00Z"/>
          <w:lang w:val="ru-RU"/>
        </w:rPr>
      </w:pPr>
      <w:ins w:id="1283" w:author="Никита Гринь" w:date="2026-08-04T16:22:00Z">
        <w:r w:rsidRPr="006D1D03">
          <w:rPr>
            <w:b/>
            <w:bCs/>
            <w:lang w:val="ru-RU"/>
          </w:rPr>
          <w:t>Про 10 сценариев CC-SCR-001…010:</w:t>
        </w:r>
        <w:r w:rsidRPr="006D1D03">
          <w:rPr>
            <w:lang w:val="ru-RU"/>
          </w:rPr>
          <w:t> это примеры из Приложения 2 к ТТ. При внедрении Исполнитель создаёт их в редакторе (или загружает) с ветками как в Прил. 2. Приёмка содержания — </w:t>
        </w:r>
        <w:r w:rsidRPr="006D1D03">
          <w:rPr>
            <w:b/>
            <w:bCs/>
            <w:lang w:val="ru-RU"/>
          </w:rPr>
          <w:t>SUF-T-11</w:t>
        </w:r>
        <w:r w:rsidRPr="006D1D03">
          <w:rPr>
            <w:lang w:val="ru-RU"/>
          </w:rPr>
          <w:t>. Дальше тем же порядком админ Заказчика создаёт и правит сценарии до ≥50 (§4.5.2.1, SUF-T-09).</w:t>
        </w:r>
        <w:r w:rsidRPr="006D1D03">
          <w:rPr>
            <w:b/>
            <w:bCs/>
            <w:lang w:val="ru-RU"/>
          </w:rPr>
          <w:t>Порядок создания / изменения сценария:</w:t>
        </w:r>
      </w:ins>
    </w:p>
    <w:p w14:paraId="2059D3D4" w14:textId="77777777" w:rsidR="006D1D03" w:rsidRPr="006D1D03" w:rsidRDefault="006D1D03" w:rsidP="006D1D03">
      <w:pPr>
        <w:numPr>
          <w:ilvl w:val="0"/>
          <w:numId w:val="40"/>
        </w:numPr>
        <w:rPr>
          <w:ins w:id="1284" w:author="Никита Гринь" w:date="2026-08-04T16:22:00Z"/>
          <w:lang w:val="ru-RU"/>
        </w:rPr>
      </w:pPr>
      <w:ins w:id="1285" w:author="Никита Гринь" w:date="2026-08-04T16:22:00Z">
        <w:r w:rsidRPr="006D1D03">
          <w:rPr>
            <w:lang w:val="ru-RU"/>
          </w:rPr>
          <w:t>Открыть Hub → «Редактор сценариев».</w:t>
        </w:r>
      </w:ins>
    </w:p>
    <w:p w14:paraId="31203107" w14:textId="77777777" w:rsidR="006D1D03" w:rsidRPr="006D1D03" w:rsidRDefault="006D1D03" w:rsidP="006D1D03">
      <w:pPr>
        <w:numPr>
          <w:ilvl w:val="0"/>
          <w:numId w:val="40"/>
        </w:numPr>
        <w:rPr>
          <w:ins w:id="1286" w:author="Никита Гринь" w:date="2026-08-04T16:22:00Z"/>
          <w:lang w:val="ru-RU"/>
        </w:rPr>
      </w:pPr>
      <w:ins w:id="1287" w:author="Никита Гринь" w:date="2026-08-04T16:22:00Z">
        <w:r w:rsidRPr="006D1D03">
          <w:rPr>
            <w:lang w:val="ru-RU"/>
          </w:rPr>
          <w:t>Нажать «Создать сценарий» (или открыть черновик / CC-SCR-00x).</w:t>
        </w:r>
      </w:ins>
    </w:p>
    <w:p w14:paraId="3B05982F" w14:textId="77777777" w:rsidR="006D1D03" w:rsidRPr="006D1D03" w:rsidRDefault="006D1D03" w:rsidP="006D1D03">
      <w:pPr>
        <w:numPr>
          <w:ilvl w:val="0"/>
          <w:numId w:val="40"/>
        </w:numPr>
        <w:rPr>
          <w:ins w:id="1288" w:author="Никита Гринь" w:date="2026-08-04T16:22:00Z"/>
          <w:lang w:val="ru-RU"/>
        </w:rPr>
      </w:pPr>
      <w:ins w:id="1289" w:author="Никита Гринь" w:date="2026-08-04T16:22:00Z">
        <w:r w:rsidRPr="006D1D03">
          <w:rPr>
            <w:lang w:val="ru-RU"/>
          </w:rPr>
          <w:t>Заполнить карточку: название, код (напр. CC-SCR-011), канал (телефония / онлайн-чат / оба), тема.</w:t>
        </w:r>
      </w:ins>
    </w:p>
    <w:p w14:paraId="60AC1738" w14:textId="77777777" w:rsidR="006D1D03" w:rsidRPr="006D1D03" w:rsidRDefault="006D1D03" w:rsidP="006D1D03">
      <w:pPr>
        <w:numPr>
          <w:ilvl w:val="0"/>
          <w:numId w:val="40"/>
        </w:numPr>
        <w:rPr>
          <w:ins w:id="1290" w:author="Никита Гринь" w:date="2026-08-04T16:22:00Z"/>
          <w:lang w:val="ru-RU"/>
        </w:rPr>
      </w:pPr>
      <w:ins w:id="1291" w:author="Никита Гринь" w:date="2026-08-04T16:22:00Z">
        <w:r w:rsidRPr="006D1D03">
          <w:rPr>
            <w:lang w:val="ru-RU"/>
          </w:rPr>
          <w:t>На вкладке «Карта» собрать ветки блоками (перетаскивание): старт → вопросы/ответы → уточнение → эскалация оператору → завершение (§4.5.2.2.1, §4.5.2.5).</w:t>
        </w:r>
      </w:ins>
    </w:p>
    <w:p w14:paraId="45039882" w14:textId="77777777" w:rsidR="006D1D03" w:rsidRPr="006D1D03" w:rsidRDefault="006D1D03" w:rsidP="006D1D03">
      <w:pPr>
        <w:numPr>
          <w:ilvl w:val="0"/>
          <w:numId w:val="40"/>
        </w:numPr>
        <w:rPr>
          <w:ins w:id="1292" w:author="Никита Гринь" w:date="2026-08-04T16:22:00Z"/>
          <w:lang w:val="ru-RU"/>
        </w:rPr>
      </w:pPr>
      <w:ins w:id="1293" w:author="Никита Гринь" w:date="2026-08-04T16:22:00Z">
        <w:r w:rsidRPr="006D1D03">
          <w:rPr>
            <w:lang w:val="ru-RU"/>
          </w:rPr>
          <w:lastRenderedPageBreak/>
          <w:t>На вкладке «Промпты» создать/править промпты узлов без кода (§4.5.2.6).</w:t>
        </w:r>
      </w:ins>
    </w:p>
    <w:p w14:paraId="35FE92E9" w14:textId="77777777" w:rsidR="006D1D03" w:rsidRPr="006D1D03" w:rsidRDefault="006D1D03" w:rsidP="006D1D03">
      <w:pPr>
        <w:numPr>
          <w:ilvl w:val="0"/>
          <w:numId w:val="40"/>
        </w:numPr>
        <w:rPr>
          <w:ins w:id="1294" w:author="Никита Гринь" w:date="2026-08-04T16:22:00Z"/>
          <w:lang w:val="ru-RU"/>
        </w:rPr>
      </w:pPr>
      <w:ins w:id="1295" w:author="Никита Гринь" w:date="2026-08-04T16:22:00Z">
        <w:r w:rsidRPr="006D1D03">
          <w:rPr>
            <w:lang w:val="ru-RU"/>
          </w:rPr>
          <w:t>Сохранить </w:t>
        </w:r>
        <w:r w:rsidRPr="006D1D03">
          <w:rPr>
            <w:b/>
            <w:bCs/>
            <w:lang w:val="ru-RU"/>
          </w:rPr>
          <w:t>черновик</w:t>
        </w:r>
        <w:r w:rsidRPr="006D1D03">
          <w:rPr>
            <w:lang w:val="ru-RU"/>
          </w:rPr>
          <w:t>.</w:t>
        </w:r>
      </w:ins>
    </w:p>
    <w:p w14:paraId="0256CCC4" w14:textId="77777777" w:rsidR="006D1D03" w:rsidRPr="006D1D03" w:rsidRDefault="006D1D03" w:rsidP="006D1D03">
      <w:pPr>
        <w:numPr>
          <w:ilvl w:val="0"/>
          <w:numId w:val="40"/>
        </w:numPr>
        <w:rPr>
          <w:ins w:id="1296" w:author="Никита Гринь" w:date="2026-08-04T16:22:00Z"/>
          <w:lang w:val="ru-RU"/>
        </w:rPr>
      </w:pPr>
      <w:ins w:id="1297" w:author="Никита Гринь" w:date="2026-08-04T16:22:00Z">
        <w:r w:rsidRPr="006D1D03">
          <w:rPr>
            <w:lang w:val="ru-RU"/>
          </w:rPr>
          <w:t>Запустить </w:t>
        </w:r>
        <w:r w:rsidRPr="006D1D03">
          <w:rPr>
            <w:b/>
            <w:bCs/>
            <w:lang w:val="ru-RU"/>
          </w:rPr>
          <w:t>тест</w:t>
        </w:r>
        <w:r w:rsidRPr="006D1D03">
          <w:rPr>
            <w:lang w:val="ru-RU"/>
          </w:rPr>
          <w:t> сценария в отдельном функционале (§4.5.2.7); посмотреть результат/ошибки (§4.5.2.8).</w:t>
        </w:r>
      </w:ins>
    </w:p>
    <w:p w14:paraId="56FA1FB1" w14:textId="77777777" w:rsidR="006D1D03" w:rsidRPr="006D1D03" w:rsidRDefault="006D1D03" w:rsidP="006D1D03">
      <w:pPr>
        <w:numPr>
          <w:ilvl w:val="0"/>
          <w:numId w:val="40"/>
        </w:numPr>
        <w:rPr>
          <w:ins w:id="1298" w:author="Никита Гринь" w:date="2026-08-04T16:22:00Z"/>
          <w:lang w:val="ru-RU"/>
        </w:rPr>
      </w:pPr>
      <w:ins w:id="1299" w:author="Никита Гринь" w:date="2026-08-04T16:22:00Z">
        <w:r w:rsidRPr="006D1D03">
          <w:rPr>
            <w:lang w:val="ru-RU"/>
          </w:rPr>
          <w:t>Внутренний пользователь КЦ при необходимости проверяет реплики в тест-диалоге (SUF-T-06).</w:t>
        </w:r>
      </w:ins>
    </w:p>
    <w:p w14:paraId="549EB4C0" w14:textId="77777777" w:rsidR="006D1D03" w:rsidRPr="006D1D03" w:rsidRDefault="006D1D03" w:rsidP="006D1D03">
      <w:pPr>
        <w:numPr>
          <w:ilvl w:val="0"/>
          <w:numId w:val="40"/>
        </w:numPr>
        <w:rPr>
          <w:ins w:id="1300" w:author="Никита Гринь" w:date="2026-08-04T16:22:00Z"/>
          <w:lang w:val="ru-RU"/>
        </w:rPr>
      </w:pPr>
      <w:ins w:id="1301" w:author="Никита Гринь" w:date="2026-08-04T16:22:00Z">
        <w:r w:rsidRPr="006D1D03">
          <w:rPr>
            <w:b/>
            <w:bCs/>
            <w:lang w:val="ru-RU"/>
          </w:rPr>
          <w:t>Опубликовать</w:t>
        </w:r>
        <w:r w:rsidRPr="006D1D03">
          <w:rPr>
            <w:lang w:val="ru-RU"/>
          </w:rPr>
          <w:t> версию (без простоя действующих сценариев — §4.5.2.2.2).</w:t>
        </w:r>
      </w:ins>
    </w:p>
    <w:p w14:paraId="6789065C" w14:textId="77777777" w:rsidR="006D1D03" w:rsidRPr="006D1D03" w:rsidRDefault="006D1D03" w:rsidP="006D1D03">
      <w:pPr>
        <w:numPr>
          <w:ilvl w:val="0"/>
          <w:numId w:val="40"/>
        </w:numPr>
        <w:rPr>
          <w:ins w:id="1302" w:author="Никита Гринь" w:date="2026-08-04T16:22:00Z"/>
          <w:lang w:val="ru-RU"/>
        </w:rPr>
      </w:pPr>
      <w:ins w:id="1303" w:author="Никита Гринь" w:date="2026-08-04T16:22:00Z">
        <w:r w:rsidRPr="006D1D03">
          <w:rPr>
            <w:lang w:val="ru-RU"/>
          </w:rPr>
          <w:t>При публикации указать стартовые реплики клиента → кандидаты эталонов QU (связь сценарий ↔ понимание запросов).</w:t>
        </w:r>
      </w:ins>
    </w:p>
    <w:p w14:paraId="0EC5E4BF" w14:textId="77777777" w:rsidR="006D1D03" w:rsidRDefault="006D1D03" w:rsidP="006D1D03">
      <w:pPr>
        <w:rPr>
          <w:ins w:id="1304" w:author="Никита Гринь" w:date="2026-08-04T16:23:00Z" w16du:dateUtc="2026-08-04T13:23:00Z"/>
          <w:lang w:val="ru-RU"/>
        </w:rPr>
      </w:pPr>
      <w:ins w:id="1305" w:author="Никита Гринь" w:date="2026-08-04T16:22:00Z">
        <w:r w:rsidRPr="006D1D03">
          <w:rPr>
            <w:b/>
            <w:bCs/>
            <w:lang w:val="ru-RU"/>
          </w:rPr>
          <w:t>UC-SCR-01.</w:t>
        </w:r>
        <w:r w:rsidRPr="006D1D03">
          <w:rPr>
            <w:lang w:val="ru-RU"/>
          </w:rPr>
          <w:t> Создание сценария в визуальном конструкторе</w:t>
        </w:r>
      </w:ins>
    </w:p>
    <w:tbl>
      <w:tblPr>
        <w:tblStyle w:val="af3"/>
        <w:tblW w:w="0" w:type="auto"/>
        <w:tblLook w:val="04A0" w:firstRow="1" w:lastRow="0" w:firstColumn="1" w:lastColumn="0" w:noHBand="0" w:noVBand="1"/>
        <w:tblPrChange w:id="1306" w:author="Никита Гринь" w:date="2026-08-04T16:23:00Z" w16du:dateUtc="2026-08-04T13:23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315"/>
        <w:gridCol w:w="7469"/>
        <w:tblGridChange w:id="1307">
          <w:tblGrid>
            <w:gridCol w:w="1315"/>
            <w:gridCol w:w="1762"/>
            <w:gridCol w:w="5707"/>
          </w:tblGrid>
        </w:tblGridChange>
      </w:tblGrid>
      <w:tr w:rsidR="006D1D03" w:rsidRPr="006D1D03" w14:paraId="2226210F" w14:textId="77777777" w:rsidTr="006D1D03">
        <w:trPr>
          <w:trHeight w:val="292"/>
          <w:ins w:id="1308" w:author="Никита Гринь" w:date="2026-08-04T16:23:00Z"/>
          <w:trPrChange w:id="1309" w:author="Никита Гринь" w:date="2026-08-04T16:23:00Z" w16du:dateUtc="2026-08-04T13:23:00Z">
            <w:trPr>
              <w:gridAfter w:val="0"/>
              <w:trHeight w:val="292"/>
            </w:trPr>
          </w:trPrChange>
        </w:trPr>
        <w:tc>
          <w:tcPr>
            <w:tcW w:w="1315" w:type="dxa"/>
            <w:noWrap/>
            <w:hideMark/>
            <w:tcPrChange w:id="1310" w:author="Никита Гринь" w:date="2026-08-04T16:23:00Z" w16du:dateUtc="2026-08-04T13:23:00Z">
              <w:tcPr>
                <w:tcW w:w="1020" w:type="dxa"/>
                <w:noWrap/>
                <w:hideMark/>
              </w:tcPr>
            </w:tcPrChange>
          </w:tcPr>
          <w:p w14:paraId="44E20626" w14:textId="77777777" w:rsidR="006D1D03" w:rsidRPr="006D1D03" w:rsidRDefault="006D1D03">
            <w:pPr>
              <w:rPr>
                <w:ins w:id="1311" w:author="Никита Гринь" w:date="2026-08-04T16:23:00Z"/>
              </w:rPr>
            </w:pPr>
            <w:ins w:id="1312" w:author="Никита Гринь" w:date="2026-08-04T16:23:00Z">
              <w:r w:rsidRPr="006D1D03">
                <w:t>Поле</w:t>
              </w:r>
            </w:ins>
          </w:p>
        </w:tc>
        <w:tc>
          <w:tcPr>
            <w:tcW w:w="7469" w:type="dxa"/>
            <w:noWrap/>
            <w:hideMark/>
            <w:tcPrChange w:id="1313" w:author="Никита Гринь" w:date="2026-08-04T16:23:00Z" w16du:dateUtc="2026-08-04T13:23:00Z">
              <w:tcPr>
                <w:tcW w:w="1020" w:type="dxa"/>
                <w:noWrap/>
                <w:hideMark/>
              </w:tcPr>
            </w:tcPrChange>
          </w:tcPr>
          <w:p w14:paraId="2E12CBED" w14:textId="77777777" w:rsidR="006D1D03" w:rsidRPr="006D1D03" w:rsidRDefault="006D1D03">
            <w:pPr>
              <w:rPr>
                <w:ins w:id="1314" w:author="Никита Гринь" w:date="2026-08-04T16:23:00Z"/>
              </w:rPr>
            </w:pPr>
            <w:ins w:id="1315" w:author="Никита Гринь" w:date="2026-08-04T16:23:00Z">
              <w:r w:rsidRPr="006D1D03">
                <w:t>Значение</w:t>
              </w:r>
            </w:ins>
          </w:p>
        </w:tc>
      </w:tr>
      <w:tr w:rsidR="006D1D03" w:rsidRPr="006D1D03" w14:paraId="16BC8771" w14:textId="77777777" w:rsidTr="006D1D03">
        <w:trPr>
          <w:trHeight w:val="540"/>
          <w:ins w:id="1316" w:author="Никита Гринь" w:date="2026-08-04T16:23:00Z"/>
          <w:trPrChange w:id="1317" w:author="Никита Гринь" w:date="2026-08-04T16:23:00Z" w16du:dateUtc="2026-08-04T13:23:00Z">
            <w:trPr>
              <w:gridAfter w:val="0"/>
              <w:trHeight w:val="540"/>
            </w:trPr>
          </w:trPrChange>
        </w:trPr>
        <w:tc>
          <w:tcPr>
            <w:tcW w:w="1315" w:type="dxa"/>
            <w:hideMark/>
            <w:tcPrChange w:id="1318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2BCF0DBF" w14:textId="77777777" w:rsidR="006D1D03" w:rsidRPr="006D1D03" w:rsidRDefault="006D1D03" w:rsidP="006D1D03">
            <w:pPr>
              <w:rPr>
                <w:ins w:id="1319" w:author="Никита Гринь" w:date="2026-08-04T16:23:00Z"/>
              </w:rPr>
            </w:pPr>
            <w:ins w:id="1320" w:author="Никита Гринь" w:date="2026-08-04T16:23:00Z">
              <w:r w:rsidRPr="006D1D03">
                <w:t>Вход</w:t>
              </w:r>
            </w:ins>
          </w:p>
        </w:tc>
        <w:tc>
          <w:tcPr>
            <w:tcW w:w="7469" w:type="dxa"/>
            <w:hideMark/>
            <w:tcPrChange w:id="1321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414F354C" w14:textId="77777777" w:rsidR="006D1D03" w:rsidRPr="006D1D03" w:rsidRDefault="006D1D03" w:rsidP="006D1D03">
            <w:pPr>
              <w:rPr>
                <w:ins w:id="1322" w:author="Никита Гринь" w:date="2026-08-04T16:23:00Z"/>
              </w:rPr>
            </w:pPr>
            <w:ins w:id="1323" w:author="Никита Гринь" w:date="2026-08-04T16:23:00Z">
              <w:r w:rsidRPr="006D1D03">
                <w:t>Админ открывает «Редактор сценариев»</w:t>
              </w:r>
            </w:ins>
          </w:p>
        </w:tc>
      </w:tr>
      <w:tr w:rsidR="006D1D03" w:rsidRPr="006D1D03" w14:paraId="3334242E" w14:textId="77777777" w:rsidTr="006D1D03">
        <w:trPr>
          <w:trHeight w:val="292"/>
          <w:ins w:id="1324" w:author="Никита Гринь" w:date="2026-08-04T16:23:00Z"/>
          <w:trPrChange w:id="1325" w:author="Никита Гринь" w:date="2026-08-04T16:23:00Z" w16du:dateUtc="2026-08-04T13:23:00Z">
            <w:trPr>
              <w:gridAfter w:val="0"/>
              <w:trHeight w:val="292"/>
            </w:trPr>
          </w:trPrChange>
        </w:trPr>
        <w:tc>
          <w:tcPr>
            <w:tcW w:w="1315" w:type="dxa"/>
            <w:hideMark/>
            <w:tcPrChange w:id="1326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59A4C3EE" w14:textId="77777777" w:rsidR="006D1D03" w:rsidRPr="006D1D03" w:rsidRDefault="006D1D03" w:rsidP="006D1D03">
            <w:pPr>
              <w:rPr>
                <w:ins w:id="1327" w:author="Никита Гринь" w:date="2026-08-04T16:23:00Z"/>
              </w:rPr>
            </w:pPr>
            <w:ins w:id="1328" w:author="Никита Гринь" w:date="2026-08-04T16:23:00Z">
              <w:r w:rsidRPr="006D1D03">
                <w:t>Механизм</w:t>
              </w:r>
            </w:ins>
          </w:p>
        </w:tc>
        <w:tc>
          <w:tcPr>
            <w:tcW w:w="7469" w:type="dxa"/>
            <w:hideMark/>
            <w:tcPrChange w:id="1329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20FD5F0C" w14:textId="77777777" w:rsidR="006D1D03" w:rsidRPr="006D1D03" w:rsidRDefault="006D1D03" w:rsidP="006D1D03">
            <w:pPr>
              <w:rPr>
                <w:ins w:id="1330" w:author="Никита Гринь" w:date="2026-08-04T16:23:00Z"/>
              </w:rPr>
            </w:pPr>
            <w:ins w:id="1331" w:author="Никита Гринь" w:date="2026-08-04T16:23:00Z">
              <w:r w:rsidRPr="006D1D03">
                <w:t>Шаги 1–10 выше</w:t>
              </w:r>
            </w:ins>
          </w:p>
        </w:tc>
      </w:tr>
      <w:tr w:rsidR="006D1D03" w:rsidRPr="0050000B" w14:paraId="1271E42A" w14:textId="77777777" w:rsidTr="006D1D03">
        <w:trPr>
          <w:trHeight w:val="900"/>
          <w:ins w:id="1332" w:author="Никита Гринь" w:date="2026-08-04T16:23:00Z"/>
          <w:trPrChange w:id="1333" w:author="Никита Гринь" w:date="2026-08-04T16:23:00Z" w16du:dateUtc="2026-08-04T13:23:00Z">
            <w:trPr>
              <w:gridAfter w:val="0"/>
              <w:trHeight w:val="900"/>
            </w:trPr>
          </w:trPrChange>
        </w:trPr>
        <w:tc>
          <w:tcPr>
            <w:tcW w:w="1315" w:type="dxa"/>
            <w:hideMark/>
            <w:tcPrChange w:id="1334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725CC3DC" w14:textId="77777777" w:rsidR="006D1D03" w:rsidRPr="006D1D03" w:rsidRDefault="006D1D03" w:rsidP="006D1D03">
            <w:pPr>
              <w:rPr>
                <w:ins w:id="1335" w:author="Никита Гринь" w:date="2026-08-04T16:23:00Z"/>
              </w:rPr>
            </w:pPr>
            <w:ins w:id="1336" w:author="Никита Гринь" w:date="2026-08-04T16:23:00Z">
              <w:r w:rsidRPr="006D1D03">
                <w:t>Выход</w:t>
              </w:r>
            </w:ins>
          </w:p>
        </w:tc>
        <w:tc>
          <w:tcPr>
            <w:tcW w:w="7469" w:type="dxa"/>
            <w:hideMark/>
            <w:tcPrChange w:id="1337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6BD2D63D" w14:textId="77777777" w:rsidR="006D1D03" w:rsidRPr="006D1D03" w:rsidRDefault="006D1D03" w:rsidP="006D1D03">
            <w:pPr>
              <w:rPr>
                <w:ins w:id="1338" w:author="Никита Гринь" w:date="2026-08-04T16:23:00Z"/>
                <w:lang w:val="ru-RU"/>
                <w:rPrChange w:id="1339" w:author="Никита Гринь" w:date="2026-08-04T16:23:00Z" w16du:dateUtc="2026-08-04T13:23:00Z">
                  <w:rPr>
                    <w:ins w:id="1340" w:author="Никита Гринь" w:date="2026-08-04T16:23:00Z"/>
                  </w:rPr>
                </w:rPrChange>
              </w:rPr>
            </w:pPr>
            <w:ins w:id="1341" w:author="Никита Гринь" w:date="2026-08-04T16:23:00Z">
              <w:r w:rsidRPr="006D1D03">
                <w:rPr>
                  <w:lang w:val="ru-RU"/>
                  <w:rPrChange w:id="1342" w:author="Никита Гринь" w:date="2026-08-04T16:23:00Z" w16du:dateUtc="2026-08-04T13:23:00Z">
                    <w:rPr/>
                  </w:rPrChange>
                </w:rPr>
                <w:t xml:space="preserve">Сценарий в каталоге (черновик или опубликован); доступен </w:t>
              </w:r>
              <w:r w:rsidRPr="006D1D03">
                <w:t>test</w:t>
              </w:r>
              <w:r w:rsidRPr="006D1D03">
                <w:rPr>
                  <w:lang w:val="ru-RU"/>
                  <w:rPrChange w:id="1343" w:author="Никита Гринь" w:date="2026-08-04T16:23:00Z" w16du:dateUtc="2026-08-04T13:23:00Z">
                    <w:rPr/>
                  </w:rPrChange>
                </w:rPr>
                <w:t>-</w:t>
              </w:r>
              <w:r w:rsidRPr="006D1D03">
                <w:t>run</w:t>
              </w:r>
            </w:ins>
          </w:p>
        </w:tc>
      </w:tr>
      <w:tr w:rsidR="006D1D03" w:rsidRPr="006D1D03" w14:paraId="57543E2C" w14:textId="77777777" w:rsidTr="006D1D03">
        <w:trPr>
          <w:trHeight w:val="720"/>
          <w:ins w:id="1344" w:author="Никита Гринь" w:date="2026-08-04T16:23:00Z"/>
          <w:trPrChange w:id="1345" w:author="Никита Гринь" w:date="2026-08-04T16:23:00Z" w16du:dateUtc="2026-08-04T13:23:00Z">
            <w:trPr>
              <w:gridAfter w:val="0"/>
              <w:trHeight w:val="720"/>
            </w:trPr>
          </w:trPrChange>
        </w:trPr>
        <w:tc>
          <w:tcPr>
            <w:tcW w:w="1315" w:type="dxa"/>
            <w:hideMark/>
            <w:tcPrChange w:id="1346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364AD86E" w14:textId="77777777" w:rsidR="006D1D03" w:rsidRPr="006D1D03" w:rsidRDefault="006D1D03" w:rsidP="006D1D03">
            <w:pPr>
              <w:rPr>
                <w:ins w:id="1347" w:author="Никита Гринь" w:date="2026-08-04T16:23:00Z"/>
              </w:rPr>
            </w:pPr>
            <w:ins w:id="1348" w:author="Никита Гринь" w:date="2026-08-04T16:23:00Z">
              <w:r w:rsidRPr="006D1D03">
                <w:t>Приёмка</w:t>
              </w:r>
            </w:ins>
          </w:p>
        </w:tc>
        <w:tc>
          <w:tcPr>
            <w:tcW w:w="7469" w:type="dxa"/>
            <w:hideMark/>
            <w:tcPrChange w:id="1349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705DBE23" w14:textId="77777777" w:rsidR="006D1D03" w:rsidRPr="006D1D03" w:rsidRDefault="006D1D03" w:rsidP="006D1D03">
            <w:pPr>
              <w:rPr>
                <w:ins w:id="1350" w:author="Никита Гринь" w:date="2026-08-04T16:23:00Z"/>
              </w:rPr>
            </w:pPr>
            <w:ins w:id="1351" w:author="Никита Гринь" w:date="2026-08-04T16:23:00Z">
              <w:r w:rsidRPr="006D1D03">
                <w:t>SUF-T-09, SUF-T-10; для CC-SCR-001…010 — SUF-T-11</w:t>
              </w:r>
            </w:ins>
          </w:p>
        </w:tc>
      </w:tr>
      <w:tr w:rsidR="006D1D03" w:rsidRPr="006D1D03" w14:paraId="77CD63D4" w14:textId="77777777" w:rsidTr="006D1D03">
        <w:trPr>
          <w:trHeight w:val="292"/>
          <w:ins w:id="1352" w:author="Никита Гринь" w:date="2026-08-04T16:23:00Z"/>
          <w:trPrChange w:id="1353" w:author="Никита Гринь" w:date="2026-08-04T16:23:00Z" w16du:dateUtc="2026-08-04T13:23:00Z">
            <w:trPr>
              <w:gridAfter w:val="0"/>
              <w:trHeight w:val="292"/>
            </w:trPr>
          </w:trPrChange>
        </w:trPr>
        <w:tc>
          <w:tcPr>
            <w:tcW w:w="1315" w:type="dxa"/>
            <w:hideMark/>
            <w:tcPrChange w:id="1354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55E208C2" w14:textId="77777777" w:rsidR="006D1D03" w:rsidRPr="006D1D03" w:rsidRDefault="006D1D03" w:rsidP="006D1D03">
            <w:pPr>
              <w:rPr>
                <w:ins w:id="1355" w:author="Никита Гринь" w:date="2026-08-04T16:23:00Z"/>
              </w:rPr>
            </w:pPr>
            <w:ins w:id="1356" w:author="Никита Гринь" w:date="2026-08-04T16:23:00Z">
              <w:r w:rsidRPr="006D1D03">
                <w:t>Пункт ТТ</w:t>
              </w:r>
            </w:ins>
          </w:p>
        </w:tc>
        <w:tc>
          <w:tcPr>
            <w:tcW w:w="7469" w:type="dxa"/>
            <w:hideMark/>
            <w:tcPrChange w:id="1357" w:author="Никита Гринь" w:date="2026-08-04T16:23:00Z" w16du:dateUtc="2026-08-04T13:23:00Z">
              <w:tcPr>
                <w:tcW w:w="1020" w:type="dxa"/>
                <w:hideMark/>
              </w:tcPr>
            </w:tcPrChange>
          </w:tcPr>
          <w:p w14:paraId="5B76CE18" w14:textId="77777777" w:rsidR="006D1D03" w:rsidRPr="006D1D03" w:rsidRDefault="006D1D03" w:rsidP="006D1D03">
            <w:pPr>
              <w:rPr>
                <w:ins w:id="1358" w:author="Никита Гринь" w:date="2026-08-04T16:23:00Z"/>
              </w:rPr>
            </w:pPr>
            <w:ins w:id="1359" w:author="Никита Гринь" w:date="2026-08-04T16:23:00Z">
              <w:r w:rsidRPr="006D1D03">
                <w:t>4.5.2.1–4.5.2.8</w:t>
              </w:r>
            </w:ins>
          </w:p>
        </w:tc>
      </w:tr>
    </w:tbl>
    <w:p w14:paraId="5E4EEAB5" w14:textId="77777777" w:rsidR="006D1D03" w:rsidRPr="006D1D03" w:rsidRDefault="006D1D03" w:rsidP="006D1D03">
      <w:pPr>
        <w:rPr>
          <w:ins w:id="1360" w:author="Никита Гринь" w:date="2026-08-04T16:22:00Z"/>
          <w:lang w:val="ru-RU"/>
        </w:rPr>
      </w:pPr>
    </w:p>
    <w:p w14:paraId="29228A6E" w14:textId="6C9417EF" w:rsidR="009D43E8" w:rsidRDefault="00317F00">
      <w:pPr>
        <w:pStyle w:val="4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II.3.5.1.1. Управление промптами сценария (§4.5.2.6)</w:t>
      </w:r>
    </w:p>
    <w:p w14:paraId="2D255E6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171"/>
          <w:id w:val="1794497953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Редактор сценариев</w:t>
      </w:r>
      <w:r>
        <w:rPr>
          <w:rFonts w:ascii="Arial" w:eastAsia="Arial" w:hAnsi="Arial" w:cs="Arial"/>
          <w:color w:val="000000"/>
        </w:rPr>
        <w:t xml:space="preserve"> · embed Scenarios &amp; Prompts Studio ·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Роль:</w:t>
      </w:r>
      <w:r>
        <w:rPr>
          <w:rFonts w:ascii="Arial" w:eastAsia="Arial" w:hAnsi="Arial" w:cs="Arial"/>
          <w:color w:val="000000"/>
        </w:rPr>
        <w:t xml:space="preserve"> администратор диалоговых сценариев и промптов (§2.4 п.6).</w:t>
      </w:r>
    </w:p>
    <w:p w14:paraId="0DA350F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Промпты КЦ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выносятся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отдельный раздел сайдбара — они часть диалогового сценария и закрывают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4.5.2.6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CRUD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кода) через вкладки редактора.</w:t>
      </w:r>
    </w:p>
    <w:tbl>
      <w:tblPr>
        <w:tblStyle w:val="115"/>
        <w:tblW w:w="108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80"/>
        <w:gridCol w:w="5050"/>
        <w:gridCol w:w="3285"/>
      </w:tblGrid>
      <w:tr w:rsidR="009D43E8" w14:paraId="47F1D08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9" w:type="dxa"/>
          </w:tcPr>
          <w:p w14:paraId="4D66B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Вкладка / панель</w:t>
            </w:r>
          </w:p>
        </w:tc>
        <w:tc>
          <w:tcPr>
            <w:tcW w:w="5050" w:type="dxa"/>
          </w:tcPr>
          <w:p w14:paraId="796985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3285" w:type="dxa"/>
          </w:tcPr>
          <w:p w14:paraId="604165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Прил.1</w:t>
            </w:r>
          </w:p>
        </w:tc>
      </w:tr>
      <w:tr w:rsidR="009D43E8" w14:paraId="210AC69D" w14:textId="77777777" w:rsidTr="009D43E8">
        <w:tc>
          <w:tcPr>
            <w:tcW w:w="2479" w:type="dxa"/>
          </w:tcPr>
          <w:p w14:paraId="22D8D6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Карта</w:t>
            </w:r>
          </w:p>
        </w:tc>
        <w:tc>
          <w:tcPr>
            <w:tcW w:w="5050" w:type="dxa"/>
          </w:tcPr>
          <w:p w14:paraId="73B9474A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72"/>
                <w:id w:val="55343398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Клик по узлу → панель: уточняющий вопрос,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prompt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узла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, условие ветвления</w:t>
            </w:r>
          </w:p>
        </w:tc>
        <w:tc>
          <w:tcPr>
            <w:tcW w:w="3285" w:type="dxa"/>
          </w:tcPr>
          <w:p w14:paraId="25F0C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4.5.2.2.3, 4.6.4.3</w:t>
            </w:r>
          </w:p>
        </w:tc>
      </w:tr>
      <w:tr w:rsidR="009D43E8" w14:paraId="7B588C55" w14:textId="77777777" w:rsidTr="009D43E8">
        <w:tc>
          <w:tcPr>
            <w:tcW w:w="2479" w:type="dxa"/>
          </w:tcPr>
          <w:p w14:paraId="357227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Промпты</w:t>
            </w:r>
          </w:p>
        </w:tc>
        <w:tc>
          <w:tcPr>
            <w:tcW w:w="5050" w:type="dxa"/>
          </w:tcPr>
          <w:p w14:paraId="776F1C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System prompt сценария;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библиотека reusable snippets</w:t>
            </w:r>
            <w:r>
              <w:rPr>
                <w:rFonts w:ascii="Arial" w:eastAsia="Arial" w:hAnsi="Arial" w:cs="Arial"/>
                <w:color w:val="000000"/>
              </w:rPr>
              <w:t xml:space="preserve"> («Эскалация оператору», «Низкая релевантность»)</w:t>
            </w:r>
          </w:p>
        </w:tc>
        <w:tc>
          <w:tcPr>
            <w:tcW w:w="3285" w:type="dxa"/>
          </w:tcPr>
          <w:p w14:paraId="7CA259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4.5.2.6</w:t>
            </w:r>
          </w:p>
        </w:tc>
      </w:tr>
      <w:tr w:rsidR="009D43E8" w14:paraId="01539317" w14:textId="77777777" w:rsidTr="009D43E8">
        <w:tc>
          <w:tcPr>
            <w:tcW w:w="2479" w:type="dxa"/>
          </w:tcPr>
          <w:p w14:paraId="0F0C84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Настройки</w:t>
            </w:r>
          </w:p>
        </w:tc>
        <w:tc>
          <w:tcPr>
            <w:tcW w:w="5050" w:type="dxa"/>
          </w:tcPr>
          <w:p w14:paraId="6E40301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Каналы (телефония / чат), статус </w:t>
            </w:r>
            <w:r>
              <w:rPr>
                <w:rFonts w:ascii="Arial" w:eastAsia="Arial" w:hAnsi="Arial" w:cs="Arial"/>
                <w:color w:val="000000"/>
              </w:rPr>
              <w:t>Draft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  <w:tc>
          <w:tcPr>
            <w:tcW w:w="3285" w:type="dxa"/>
          </w:tcPr>
          <w:p w14:paraId="2F80F5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4.5.2.3</w:t>
            </w:r>
          </w:p>
        </w:tc>
      </w:tr>
    </w:tbl>
    <w:p w14:paraId="7E3E99F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Что не является промптами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 этом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r w:rsidRPr="003C42DA">
        <w:rPr>
          <w:rFonts w:ascii="Arial" w:eastAsia="Arial" w:hAnsi="Arial" w:cs="Arial"/>
          <w:color w:val="000000"/>
          <w:lang w:val="ru-RU"/>
        </w:rPr>
        <w:t xml:space="preserve"> шаблоны ответов оператора чата —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admin</w:t>
      </w:r>
      <w:r w:rsidRPr="003C42DA">
        <w:rPr>
          <w:rFonts w:ascii="Arial" w:eastAsia="Arial" w:hAnsi="Arial" w:cs="Arial"/>
          <w:color w:val="000000"/>
          <w:lang w:val="ru-RU"/>
        </w:rPr>
        <w:t>;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генерируются из СУЗ, не редактируются как </w:t>
      </w:r>
      <w:r>
        <w:rPr>
          <w:rFonts w:ascii="Arial" w:eastAsia="Arial" w:hAnsi="Arial" w:cs="Arial"/>
          <w:color w:val="000000"/>
        </w:rPr>
        <w:t>prompt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A4A26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0F7CF9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Макет:</w:t>
      </w:r>
      <w:r>
        <w:rPr>
          <w:rFonts w:ascii="Arial" w:eastAsia="Arial" w:hAnsi="Arial" w:cs="Arial"/>
          <w:color w:val="000000"/>
        </w:rPr>
        <w:t xml:space="preserve"> </w:t>
      </w:r>
      <w:hyperlink w:anchor="bookmark=id.gha19d2qwtbc">
        <w:r>
          <w:rPr>
            <w:rFonts w:ascii="Arial" w:eastAsia="Arial" w:hAnsi="Arial" w:cs="Arial"/>
            <w:color w:val="156082"/>
          </w:rPr>
          <w:t>I.8</w:t>
        </w:r>
      </w:hyperlink>
      <w:r>
        <w:rPr>
          <w:rFonts w:ascii="Arial" w:eastAsia="Arial" w:hAnsi="Arial" w:cs="Arial"/>
          <w:color w:val="000000"/>
        </w:rPr>
        <w:t xml:space="preserve"> —</w:t>
      </w:r>
      <w:r>
        <w:rPr>
          <w:rFonts w:ascii="Arial" w:eastAsia="Arial" w:hAnsi="Arial" w:cs="Arial"/>
        </w:rPr>
        <w:t xml:space="preserve"> Редактор сценариев</w:t>
      </w:r>
    </w:p>
    <w:p w14:paraId="7DE3C33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DFF255C" wp14:editId="3048FF82">
            <wp:extent cx="7115175" cy="5467641"/>
            <wp:effectExtent l="0" t="0" r="0" b="0"/>
            <wp:docPr id="1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15175" cy="54676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C45239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361" w:name="bookmark=id.yidi5ov44o1j" w:colFirst="0" w:colLast="0"/>
      <w:bookmarkEnd w:id="1361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.3.5.3. База знаний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 (§4.5.1)</w:t>
      </w:r>
    </w:p>
    <w:p w14:paraId="77930E5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§4.5.1]: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администрирование </w:t>
      </w:r>
      <w:r>
        <w:fldChar w:fldCharType="begin"/>
      </w:r>
      <w:r>
        <w:instrText>HYPERLINK</w:instrText>
      </w:r>
      <w:r w:rsidRPr="003339CA">
        <w:rPr>
          <w:lang w:val="ru-RU"/>
          <w:rPrChange w:id="1362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63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64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65" w:author="Никита Гринь" w:date="2026-07-31T10:56:00Z" w16du:dateUtc="2026-07-31T07:56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366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КЦ без привлечения разработчика — в Центре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173"/>
          <w:id w:val="119974721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«Базы знаний КЦ»). Роль: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Администратор базы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п.2). Синхронизация контента из СУЗ — </w:t>
      </w:r>
      <w:r>
        <w:fldChar w:fldCharType="begin"/>
      </w:r>
      <w:r>
        <w:instrText>HYPERLINK</w:instrText>
      </w:r>
      <w:r w:rsidRPr="003339CA">
        <w:rPr>
          <w:lang w:val="ru-RU"/>
          <w:rPrChange w:id="136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6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6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70" w:author="Никита Гринь" w:date="2026-07-31T10:56:00Z" w16du:dateUtc="2026-07-31T07:56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1371" w:author="Никита Гринь" w:date="2026-07-31T10:56:00Z" w16du:dateUtc="2026-07-31T07:56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1372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-17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373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374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375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376" w:author="Никита Гринь" w:date="2026-07-31T10:56:00Z" w16du:dateUtc="2026-07-31T07:56:00Z">
            <w:rPr/>
          </w:rPrChange>
        </w:rPr>
        <w:instrText>.6</w:instrText>
      </w:r>
      <w:r>
        <w:instrText>hrwvs</w:instrText>
      </w:r>
      <w:r w:rsidRPr="003339CA">
        <w:rPr>
          <w:lang w:val="ru-RU"/>
          <w:rPrChange w:id="1377" w:author="Никита Гринь" w:date="2026-07-31T10:56:00Z" w16du:dateUtc="2026-07-31T07:56:00Z">
            <w:rPr/>
          </w:rPrChange>
        </w:rPr>
        <w:instrText>4</w:instrText>
      </w:r>
      <w:r>
        <w:instrText>g</w:instrText>
      </w:r>
      <w:r w:rsidRPr="003339CA">
        <w:rPr>
          <w:lang w:val="ru-RU"/>
          <w:rPrChange w:id="1378" w:author="Никита Гринь" w:date="2026-07-31T10:56:00Z" w16du:dateUtc="2026-07-31T07:56:00Z">
            <w:rPr/>
          </w:rPrChange>
        </w:rPr>
        <w:instrText>5</w:instrText>
      </w:r>
      <w:r>
        <w:instrText>dom</w:instrText>
      </w:r>
      <w:r w:rsidRPr="003339CA">
        <w:rPr>
          <w:lang w:val="ru-RU"/>
          <w:rPrChange w:id="1379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114"/>
        <w:tblW w:w="134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385"/>
        <w:gridCol w:w="5795"/>
        <w:gridCol w:w="2265"/>
      </w:tblGrid>
      <w:tr w:rsidR="009D43E8" w14:paraId="3A307AD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F997A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85" w:type="dxa"/>
          </w:tcPr>
          <w:p w14:paraId="1DEF97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795" w:type="dxa"/>
          </w:tcPr>
          <w:p w14:paraId="0B9FCD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265" w:type="dxa"/>
          </w:tcPr>
          <w:p w14:paraId="0C8DE2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89D9966" w14:textId="77777777" w:rsidTr="009D43E8">
        <w:tc>
          <w:tcPr>
            <w:tcW w:w="1980" w:type="dxa"/>
          </w:tcPr>
          <w:p w14:paraId="70E591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FR-KB-CC-01</w:t>
            </w:r>
          </w:p>
        </w:tc>
        <w:tc>
          <w:tcPr>
            <w:tcW w:w="3385" w:type="dxa"/>
          </w:tcPr>
          <w:p w14:paraId="320BBD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добавлять и изменять промпты, сценарии, структуру и содержание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привлечения разработчика, без технических знаний, навыков, без знания языков программирования (§4.5.1.1)</w:t>
            </w:r>
          </w:p>
        </w:tc>
        <w:tc>
          <w:tcPr>
            <w:tcW w:w="5795" w:type="dxa"/>
          </w:tcPr>
          <w:p w14:paraId="07832D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174"/>
                <w:id w:val="-44520603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администратор базы знаний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открывает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 / «Редактор сценариев».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визуальные формы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промптов, сценариев и структуры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380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381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382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383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384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</w:t>
            </w:r>
            <w:r>
              <w:rPr>
                <w:rFonts w:ascii="Arial" w:eastAsia="Arial" w:hAnsi="Arial" w:cs="Arial"/>
                <w:color w:val="000000"/>
              </w:rPr>
              <w:t>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§2.4 п.2.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изменения сохранены и доступны для публикации.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4E777A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4.5.1.1</w:t>
            </w:r>
          </w:p>
        </w:tc>
      </w:tr>
      <w:tr w:rsidR="009D43E8" w14:paraId="6482CCCF" w14:textId="77777777" w:rsidTr="009D43E8">
        <w:tc>
          <w:tcPr>
            <w:tcW w:w="1980" w:type="dxa"/>
          </w:tcPr>
          <w:p w14:paraId="3112BB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FR-KB-CC-02</w:t>
            </w:r>
          </w:p>
        </w:tc>
        <w:tc>
          <w:tcPr>
            <w:tcW w:w="3385" w:type="dxa"/>
          </w:tcPr>
          <w:p w14:paraId="36B277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Должна быть возможность редактировать и структурировать данные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так, чтобы их эффективно могла использовать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-модель (§4.5.1.2)</w:t>
            </w:r>
          </w:p>
        </w:tc>
        <w:tc>
          <w:tcPr>
            <w:tcW w:w="5795" w:type="dxa"/>
          </w:tcPr>
          <w:p w14:paraId="77A045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редактирует документ или раздел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385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386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387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388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389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75"/>
                <w:id w:val="245663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UI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структурирования (разделы, теги,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-политики);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pipeline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ingest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chunking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embedding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([Исполнитель] §4.5.1.6).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оптимизирован для RAG.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INT-T-SUZ-01, preview поиска (FR-UND-12).</w:t>
            </w:r>
          </w:p>
        </w:tc>
        <w:tc>
          <w:tcPr>
            <w:tcW w:w="2265" w:type="dxa"/>
          </w:tcPr>
          <w:p w14:paraId="5A9015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4.5.1.2</w:t>
            </w:r>
          </w:p>
        </w:tc>
      </w:tr>
      <w:tr w:rsidR="009D43E8" w14:paraId="36817DB2" w14:textId="77777777" w:rsidTr="009D43E8">
        <w:tc>
          <w:tcPr>
            <w:tcW w:w="1980" w:type="dxa"/>
          </w:tcPr>
          <w:p w14:paraId="08F80E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FR-KB-CC-04</w:t>
            </w:r>
          </w:p>
        </w:tc>
        <w:tc>
          <w:tcPr>
            <w:tcW w:w="3385" w:type="dxa"/>
          </w:tcPr>
          <w:p w14:paraId="2F493F1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Должны направляться оповещения об изменениях в базе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дальнейшей проверки обновления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администратором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диалоговых сценариев и промптов (§4.5.1.4)</w:t>
            </w:r>
          </w:p>
        </w:tc>
        <w:tc>
          <w:tcPr>
            <w:tcW w:w="5795" w:type="dxa"/>
          </w:tcPr>
          <w:p w14:paraId="280557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завершена переиндексация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или ручная публикация).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notify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-сервис: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app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уведомление ролям §2.4 п.2 и п.6 со ссылкой на журнал изменений.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администраторы получили оповещение о необходимости проверки.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6FFF76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4.5.1.4</w:t>
            </w:r>
          </w:p>
        </w:tc>
      </w:tr>
      <w:tr w:rsidR="009D43E8" w14:paraId="16DAFE9D" w14:textId="77777777" w:rsidTr="009D43E8">
        <w:tc>
          <w:tcPr>
            <w:tcW w:w="1980" w:type="dxa"/>
          </w:tcPr>
          <w:p w14:paraId="20BFE0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FR-KB-CC-05</w:t>
            </w:r>
          </w:p>
        </w:tc>
        <w:tc>
          <w:tcPr>
            <w:tcW w:w="3385" w:type="dxa"/>
          </w:tcPr>
          <w:p w14:paraId="7C0993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Должен фиксироваться процесс обновления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(логирование) (§4.5.1.5)</w:t>
            </w:r>
          </w:p>
        </w:tc>
        <w:tc>
          <w:tcPr>
            <w:tcW w:w="5795" w:type="dxa"/>
          </w:tcPr>
          <w:p w14:paraId="167C74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событие </w:t>
            </w:r>
            <w:r>
              <w:rPr>
                <w:rFonts w:ascii="Arial" w:eastAsia="Arial" w:hAnsi="Arial" w:cs="Arial"/>
                <w:color w:val="000000"/>
              </w:rPr>
              <w:t>ingest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reindex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(статья СУЗ, ручная загрузка, удаление).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176"/>
                <w:id w:val="11552750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журнал в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«Базы знаний КЦ» → «Журнал индексации»: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timestamp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, источник,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статус, версия индекса; экспорт в </w:t>
            </w:r>
            <w:r>
              <w:rPr>
                <w:rFonts w:ascii="Arial" w:eastAsia="Arial" w:hAnsi="Arial" w:cs="Arial"/>
                <w:color w:val="000000"/>
              </w:rPr>
              <w:t>Security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  <w:color w:val="000000"/>
              </w:rPr>
              <w:t>Audit</w:t>
            </w:r>
            <w:del w:id="1390" w:author="Никита Гринь" w:date="2026-08-05T12:35:00Z" w16du:dateUtc="2026-08-05T09:35:00Z">
              <w:r w:rsidRPr="003C42DA" w:rsidDel="00D65562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/ </w:delText>
              </w:r>
              <w:r w:rsidDel="00D65562">
                <w:rPr>
                  <w:rFonts w:ascii="Arial" w:eastAsia="Arial" w:hAnsi="Arial" w:cs="Arial"/>
                  <w:color w:val="000000"/>
                </w:rPr>
                <w:delText>KUMA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полная трассируемость обновлений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391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392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393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394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395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SUZ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INT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265" w:type="dxa"/>
          </w:tcPr>
          <w:p w14:paraId="3F8CC7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4.5.1.5</w:t>
            </w:r>
          </w:p>
        </w:tc>
      </w:tr>
      <w:tr w:rsidR="009D43E8" w14:paraId="2E468DB5" w14:textId="77777777" w:rsidTr="009D43E8">
        <w:tc>
          <w:tcPr>
            <w:tcW w:w="1980" w:type="dxa"/>
          </w:tcPr>
          <w:p w14:paraId="6A6684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FR-KB-CC-07</w:t>
            </w:r>
          </w:p>
        </w:tc>
        <w:tc>
          <w:tcPr>
            <w:tcW w:w="3385" w:type="dxa"/>
          </w:tcPr>
          <w:p w14:paraId="79F26C8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Для модуля Контакт-центра может быть создано неограниченное количество баз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(§4.5.1.7)</w:t>
            </w:r>
          </w:p>
        </w:tc>
        <w:tc>
          <w:tcPr>
            <w:tcW w:w="5795" w:type="dxa"/>
          </w:tcPr>
          <w:p w14:paraId="643AAD0B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новый логический экземпляр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396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397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398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399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400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staging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тематическая группа).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экземпляров и групп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401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402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403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404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405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каждый — отдельный </w:t>
            </w:r>
            <w:r>
              <w:rPr>
                <w:rFonts w:ascii="Arial" w:eastAsia="Arial" w:hAnsi="Arial" w:cs="Arial"/>
                <w:color w:val="000000"/>
              </w:rPr>
              <w:t>vector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406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407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408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409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410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программного лимита; выбор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411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412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413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414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1415" w:author="Никита Гринь" w:date="2026-07-31T10:56:00Z" w16du:dateUtc="2026-07-31T07:56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теста —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265" w:type="dxa"/>
          </w:tcPr>
          <w:p w14:paraId="3A0D60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4.5.1.7, 4.6.4.6</w:t>
            </w:r>
          </w:p>
        </w:tc>
      </w:tr>
    </w:tbl>
    <w:p w14:paraId="63B7234E" w14:textId="77777777" w:rsidR="009D43E8" w:rsidRDefault="00317F00">
      <w:pPr>
        <w:pStyle w:val="4"/>
        <w:rPr>
          <w:rFonts w:ascii="Arial" w:eastAsia="Arial" w:hAnsi="Arial" w:cs="Arial"/>
        </w:rPr>
      </w:pPr>
      <w:bookmarkStart w:id="1416" w:name="bookmark=id.ywxwqkfe1fti" w:colFirst="0" w:colLast="0"/>
      <w:bookmarkEnd w:id="1416"/>
      <w:r>
        <w:rPr>
          <w:rFonts w:ascii="Arial" w:eastAsia="Arial" w:hAnsi="Arial" w:cs="Arial"/>
        </w:rPr>
        <w:t>II.3.5.4. Настройка релевантности (§4.5.3)</w:t>
      </w:r>
    </w:p>
    <w:p w14:paraId="03D25D4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§4.5.3]:</w:t>
      </w:r>
      <w:sdt>
        <w:sdtPr>
          <w:tag w:val="goog_rdk_177"/>
          <w:id w:val="-205362935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интерфейс настройки порогов релевантности ответов </w:t>
          </w:r>
          <w:r>
            <w:rPr>
              <w:rFonts w:ascii="Arial Unicode MS" w:eastAsia="Arial Unicode MS" w:hAnsi="Arial Unicode MS" w:cs="Arial Unicode MS"/>
              <w:color w:val="000000"/>
            </w:rPr>
            <w:t>LLM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модуля КЦ — </w:t>
          </w:r>
          <w:r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«Политики суфл</w:t>
          </w:r>
        </w:sdtContent>
      </w:sdt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178"/>
          <w:id w:val="-115559928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ра» / «Модуль понимания» → «Пороги релевантности». </w:t>
          </w:r>
          <w:r>
            <w:rPr>
              <w:rFonts w:ascii="Arial Unicode MS" w:eastAsia="Arial Unicode MS" w:hAnsi="Arial Unicode MS" w:cs="Arial Unicode MS"/>
              <w:color w:val="000000"/>
            </w:rPr>
            <w:t xml:space="preserve">Роль: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Администратор базы знаний LLM</w:t>
      </w:r>
      <w:r>
        <w:rPr>
          <w:rFonts w:ascii="Arial" w:eastAsia="Arial" w:hAnsi="Arial" w:cs="Arial"/>
          <w:color w:val="000000"/>
        </w:rPr>
        <w:t xml:space="preserve"> (§2.4 п.2). Профиль: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>.</w:t>
      </w:r>
    </w:p>
    <w:tbl>
      <w:tblPr>
        <w:tblStyle w:val="113"/>
        <w:tblW w:w="133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515"/>
        <w:gridCol w:w="5560"/>
        <w:gridCol w:w="2340"/>
      </w:tblGrid>
      <w:tr w:rsidR="009D43E8" w14:paraId="1641599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8511C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515" w:type="dxa"/>
          </w:tcPr>
          <w:p w14:paraId="1AC00F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560" w:type="dxa"/>
          </w:tcPr>
          <w:p w14:paraId="551425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340" w:type="dxa"/>
          </w:tcPr>
          <w:p w14:paraId="00F01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D126AAB" w14:textId="77777777" w:rsidTr="009D43E8">
        <w:tc>
          <w:tcPr>
            <w:tcW w:w="1980" w:type="dxa"/>
          </w:tcPr>
          <w:p w14:paraId="64166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FR-REL-CC-01</w:t>
            </w:r>
          </w:p>
        </w:tc>
        <w:tc>
          <w:tcPr>
            <w:tcW w:w="3515" w:type="dxa"/>
          </w:tcPr>
          <w:p w14:paraId="4BC2C2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Разработчик должен реализовать интерфейс, позволяющий устанавливать уровни релевантности, которые определяют,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насколько ответ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ожиданиям пользователя (§4.5.3.1)</w:t>
            </w:r>
          </w:p>
        </w:tc>
        <w:tc>
          <w:tcPr>
            <w:tcW w:w="5560" w:type="dxa"/>
          </w:tcPr>
          <w:p w14:paraId="09B6941A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открывает экран «Настройка релевантности».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параметры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display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escalation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threshold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профиля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сохранение в конфигурации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пороги применяются к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отображению % на карточках подсказок.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admin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340" w:type="dxa"/>
          </w:tcPr>
          <w:p w14:paraId="3C5C54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4.5.3.1</w:t>
            </w:r>
          </w:p>
        </w:tc>
      </w:tr>
      <w:tr w:rsidR="009D43E8" w14:paraId="37634911" w14:textId="77777777" w:rsidTr="009D43E8">
        <w:tc>
          <w:tcPr>
            <w:tcW w:w="1980" w:type="dxa"/>
          </w:tcPr>
          <w:p w14:paraId="0692EF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FR-REL-CC-02</w:t>
            </w:r>
          </w:p>
        </w:tc>
        <w:tc>
          <w:tcPr>
            <w:tcW w:w="3515" w:type="dxa"/>
          </w:tcPr>
          <w:p w14:paraId="4DEA74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по настройке уровней релевантности: отдельные уровни для канала телефония и онлайн-чат; тестирование на исторических данных; регулировка по контексту/сложности запроса (§4.5.3.2.1–4.5.3.2.3)</w:t>
            </w:r>
          </w:p>
        </w:tc>
        <w:tc>
          <w:tcPr>
            <w:tcW w:w="5560" w:type="dxa"/>
          </w:tcPr>
          <w:p w14:paraId="367BD9D4" w14:textId="1B13A791" w:rsidR="009D43E8" w:rsidRPr="001F602B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1417" w:author="Никита Гринь" w:date="2026-07-31T13:50:00Z" w16du:dateUtc="2026-07-31T10:50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telephony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=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опционально — пресеты «финансы/юридические»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«стандартные» темы.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(1) две строки конфигурации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(2) 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«Тест на истории» — прогон выборки диалогов за период,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распределения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(3) правила повышения порога по тегу темы/интенту.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оптимальные пороги по каналу и типу запроса;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теста сохран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н. </w:t>
            </w:r>
            <w:ins w:id="1418" w:author="Никита Гринь" w:date="2026-07-31T13:50:00Z" w16du:dateUtc="2026-07-31T10:50:00Z">
              <w:r w:rsidR="001F602B" w:rsidRPr="001F602B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419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Приёмка: 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0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настройка порогов отдельно для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1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telephony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2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 и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3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online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4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_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5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chat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6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; прогон «Тест на истории»; сохранение отчёта распределения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7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score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28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 (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29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admin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30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 xml:space="preserve"> </w:t>
              </w:r>
              <w:r w:rsidR="001F602B" w:rsidRPr="001F602B">
                <w:rPr>
                  <w:rFonts w:ascii="Arial" w:eastAsia="Arial" w:hAnsi="Arial" w:cs="Arial"/>
                  <w:color w:val="000000"/>
                  <w:rPrChange w:id="1431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smoke</w:t>
              </w:r>
              <w:r w:rsidR="001F602B" w:rsidRPr="001F602B">
                <w:rPr>
                  <w:rFonts w:ascii="Arial" w:eastAsia="Arial" w:hAnsi="Arial" w:cs="Arial"/>
                  <w:color w:val="000000"/>
                  <w:lang w:val="ru-RU"/>
                  <w:rPrChange w:id="1432" w:author="Никита Гринь" w:date="2026-07-31T13:51:00Z" w16du:dateUtc="2026-07-31T10:5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).</w:t>
              </w:r>
            </w:ins>
            <w:del w:id="1433" w:author="Никита Гринь" w:date="2026-07-31T13:50:00Z" w16du:dateUtc="2026-07-31T10:50:00Z">
              <w:r w:rsidRPr="001F602B" w:rsidDel="001F602B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434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1F602B" w:rsidDel="001F602B">
                <w:rPr>
                  <w:rFonts w:ascii="Arial" w:eastAsia="Arial" w:hAnsi="Arial" w:cs="Arial"/>
                  <w:b/>
                  <w:bCs/>
                  <w:lang w:val="ru-RU"/>
                  <w:rPrChange w:id="1435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1F602B" w:rsidDel="001F602B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436" w:author="Никита Гринь" w:date="2026-07-31T13:50:00Z" w16du:dateUtc="2026-07-31T10:5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37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admin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38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smoke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39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,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1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2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-14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4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, 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5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6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1F602B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1F602B" w:rsidDel="001F602B">
                <w:rPr>
                  <w:rFonts w:ascii="Arial" w:eastAsia="Arial" w:hAnsi="Arial" w:cs="Arial"/>
                  <w:color w:val="000000"/>
                  <w:lang w:val="ru-RU"/>
                  <w:rPrChange w:id="1447" w:author="Никита Гринь" w:date="2026-07-31T13:50:00Z" w16du:dateUtc="2026-07-31T10:50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-02.</w:delText>
              </w:r>
            </w:del>
          </w:p>
        </w:tc>
        <w:tc>
          <w:tcPr>
            <w:tcW w:w="2340" w:type="dxa"/>
          </w:tcPr>
          <w:p w14:paraId="486074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4.5.3.2.1, 4.5.3.2.2, 4.5.3.2.3</w:t>
            </w:r>
          </w:p>
        </w:tc>
      </w:tr>
      <w:tr w:rsidR="009D43E8" w14:paraId="122B53C9" w14:textId="77777777" w:rsidTr="009D43E8">
        <w:tc>
          <w:tcPr>
            <w:tcW w:w="1980" w:type="dxa"/>
          </w:tcPr>
          <w:p w14:paraId="76F6EB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FR-REL-CC-03</w:t>
            </w:r>
          </w:p>
        </w:tc>
        <w:tc>
          <w:tcPr>
            <w:tcW w:w="3515" w:type="dxa"/>
          </w:tcPr>
          <w:p w14:paraId="79C268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Интерфейс должен поддерживать функции автоматического отслеживания релевантности ответов через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о доле запросов, соответствующих порогу, и случаях, когда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 минимального уровня (§4.5.3.3)</w:t>
            </w:r>
          </w:p>
        </w:tc>
        <w:tc>
          <w:tcPr>
            <w:tcW w:w="5560" w:type="dxa"/>
          </w:tcPr>
          <w:p w14:paraId="323793E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накоплены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-диалоги с метриками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обратной связью операторов.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модуль «Отч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79"/>
                <w:id w:val="-167558416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тность» (§4.7): % ответов ≥ порога; сч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тчик «ниже </w:t>
            </w:r>
            <w:r>
              <w:rPr>
                <w:rFonts w:ascii="Arial" w:eastAsia="Arial" w:hAnsi="Arial" w:cs="Arial"/>
                <w:color w:val="000000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по каналам; дашборд для аналитика КЦ.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«Соответствие порогу релевантности» в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44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44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450" w:author="Никита Гринь" w:date="2026-07-31T10:56:00Z" w16du:dateUtc="2026-07-31T07:56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451" w:author="Никита Гринь" w:date="2026-07-31T10:56:00Z" w16du:dateUtc="2026-07-31T07:56:00Z">
                  <w:rPr/>
                </w:rPrChange>
              </w:rPr>
              <w:instrText>.1</w:instrText>
            </w:r>
            <w:r>
              <w:instrText>glrqibn</w:instrText>
            </w:r>
            <w:r w:rsidRPr="003339CA">
              <w:rPr>
                <w:lang w:val="ru-RU"/>
                <w:rPrChange w:id="1452" w:author="Никита Гринь" w:date="2026-07-31T10:56:00Z" w16du:dateUtc="2026-07-31T07:56:00Z">
                  <w:rPr/>
                </w:rPrChange>
              </w:rPr>
              <w:instrText>37</w:instrText>
            </w:r>
            <w:r>
              <w:instrText>p</w:instrText>
            </w:r>
            <w:r w:rsidRPr="003339CA">
              <w:rPr>
                <w:lang w:val="ru-RU"/>
                <w:rPrChange w:id="1453" w:author="Никита Гринь" w:date="2026-07-31T10:56:00Z" w16du:dateUtc="2026-07-31T07:56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2340" w:type="dxa"/>
          </w:tcPr>
          <w:p w14:paraId="193144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4.5.3.3, 4.7.2</w:t>
            </w:r>
          </w:p>
        </w:tc>
      </w:tr>
    </w:tbl>
    <w:p w14:paraId="233A11C6" w14:textId="7FD9B6F8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Механика эталонов и сценариев.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Диалоговый сценарий (</w:t>
      </w:r>
      <w:r>
        <w:fldChar w:fldCharType="begin"/>
      </w:r>
      <w:r>
        <w:instrText>HYPERLINK</w:instrText>
      </w:r>
      <w:r w:rsidRPr="003339CA">
        <w:rPr>
          <w:lang w:val="ru-RU"/>
          <w:rPrChange w:id="1454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55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56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57" w:author="Никита Гринь" w:date="2026-07-31T10:56:00Z" w16du:dateUtc="2026-07-31T07:56:00Z">
            <w:rPr/>
          </w:rPrChange>
        </w:rPr>
        <w:instrText>.</w:instrText>
      </w:r>
      <w:r>
        <w:instrText>ilcd</w:instrText>
      </w:r>
      <w:r w:rsidRPr="003339CA">
        <w:rPr>
          <w:lang w:val="ru-RU"/>
          <w:rPrChange w:id="1458" w:author="Никита Гринь" w:date="2026-07-31T10:56:00Z" w16du:dateUtc="2026-07-31T07:56:00Z">
            <w:rPr/>
          </w:rPrChange>
        </w:rPr>
        <w:instrText>7</w:instrText>
      </w:r>
      <w:r>
        <w:instrText>yz</w:instrText>
      </w:r>
      <w:r w:rsidRPr="003339CA">
        <w:rPr>
          <w:lang w:val="ru-RU"/>
          <w:rPrChange w:id="1459" w:author="Никита Гринь" w:date="2026-07-31T10:56:00Z" w16du:dateUtc="2026-07-31T07:56:00Z">
            <w:rPr/>
          </w:rPrChange>
        </w:rPr>
        <w:instrText>5</w:instrText>
      </w:r>
      <w:r>
        <w:instrText>rrh</w:instrText>
      </w:r>
      <w:r w:rsidRPr="003339CA">
        <w:rPr>
          <w:lang w:val="ru-RU"/>
          <w:rPrChange w:id="1460" w:author="Никита Гринь" w:date="2026-07-31T10:56:00Z" w16du:dateUtc="2026-07-31T07:56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SCR</w:t>
      </w:r>
      <w:r w:rsidRPr="003C42DA">
        <w:rPr>
          <w:rFonts w:ascii="Arial" w:eastAsia="Arial" w:hAnsi="Arial" w:cs="Arial"/>
          <w:color w:val="156082"/>
          <w:lang w:val="ru-RU"/>
        </w:rPr>
        <w:t>-01…12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эталон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1461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62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63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64" w:author="Никита Гринь" w:date="2026-07-31T10:56:00Z" w16du:dateUtc="2026-07-31T07:56:00Z">
            <w:rPr/>
          </w:rPrChange>
        </w:rPr>
        <w:instrText>.801</w:instrText>
      </w:r>
      <w:r>
        <w:instrText>arehzigvq</w:instrText>
      </w:r>
      <w:r w:rsidRPr="003339CA">
        <w:rPr>
          <w:lang w:val="ru-RU"/>
          <w:rPrChange w:id="1465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.2.6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— разные сущности: сценарий определяет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ход диалога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(узлы, ветки, эскалация, промпт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эталон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семантический якорь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распознавания реплики клиента и поиска в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sdt>
        <w:sdtPr>
          <w:tag w:val="goog_rdk_180"/>
          <w:id w:val="580906211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. При публикации сценария из </w:t>
          </w:r>
          <w:r>
            <w:rPr>
              <w:rFonts w:ascii="Arial Unicode MS" w:eastAsia="Arial Unicode MS" w:hAnsi="Arial Unicode MS" w:cs="Arial Unicode MS"/>
              <w:color w:val="000000"/>
            </w:rPr>
            <w:t>backlog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≥50 (</w:t>
          </w:r>
        </w:sdtContent>
      </w:sdt>
      <w:r>
        <w:fldChar w:fldCharType="begin"/>
      </w:r>
      <w:r>
        <w:instrText>HYPERLINK</w:instrText>
      </w:r>
      <w:r w:rsidRPr="003339CA">
        <w:rPr>
          <w:lang w:val="ru-RU"/>
          <w:rPrChange w:id="146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6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6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69" w:author="Никита Гринь" w:date="2026-07-31T10:56:00Z" w16du:dateUtc="2026-07-31T07:56:00Z">
            <w:rPr/>
          </w:rPrChange>
        </w:rPr>
        <w:instrText>.</w:instrText>
      </w:r>
      <w:r>
        <w:instrText>czf</w:instrText>
      </w:r>
      <w:r w:rsidRPr="003339CA">
        <w:rPr>
          <w:lang w:val="ru-RU"/>
          <w:rPrChange w:id="1470" w:author="Никита Гринь" w:date="2026-07-31T10:56:00Z" w16du:dateUtc="2026-07-31T07:56:00Z">
            <w:rPr/>
          </w:rPrChange>
        </w:rPr>
        <w:instrText>1</w:instrText>
      </w:r>
      <w:r>
        <w:instrText>gpwckqlg</w:instrText>
      </w:r>
      <w:r w:rsidRPr="003339CA">
        <w:rPr>
          <w:lang w:val="ru-RU"/>
          <w:rPrChange w:id="1471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 w:rsidRPr="003C42DA">
        <w:rPr>
          <w:rFonts w:ascii="Arial" w:eastAsia="Arial" w:hAnsi="Arial" w:cs="Arial"/>
          <w:color w:val="156082"/>
          <w:lang w:val="ru-RU"/>
        </w:rPr>
        <w:t xml:space="preserve">Прил. </w:t>
      </w:r>
      <w:r>
        <w:rPr>
          <w:rFonts w:ascii="Arial" w:eastAsia="Arial" w:hAnsi="Arial" w:cs="Arial"/>
          <w:color w:val="156082"/>
        </w:rPr>
        <w:t>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472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73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74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75" w:author="Никита Гринь" w:date="2026-07-31T10:56:00Z" w16du:dateUtc="2026-07-31T07:56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1476" w:author="Никита Гринь" w:date="2026-07-31T10:56:00Z" w16du:dateUtc="2026-07-31T07:56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1477" w:author="Никита Гринь" w:date="2026-07-31T10:56:00Z" w16du:dateUtc="2026-07-31T07:56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1478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sdt>
        <w:sdtPr>
          <w:tag w:val="goog_rdk_181"/>
          <w:id w:val="-183716831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№7) </w:t>
          </w:r>
          <w:r w:rsidR="006B2A3B">
            <w:rPr>
              <w:rFonts w:ascii="Arial Unicode MS" w:eastAsia="Arial Unicode MS" w:hAnsi="Arial Unicode MS" w:cs="Arial Unicode MS"/>
              <w:color w:val="000000"/>
              <w:lang w:val="ru-RU"/>
            </w:rPr>
            <w:t>разработчик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диалоговых сценариев экспортирует стартовые реплики → кандидаты эталонов </w:t>
          </w:r>
          <w:r>
            <w:rPr>
              <w:rFonts w:ascii="Arial Unicode MS" w:eastAsia="Arial Unicode MS" w:hAnsi="Arial Unicode MS" w:cs="Arial Unicode MS"/>
              <w:color w:val="000000"/>
            </w:rPr>
            <w:t>QU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; внутренний пользователь КЦ верифицирует распознавание в </w:t>
          </w:r>
        </w:sdtContent>
      </w:sdt>
      <w:r>
        <w:fldChar w:fldCharType="begin"/>
      </w:r>
      <w:r>
        <w:instrText>HYPERLINK</w:instrText>
      </w:r>
      <w:r w:rsidRPr="003339CA">
        <w:rPr>
          <w:lang w:val="ru-RU"/>
          <w:rPrChange w:id="1479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80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81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82" w:author="Никита Гринь" w:date="2026-07-31T10:56:00Z" w16du:dateUtc="2026-07-31T07:56:00Z">
            <w:rPr/>
          </w:rPrChange>
        </w:rPr>
        <w:instrText>.</w:instrText>
      </w:r>
      <w:r>
        <w:instrText>ehgi</w:instrText>
      </w:r>
      <w:r w:rsidRPr="003339CA">
        <w:rPr>
          <w:lang w:val="ru-RU"/>
          <w:rPrChange w:id="1483" w:author="Никита Гринь" w:date="2026-07-31T10:56:00Z" w16du:dateUtc="2026-07-31T07:56:00Z">
            <w:rPr/>
          </w:rPrChange>
        </w:rPr>
        <w:instrText>35</w:instrText>
      </w:r>
      <w:r>
        <w:instrText>r</w:instrText>
      </w:r>
      <w:r w:rsidRPr="003339CA">
        <w:rPr>
          <w:lang w:val="ru-RU"/>
          <w:rPrChange w:id="1484" w:author="Никита Гринь" w:date="2026-07-31T10:56:00Z" w16du:dateUtc="2026-07-31T07:56:00Z">
            <w:rPr/>
          </w:rPrChange>
        </w:rPr>
        <w:instrText>57</w:instrText>
      </w:r>
      <w:r>
        <w:instrText>m</w:instrText>
      </w:r>
      <w:r w:rsidRPr="003339CA">
        <w:rPr>
          <w:lang w:val="ru-RU"/>
          <w:rPrChange w:id="1485" w:author="Никита Гринь" w:date="2026-07-31T10:56:00Z" w16du:dateUtc="2026-07-31T07:56:00Z">
            <w:rPr/>
          </w:rPrChange>
        </w:rPr>
        <w:instrText>19" \</w:instrText>
      </w:r>
      <w:r>
        <w:instrText>h</w:instrText>
      </w:r>
      <w:r>
        <w:fldChar w:fldCharType="separate"/>
      </w:r>
      <w:r w:rsidRPr="003C42DA">
        <w:rPr>
          <w:rFonts w:ascii="Arial" w:eastAsia="Arial" w:hAnsi="Arial" w:cs="Arial"/>
          <w:color w:val="156082"/>
          <w:lang w:val="ru-RU"/>
        </w:rPr>
        <w:t>тест-диалоге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-06)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до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публикации</w:t>
      </w:r>
      <w:r w:rsidRPr="003C42DA">
        <w:rPr>
          <w:rFonts w:ascii="Arial" w:eastAsia="Arial" w:hAnsi="Arial" w:cs="Arial"/>
          <w:lang w:val="ru-RU"/>
        </w:rPr>
        <w:t>.</w:t>
      </w:r>
    </w:p>
    <w:p w14:paraId="05C8A4E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D6B392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6. Макет интерфейса редактора диалоговых сценариев — визуальная карта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B7EE3D5" wp14:editId="4DF758C4">
            <wp:extent cx="7305675" cy="5592684"/>
            <wp:effectExtent l="0" t="0" r="0" b="0"/>
            <wp:docPr id="1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305675" cy="55926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7CD4C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7. Макет интерфейса тестирования диалогового сценария</w:t>
      </w:r>
    </w:p>
    <w:p w14:paraId="70FBABE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51530BF" wp14:editId="38FBC530">
            <wp:extent cx="7077075" cy="5443904"/>
            <wp:effectExtent l="0" t="0" r="0" b="0"/>
            <wp:docPr id="3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7075" cy="54439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FE14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486" w:name="bookmark=id.33c18hut3xlv" w:colFirst="0" w:colLast="0"/>
      <w:bookmarkEnd w:id="1486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.3.5.2. Конфигурация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Контакт-центра (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</w:t>
      </w:r>
    </w:p>
    <w:tbl>
      <w:tblPr>
        <w:tblStyle w:val="112"/>
        <w:tblW w:w="129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65"/>
        <w:gridCol w:w="3390"/>
        <w:gridCol w:w="7890"/>
      </w:tblGrid>
      <w:tr w:rsidR="009D43E8" w14:paraId="587F726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65" w:type="dxa"/>
          </w:tcPr>
          <w:p w14:paraId="5071C7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Слой</w:t>
            </w:r>
          </w:p>
        </w:tc>
        <w:tc>
          <w:tcPr>
            <w:tcW w:w="3390" w:type="dxa"/>
          </w:tcPr>
          <w:p w14:paraId="380C7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Hub</w:t>
            </w:r>
          </w:p>
        </w:tc>
        <w:tc>
          <w:tcPr>
            <w:tcW w:w="7890" w:type="dxa"/>
          </w:tcPr>
          <w:p w14:paraId="504A96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173A60C8" w14:textId="77777777" w:rsidTr="009D43E8">
        <w:tc>
          <w:tcPr>
            <w:tcW w:w="1665" w:type="dxa"/>
          </w:tcPr>
          <w:p w14:paraId="2C557E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3390" w:type="dxa"/>
          </w:tcPr>
          <w:p w14:paraId="66D2FE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(КЦ)</w:t>
            </w:r>
          </w:p>
        </w:tc>
        <w:tc>
          <w:tcPr>
            <w:tcW w:w="7890" w:type="dxa"/>
          </w:tcPr>
          <w:p w14:paraId="477CBB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§3.3, preset «строгий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р» (низкая temperature)</w:t>
            </w:r>
          </w:p>
        </w:tc>
      </w:tr>
      <w:tr w:rsidR="009D43E8" w14:paraId="09F5C6AA" w14:textId="77777777" w:rsidTr="009D43E8">
        <w:tc>
          <w:tcPr>
            <w:tcW w:w="1665" w:type="dxa"/>
          </w:tcPr>
          <w:p w14:paraId="359F9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</w:t>
            </w:r>
          </w:p>
        </w:tc>
        <w:tc>
          <w:tcPr>
            <w:tcW w:w="3390" w:type="dxa"/>
          </w:tcPr>
          <w:p w14:paraId="459BDC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</w:t>
            </w:r>
          </w:p>
        </w:tc>
        <w:tc>
          <w:tcPr>
            <w:tcW w:w="7890" w:type="dxa"/>
          </w:tcPr>
          <w:p w14:paraId="07740B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Промпты узлов, сценарии «Услуга»</w:t>
            </w:r>
          </w:p>
        </w:tc>
      </w:tr>
      <w:tr w:rsidR="009D43E8" w14:paraId="509E1FBC" w14:textId="77777777" w:rsidTr="009D43E8">
        <w:tc>
          <w:tcPr>
            <w:tcW w:w="1665" w:type="dxa"/>
          </w:tcPr>
          <w:p w14:paraId="34D31F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3390" w:type="dxa"/>
          </w:tcPr>
          <w:p w14:paraId="22723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 / webhook СУЗ</w:t>
            </w:r>
          </w:p>
        </w:tc>
        <w:tc>
          <w:tcPr>
            <w:tcW w:w="7890" w:type="dxa"/>
          </w:tcPr>
          <w:p w14:paraId="12AEA2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+ журнал индексации</w:t>
            </w:r>
          </w:p>
        </w:tc>
      </w:tr>
      <w:tr w:rsidR="009D43E8" w:rsidRPr="0050000B" w14:paraId="5B45C7CA" w14:textId="77777777" w:rsidTr="009D43E8">
        <w:tc>
          <w:tcPr>
            <w:tcW w:w="1665" w:type="dxa"/>
          </w:tcPr>
          <w:p w14:paraId="5D3451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4–5</w:t>
            </w:r>
          </w:p>
        </w:tc>
        <w:tc>
          <w:tcPr>
            <w:tcW w:w="3390" w:type="dxa"/>
          </w:tcPr>
          <w:p w14:paraId="3B25A7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</w:t>
            </w:r>
          </w:p>
        </w:tc>
        <w:tc>
          <w:tcPr>
            <w:tcW w:w="7890" w:type="dxa"/>
          </w:tcPr>
          <w:p w14:paraId="2E85BA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Пороги релевантности тел./онлайн-чат,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карточек, режим «Услуга»</w:t>
            </w:r>
          </w:p>
        </w:tc>
      </w:tr>
      <w:tr w:rsidR="009D43E8" w14:paraId="5A17F4BD" w14:textId="77777777" w:rsidTr="009D43E8">
        <w:tc>
          <w:tcPr>
            <w:tcW w:w="1665" w:type="dxa"/>
          </w:tcPr>
          <w:p w14:paraId="1F0E7B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3390" w:type="dxa"/>
          </w:tcPr>
          <w:p w14:paraId="099A6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Тест сценария</w:t>
            </w:r>
          </w:p>
        </w:tc>
        <w:tc>
          <w:tcPr>
            <w:tcW w:w="7890" w:type="dxa"/>
          </w:tcPr>
          <w:p w14:paraId="0288ED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+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4.5.2.8</w:t>
            </w:r>
          </w:p>
        </w:tc>
      </w:tr>
    </w:tbl>
    <w:p w14:paraId="6414EEFF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487" w:name="bookmark=id.wukoztp8kl5" w:colFirst="0" w:colLast="0"/>
      <w:bookmarkEnd w:id="148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.3.6.1. Сквозной бюджет времени (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 +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+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>)</w:t>
      </w:r>
    </w:p>
    <w:tbl>
      <w:tblPr>
        <w:tblStyle w:val="111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0"/>
        <w:gridCol w:w="3330"/>
        <w:gridCol w:w="7725"/>
      </w:tblGrid>
      <w:tr w:rsidR="009D43E8" w14:paraId="03709CA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0" w:type="dxa"/>
          </w:tcPr>
          <w:p w14:paraId="122192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Звено</w:t>
            </w:r>
          </w:p>
        </w:tc>
        <w:tc>
          <w:tcPr>
            <w:tcW w:w="3330" w:type="dxa"/>
          </w:tcPr>
          <w:p w14:paraId="2CFF93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Требование</w:t>
            </w:r>
          </w:p>
        </w:tc>
        <w:tc>
          <w:tcPr>
            <w:tcW w:w="7725" w:type="dxa"/>
          </w:tcPr>
          <w:p w14:paraId="63BDCD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Примечание</w:t>
            </w:r>
          </w:p>
        </w:tc>
      </w:tr>
      <w:tr w:rsidR="009D43E8" w:rsidRPr="0050000B" w14:paraId="2B0B9C09" w14:textId="77777777" w:rsidTr="009D43E8">
        <w:tc>
          <w:tcPr>
            <w:tcW w:w="1830" w:type="dxa"/>
          </w:tcPr>
          <w:p w14:paraId="1235A0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ASR partial/final</w:t>
            </w:r>
          </w:p>
        </w:tc>
        <w:tc>
          <w:tcPr>
            <w:tcW w:w="3330" w:type="dxa"/>
          </w:tcPr>
          <w:p w14:paraId="2E631FE3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82"/>
                <w:id w:val="-10616426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≤1 с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ASR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-04);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INT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</w:rPr>
              <w:t>T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="00317F00">
              <w:rPr>
                <w:rFonts w:ascii="Arial" w:eastAsia="Arial" w:hAnsi="Arial" w:cs="Arial"/>
                <w:color w:val="000000"/>
              </w:rPr>
              <w:t>OKT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-03: 2–5 с после фразы</w:t>
            </w:r>
          </w:p>
        </w:tc>
        <w:tc>
          <w:tcPr>
            <w:tcW w:w="7725" w:type="dxa"/>
          </w:tcPr>
          <w:p w14:paraId="2BCB230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Этап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итог подсказки</w:t>
            </w:r>
          </w:p>
        </w:tc>
      </w:tr>
      <w:tr w:rsidR="009D43E8" w14:paraId="0715F4F0" w14:textId="77777777" w:rsidTr="009D43E8">
        <w:tc>
          <w:tcPr>
            <w:tcW w:w="1830" w:type="dxa"/>
          </w:tcPr>
          <w:p w14:paraId="776DCC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RAG + LLM</w:t>
            </w:r>
          </w:p>
        </w:tc>
        <w:tc>
          <w:tcPr>
            <w:tcW w:w="3330" w:type="dxa"/>
          </w:tcPr>
          <w:p w14:paraId="4A4F06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1–2 с на реплику (§4.3.1.4)</w:t>
            </w:r>
          </w:p>
        </w:tc>
        <w:tc>
          <w:tcPr>
            <w:tcW w:w="7725" w:type="dxa"/>
          </w:tcPr>
          <w:p w14:paraId="54C43AF0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3"/>
                <w:id w:val="-17012350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p95 ≤2 с,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75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операторов параллельно</w:t>
            </w:r>
          </w:p>
        </w:tc>
      </w:tr>
      <w:tr w:rsidR="009D43E8" w14:paraId="7413899A" w14:textId="77777777" w:rsidTr="009D43E8">
        <w:tc>
          <w:tcPr>
            <w:tcW w:w="1830" w:type="dxa"/>
          </w:tcPr>
          <w:p w14:paraId="706256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Нагрузочный тест</w:t>
            </w:r>
          </w:p>
        </w:tc>
        <w:tc>
          <w:tcPr>
            <w:tcW w:w="3330" w:type="dxa"/>
          </w:tcPr>
          <w:p w14:paraId="0795D4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Эмулятор диалогов + сценарии КЦ</w:t>
            </w:r>
          </w:p>
        </w:tc>
        <w:tc>
          <w:tcPr>
            <w:tcW w:w="7725" w:type="dxa"/>
          </w:tcPr>
          <w:p w14:paraId="19FC03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o1ajy93ttmn7">
              <w:r>
                <w:rPr>
                  <w:rFonts w:ascii="Arial" w:eastAsia="Arial" w:hAnsi="Arial" w:cs="Arial"/>
                  <w:color w:val="156082"/>
                </w:rPr>
                <w:t>II.7.4</w:t>
              </w:r>
            </w:hyperlink>
          </w:p>
        </w:tc>
      </w:tr>
    </w:tbl>
    <w:p w14:paraId="2C92BD20" w14:textId="77777777" w:rsidR="009D43E8" w:rsidRDefault="00317F00">
      <w:pPr>
        <w:pStyle w:val="4"/>
        <w:rPr>
          <w:rFonts w:ascii="Arial" w:eastAsia="Arial" w:hAnsi="Arial" w:cs="Arial"/>
        </w:rPr>
      </w:pPr>
      <w:bookmarkStart w:id="1488" w:name="bookmark=id.ehgi35r57m19" w:colFirst="0" w:colLast="0"/>
      <w:bookmarkEnd w:id="1488"/>
      <w:r>
        <w:rPr>
          <w:rFonts w:ascii="Arial" w:eastAsia="Arial" w:hAnsi="Arial" w:cs="Arial"/>
        </w:rPr>
        <w:t>II.3.5.5. Интерфейс внутреннего пользователя КЦ</w:t>
      </w:r>
    </w:p>
    <w:p w14:paraId="146E48EC" w14:textId="1EF4D9F2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п.6]: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роль «Внутренний пользователь Контакт-центра» получает доступ к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отдельному интерфейсу тест-диалога с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это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тестовый контур всей системы (стенд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489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90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91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92" w:author="Никита Гринь" w:date="2026-07-31T10:56:00Z" w16du:dateUtc="2026-07-31T07:56:00Z">
            <w:rPr/>
          </w:rPrChange>
        </w:rPr>
        <w:instrText>.</w:instrText>
      </w:r>
      <w:r>
        <w:instrText>w</w:instrText>
      </w:r>
      <w:r w:rsidRPr="003339CA">
        <w:rPr>
          <w:lang w:val="ru-RU"/>
          <w:rPrChange w:id="1493" w:author="Никита Гринь" w:date="2026-07-31T10:56:00Z" w16du:dateUtc="2026-07-31T07:56:00Z">
            <w:rPr/>
          </w:rPrChange>
        </w:rPr>
        <w:instrText>59</w:instrText>
      </w:r>
      <w:r>
        <w:instrText>pful</w:instrText>
      </w:r>
      <w:r w:rsidRPr="003339CA">
        <w:rPr>
          <w:lang w:val="ru-RU"/>
          <w:rPrChange w:id="1494" w:author="Никита Гринь" w:date="2026-07-31T10:56:00Z" w16du:dateUtc="2026-07-31T07:56:00Z">
            <w:rPr/>
          </w:rPrChange>
        </w:rPr>
        <w:instrText>4</w:instrText>
      </w:r>
      <w:r>
        <w:instrText>qns</w:instrText>
      </w:r>
      <w:r w:rsidRPr="003339CA">
        <w:rPr>
          <w:lang w:val="ru-RU"/>
          <w:rPrChange w:id="1495" w:author="Никита Гринь" w:date="2026-07-31T10:56:00Z" w16du:dateUtc="2026-07-31T07:56:00Z">
            <w:rPr/>
          </w:rPrChange>
        </w:rPr>
        <w:instrText>2"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АРМ оператора с клиентским каналом. Назначение: </w:t>
      </w:r>
      <w:r w:rsidR="006B2A3B" w:rsidRPr="006B2A3B">
        <w:rPr>
          <w:rFonts w:ascii="Times New Roman" w:eastAsia="Calibri" w:hAnsi="Times New Roman" w:cs="Times New Roman"/>
          <w:kern w:val="2"/>
          <w:sz w:val="28"/>
          <w:szCs w:val="28"/>
          <w:lang w:val="ru-RU"/>
          <w14:ligatures w14:val="standardContextual"/>
        </w:rPr>
        <w:t xml:space="preserve">Администратор базы знаний </w:t>
      </w:r>
      <w:r w:rsidR="006B2A3B" w:rsidRPr="006B2A3B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LLM</w:t>
      </w:r>
      <w:r w:rsidR="006B2A3B"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lang w:val="ru-RU"/>
        </w:rPr>
        <w:t xml:space="preserve">проверяют промпты, диалоговые сценарии и качество ответов 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изолированном чате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без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подключения к телефонии, онлайн-чату или виджету сайта.</w:t>
      </w:r>
    </w:p>
    <w:p w14:paraId="65F04678" w14:textId="15A88FB4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Интерфейс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отдельное </w:t>
      </w:r>
      <w:r>
        <w:fldChar w:fldCharType="begin"/>
      </w:r>
      <w:r>
        <w:instrText>HYPERLINK</w:instrText>
      </w:r>
      <w:r w:rsidRPr="003339CA">
        <w:rPr>
          <w:lang w:val="ru-RU"/>
          <w:rPrChange w:id="149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49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49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499" w:author="Никита Гринь" w:date="2026-07-31T10:56:00Z" w16du:dateUtc="2026-07-31T07:56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500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standalone</w:t>
      </w:r>
      <w:r w:rsidRPr="003C42DA">
        <w:rPr>
          <w:rFonts w:ascii="Arial" w:eastAsia="Arial" w:hAnsi="Arial" w:cs="Arial"/>
          <w:b/>
          <w:bCs/>
          <w:color w:val="156082"/>
          <w:lang w:val="ru-RU"/>
        </w:rPr>
        <w:t>-окно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(не вкладка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, не панель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в АРМ);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этой роли вкладка «Суфл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скрыта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02</w:t>
      </w:r>
      <w:r w:rsidRPr="003C42DA">
        <w:rPr>
          <w:rFonts w:ascii="Arial" w:eastAsia="Arial" w:hAnsi="Arial" w:cs="Arial"/>
          <w:color w:val="000000"/>
          <w:lang w:val="ru-RU"/>
        </w:rPr>
        <w:t xml:space="preserve">). Макет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диалог внутреннего пользователя 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1501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02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03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04" w:author="Никита Гринь" w:date="2026-07-31T10:56:00Z" w16du:dateUtc="2026-07-31T07:56:00Z">
            <w:rPr/>
          </w:rPrChange>
        </w:rPr>
        <w:instrText>.</w:instrText>
      </w:r>
      <w:r>
        <w:instrText>gha</w:instrText>
      </w:r>
      <w:r w:rsidRPr="003339CA">
        <w:rPr>
          <w:lang w:val="ru-RU"/>
          <w:rPrChange w:id="1505" w:author="Никита Гринь" w:date="2026-07-31T10:56:00Z" w16du:dateUtc="2026-07-31T07:56:00Z">
            <w:rPr/>
          </w:rPrChange>
        </w:rPr>
        <w:instrText>19</w:instrText>
      </w:r>
      <w:r>
        <w:instrText>d</w:instrText>
      </w:r>
      <w:r w:rsidRPr="003339CA">
        <w:rPr>
          <w:lang w:val="ru-RU"/>
          <w:rPrChange w:id="1506" w:author="Никита Гринь" w:date="2026-07-31T10:56:00Z" w16du:dateUtc="2026-07-31T07:56:00Z">
            <w:rPr/>
          </w:rPrChange>
        </w:rPr>
        <w:instrText>2</w:instrText>
      </w:r>
      <w:r>
        <w:instrText>qwtbc</w:instrText>
      </w:r>
      <w:r w:rsidRPr="003339CA">
        <w:rPr>
          <w:lang w:val="ru-RU"/>
          <w:rPrChange w:id="1507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KC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internal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user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kc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mockup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tbl>
      <w:tblPr>
        <w:tblStyle w:val="110"/>
        <w:tblW w:w="127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40"/>
        <w:gridCol w:w="8855"/>
      </w:tblGrid>
      <w:tr w:rsidR="009D43E8" w14:paraId="77D5FD8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40" w:type="dxa"/>
          </w:tcPr>
          <w:p w14:paraId="4DCC67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Блок</w:t>
            </w:r>
          </w:p>
        </w:tc>
        <w:tc>
          <w:tcPr>
            <w:tcW w:w="8854" w:type="dxa"/>
          </w:tcPr>
          <w:p w14:paraId="35A78C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</w:tr>
      <w:tr w:rsidR="009D43E8" w:rsidRPr="0050000B" w14:paraId="292B59DC" w14:textId="77777777" w:rsidTr="009D43E8">
        <w:tc>
          <w:tcPr>
            <w:tcW w:w="3940" w:type="dxa"/>
          </w:tcPr>
          <w:p w14:paraId="676CA6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</w:t>
            </w:r>
          </w:p>
        </w:tc>
        <w:tc>
          <w:tcPr>
            <w:tcW w:w="8854" w:type="dxa"/>
          </w:tcPr>
          <w:p w14:paraId="4E2CD670" w14:textId="4843DF4C" w:rsidR="009D43E8" w:rsidRPr="003C42DA" w:rsidRDefault="006B2A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6B2A3B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ru-RU"/>
                <w14:ligatures w14:val="standardContextual"/>
              </w:rPr>
              <w:t xml:space="preserve">Администратор базы знаний </w:t>
            </w:r>
            <w:r w:rsidRPr="006B2A3B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val="en-US"/>
                <w14:ligatures w14:val="standardContextual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КЦ (§2.4 п.6) вводит тестовые запросы (в т.ч. перефразировки эталонных реплик сценария — </w:t>
            </w:r>
            <w:r w:rsidR="00317F00">
              <w:fldChar w:fldCharType="begin"/>
            </w:r>
            <w:r w:rsidR="00317F00">
              <w:instrText>HYPERLINK</w:instrText>
            </w:r>
            <w:r w:rsidR="00317F00" w:rsidRPr="003339CA">
              <w:rPr>
                <w:lang w:val="ru-RU"/>
                <w:rPrChange w:id="1508" w:author="Никита Гринь" w:date="2026-07-31T10:56:00Z" w16du:dateUtc="2026-07-31T07:56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339CA">
              <w:rPr>
                <w:lang w:val="ru-RU"/>
                <w:rPrChange w:id="1509" w:author="Никита Гринь" w:date="2026-07-31T10:56:00Z" w16du:dateUtc="2026-07-31T07:56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339CA">
              <w:rPr>
                <w:lang w:val="ru-RU"/>
                <w:rPrChange w:id="1510" w:author="Никита Гринь" w:date="2026-07-31T10:56:00Z" w16du:dateUtc="2026-07-31T07:56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339CA">
              <w:rPr>
                <w:lang w:val="ru-RU"/>
                <w:rPrChange w:id="1511" w:author="Никита Гринь" w:date="2026-07-31T10:56:00Z" w16du:dateUtc="2026-07-31T07:56:00Z">
                  <w:rPr/>
                </w:rPrChange>
              </w:rPr>
              <w:instrText>.801</w:instrText>
            </w:r>
            <w:r w:rsidR="00317F00">
              <w:instrText>arehzigvq</w:instrText>
            </w:r>
            <w:r w:rsidR="00317F00" w:rsidRPr="003339CA">
              <w:rPr>
                <w:lang w:val="ru-RU"/>
                <w:rPrChange w:id="1512" w:author="Никита Гринь" w:date="2026-07-31T10:56:00Z" w16du:dateUtc="2026-07-31T07:56:00Z">
                  <w:rPr/>
                </w:rPrChange>
              </w:rPr>
              <w:instrText>" \</w:instrText>
            </w:r>
            <w:r w:rsidR="00317F00">
              <w:instrText>h</w:instrText>
            </w:r>
            <w:r w:rsidR="00317F00">
              <w:fldChar w:fldCharType="separate"/>
            </w:r>
            <w:r w:rsidR="00317F00">
              <w:rPr>
                <w:rFonts w:ascii="Arial" w:eastAsia="Arial" w:hAnsi="Arial" w:cs="Arial"/>
                <w:color w:val="156082"/>
              </w:rPr>
              <w:t>II</w:t>
            </w:r>
            <w:r w:rsidR="00317F00"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 w:rsidR="00317F00">
              <w:fldChar w:fldCharType="end"/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 и выбирает сценарий/промпт для проверки</w:t>
            </w:r>
          </w:p>
        </w:tc>
      </w:tr>
      <w:tr w:rsidR="009D43E8" w:rsidRPr="0050000B" w14:paraId="452CB431" w14:textId="77777777" w:rsidTr="009D43E8">
        <w:tc>
          <w:tcPr>
            <w:tcW w:w="3940" w:type="dxa"/>
          </w:tcPr>
          <w:p w14:paraId="7F2318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механизм реализации</w:t>
            </w:r>
          </w:p>
        </w:tc>
        <w:tc>
          <w:tcPr>
            <w:tcW w:w="8854" w:type="dxa"/>
          </w:tcPr>
          <w:p w14:paraId="0065319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Тот же контур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preset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сопоставляет запрос с эталонами обучающей выборки;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клиентского канала и без передачи ответов клиенту</w:t>
            </w:r>
          </w:p>
        </w:tc>
      </w:tr>
      <w:tr w:rsidR="009D43E8" w:rsidRPr="0050000B" w14:paraId="61913EDA" w14:textId="77777777" w:rsidTr="009D43E8">
        <w:tc>
          <w:tcPr>
            <w:tcW w:w="3940" w:type="dxa"/>
          </w:tcPr>
          <w:p w14:paraId="5F098E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Выход</w:t>
            </w:r>
          </w:p>
        </w:tc>
        <w:tc>
          <w:tcPr>
            <w:tcW w:w="8854" w:type="dxa"/>
          </w:tcPr>
          <w:p w14:paraId="0C9C41B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% релевантности +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исходный эталонный пример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-12); возможность оценить пригодность эталона и сценария перед публикацией в </w:t>
            </w:r>
            <w:r>
              <w:rPr>
                <w:rFonts w:ascii="Arial" w:eastAsia="Arial" w:hAnsi="Arial" w:cs="Arial"/>
                <w:color w:val="000000"/>
              </w:rPr>
              <w:t>production</w:t>
            </w:r>
          </w:p>
        </w:tc>
      </w:tr>
      <w:tr w:rsidR="009D43E8" w:rsidRPr="0050000B" w14:paraId="24E10F22" w14:textId="77777777" w:rsidTr="009D43E8">
        <w:tc>
          <w:tcPr>
            <w:tcW w:w="3940" w:type="dxa"/>
          </w:tcPr>
          <w:p w14:paraId="1C250E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мка</w:t>
            </w:r>
          </w:p>
        </w:tc>
        <w:tc>
          <w:tcPr>
            <w:tcW w:w="8854" w:type="dxa"/>
          </w:tcPr>
          <w:p w14:paraId="54A3A4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 (отдельное окно, 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р; проверка эталона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 (тест-диалог без клиентского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полная история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запросов внутреннего пользователя и ответов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690E43B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Состав UI (макет II-KC, canvas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internal-user-kc-mockup</w:t>
      </w:r>
      <w:r>
        <w:rPr>
          <w:rFonts w:ascii="Arial" w:eastAsia="Arial" w:hAnsi="Arial" w:cs="Arial"/>
          <w:b/>
          <w:bCs/>
          <w:color w:val="000000"/>
        </w:rPr>
        <w:t>, v1.4.1):</w:t>
      </w:r>
    </w:p>
    <w:tbl>
      <w:tblPr>
        <w:tblStyle w:val="109"/>
        <w:tblW w:w="11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20"/>
        <w:gridCol w:w="8800"/>
      </w:tblGrid>
      <w:tr w:rsidR="009D43E8" w14:paraId="13A672E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20" w:type="dxa"/>
          </w:tcPr>
          <w:p w14:paraId="6347F4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8800" w:type="dxa"/>
          </w:tcPr>
          <w:p w14:paraId="5A7348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50000B" w14:paraId="55AC3510" w14:textId="77777777" w:rsidTr="009D43E8">
        <w:tc>
          <w:tcPr>
            <w:tcW w:w="3020" w:type="dxa"/>
          </w:tcPr>
          <w:p w14:paraId="739394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Заголовок</w:t>
            </w:r>
          </w:p>
        </w:tc>
        <w:tc>
          <w:tcPr>
            <w:tcW w:w="8800" w:type="dxa"/>
          </w:tcPr>
          <w:p w14:paraId="7FBECC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Standalone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-окно «Тест-диалог · внутренний пользователь КЦ»; кнопки свернуть / развернуть / закрыть</w:t>
            </w:r>
          </w:p>
        </w:tc>
      </w:tr>
      <w:tr w:rsidR="009D43E8" w:rsidRPr="0050000B" w14:paraId="01DE8731" w14:textId="77777777" w:rsidTr="009D43E8">
        <w:tc>
          <w:tcPr>
            <w:tcW w:w="3020" w:type="dxa"/>
          </w:tcPr>
          <w:p w14:paraId="4A7C88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параметров</w:t>
            </w:r>
          </w:p>
        </w:tc>
        <w:tc>
          <w:tcPr>
            <w:tcW w:w="8800" w:type="dxa"/>
          </w:tcPr>
          <w:p w14:paraId="2696CA6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Выбор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сценария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-0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xx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промпта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для проверки</w:t>
            </w:r>
          </w:p>
        </w:tc>
      </w:tr>
      <w:tr w:rsidR="009D43E8" w:rsidRPr="0050000B" w14:paraId="24C00483" w14:textId="77777777" w:rsidTr="009D43E8">
        <w:tc>
          <w:tcPr>
            <w:tcW w:w="3020" w:type="dxa"/>
          </w:tcPr>
          <w:p w14:paraId="50F50C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История тест-диалога</w:t>
            </w:r>
            <w:r>
              <w:rPr>
                <w:rFonts w:ascii="Arial" w:eastAsia="Arial" w:hAnsi="Arial" w:cs="Arial"/>
                <w:color w:val="000000"/>
              </w:rPr>
              <w:t xml:space="preserve"> (прокручиваемая)</w:t>
            </w:r>
          </w:p>
        </w:tc>
        <w:tc>
          <w:tcPr>
            <w:tcW w:w="8800" w:type="dxa"/>
          </w:tcPr>
          <w:p w14:paraId="63F763E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Хронология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всех</w:t>
            </w:r>
            <w:sdt>
              <w:sdtPr>
                <w:tag w:val="goog_rdk_184"/>
                <w:id w:val="-95365156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пар «запрос внутреннего пользователя → ответ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LLM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» в рамках текущей сессии;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только последний ответ. Каждый запрос — отдельный блок справа с меткой «Запрос» и временем; каждый 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блок слева с меткой «Ответ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кликабельным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185"/>
                <w:id w:val="12614992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↗, привязкой к эталону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QU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FR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-12) и кнопками оценки («Эталон подтвержд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н» / «Низкая релевантность»)</w:t>
            </w:r>
          </w:p>
        </w:tc>
      </w:tr>
      <w:tr w:rsidR="009D43E8" w:rsidRPr="0050000B" w14:paraId="01A8B5F2" w14:textId="77777777" w:rsidTr="009D43E8">
        <w:tc>
          <w:tcPr>
            <w:tcW w:w="3020" w:type="dxa"/>
          </w:tcPr>
          <w:p w14:paraId="7579D1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 ввода</w:t>
            </w:r>
          </w:p>
        </w:tc>
        <w:tc>
          <w:tcPr>
            <w:tcW w:w="8800" w:type="dxa"/>
          </w:tcPr>
          <w:p w14:paraId="5D68343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Многострочное поле «Новый тестовый запрос»; кнопки «Отправить», «Очистить», «Новый диалог» (сброс истории)</w:t>
            </w:r>
          </w:p>
        </w:tc>
      </w:tr>
    </w:tbl>
    <w:p w14:paraId="4058B7B7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</w:p>
    <w:p w14:paraId="268CC72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01C179D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Макет </w:t>
      </w:r>
      <w:r>
        <w:rPr>
          <w:rFonts w:ascii="Arial" w:eastAsia="Arial" w:hAnsi="Arial" w:cs="Arial"/>
          <w:b/>
          <w:bCs/>
          <w:color w:val="000000"/>
        </w:rPr>
        <w:t>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KC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. Тест-диалог внутреннего пользователя КЦ (§2.4 п.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DC885F3" wp14:editId="00C78802">
            <wp:extent cx="6734186" cy="6648450"/>
            <wp:effectExtent l="0" t="0" r="0" b="0"/>
            <wp:docPr id="40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34186" cy="6648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6BEFF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25E0CB4B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17" w:name="bookmark=id.j36hq67a2as1" w:colFirst="0" w:colLast="0"/>
      <w:bookmarkEnd w:id="151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.3.6.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и интеграции</w:t>
      </w:r>
    </w:p>
    <w:p w14:paraId="3BE3C57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§4.3.1.4, §4.7]: </w:t>
      </w:r>
      <w:r>
        <w:rPr>
          <w:rFonts w:ascii="Arial" w:eastAsia="Arial" w:hAnsi="Arial" w:cs="Arial"/>
          <w:b/>
          <w:bCs/>
          <w:color w:val="000000"/>
        </w:rPr>
        <w:t>SLA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подсказок, интеграции СУЗ/</w:t>
      </w:r>
      <w:r>
        <w:rPr>
          <w:rFonts w:ascii="Arial" w:eastAsia="Arial" w:hAnsi="Arial" w:cs="Arial"/>
          <w:b/>
          <w:bCs/>
          <w:color w:val="000000"/>
        </w:rPr>
        <w:t>Oktell</w:t>
      </w:r>
    </w:p>
    <w:p w14:paraId="2C1AB860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86"/>
          <w:id w:val="1056386739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Сводка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с, галлюцинации ≤3%) и зависимостей при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>мки от сроков интеграций.</w:t>
      </w:r>
    </w:p>
    <w:tbl>
      <w:tblPr>
        <w:tblStyle w:val="108"/>
        <w:tblW w:w="94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60"/>
        <w:gridCol w:w="3000"/>
        <w:gridCol w:w="3120"/>
      </w:tblGrid>
      <w:tr w:rsidR="009D43E8" w14:paraId="70C74A2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60" w:type="dxa"/>
          </w:tcPr>
          <w:p w14:paraId="18200E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000" w:type="dxa"/>
          </w:tcPr>
          <w:p w14:paraId="20D60D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120" w:type="dxa"/>
          </w:tcPr>
          <w:p w14:paraId="4EBE2C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29805C5" w14:textId="77777777" w:rsidTr="009D43E8">
        <w:tc>
          <w:tcPr>
            <w:tcW w:w="3360" w:type="dxa"/>
          </w:tcPr>
          <w:p w14:paraId="28742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 (p95)</w:t>
            </w:r>
          </w:p>
        </w:tc>
        <w:tc>
          <w:tcPr>
            <w:tcW w:w="3000" w:type="dxa"/>
          </w:tcPr>
          <w:p w14:paraId="0C19925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7"/>
                <w:id w:val="78773148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2 с</w:t>
                </w:r>
              </w:sdtContent>
            </w:sdt>
          </w:p>
        </w:tc>
        <w:tc>
          <w:tcPr>
            <w:tcW w:w="3120" w:type="dxa"/>
          </w:tcPr>
          <w:p w14:paraId="4C1091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</w:t>
            </w:r>
          </w:p>
        </w:tc>
      </w:tr>
      <w:tr w:rsidR="009D43E8" w14:paraId="2FFB0874" w14:textId="77777777" w:rsidTr="009D43E8">
        <w:tc>
          <w:tcPr>
            <w:tcW w:w="3360" w:type="dxa"/>
          </w:tcPr>
          <w:p w14:paraId="0D221C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карточки</w:t>
            </w:r>
          </w:p>
        </w:tc>
        <w:tc>
          <w:tcPr>
            <w:tcW w:w="3000" w:type="dxa"/>
          </w:tcPr>
          <w:p w14:paraId="70B3D97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8"/>
                <w:id w:val="51848021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(ориентир)</w:t>
                </w:r>
              </w:sdtContent>
            </w:sdt>
          </w:p>
        </w:tc>
        <w:tc>
          <w:tcPr>
            <w:tcW w:w="3120" w:type="dxa"/>
          </w:tcPr>
          <w:p w14:paraId="3EAA8D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§3.4</w:t>
            </w:r>
          </w:p>
        </w:tc>
      </w:tr>
      <w:tr w:rsidR="009D43E8" w14:paraId="46D545E6" w14:textId="77777777" w:rsidTr="009D43E8">
        <w:tc>
          <w:tcPr>
            <w:tcW w:w="3360" w:type="dxa"/>
          </w:tcPr>
          <w:p w14:paraId="4C8029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Доля галлюцинаций</w:t>
            </w:r>
          </w:p>
        </w:tc>
        <w:tc>
          <w:tcPr>
            <w:tcW w:w="3000" w:type="dxa"/>
          </w:tcPr>
          <w:p w14:paraId="6BBD3CA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89"/>
                <w:id w:val="42985467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3% на стенде</w:t>
                </w:r>
              </w:sdtContent>
            </w:sdt>
          </w:p>
        </w:tc>
        <w:tc>
          <w:tcPr>
            <w:tcW w:w="3120" w:type="dxa"/>
          </w:tcPr>
          <w:p w14:paraId="55CD7A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</w:t>
            </w:r>
          </w:p>
        </w:tc>
      </w:tr>
      <w:tr w:rsidR="009D43E8" w14:paraId="2D696B68" w14:textId="77777777" w:rsidTr="009D43E8">
        <w:tc>
          <w:tcPr>
            <w:tcW w:w="3360" w:type="dxa"/>
          </w:tcPr>
          <w:p w14:paraId="7EE766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 КЦ</w:t>
            </w:r>
          </w:p>
        </w:tc>
        <w:tc>
          <w:tcPr>
            <w:tcW w:w="3000" w:type="dxa"/>
          </w:tcPr>
          <w:p w14:paraId="0E602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100% СУЗ (production-индекс)</w:t>
            </w:r>
          </w:p>
        </w:tc>
        <w:tc>
          <w:tcPr>
            <w:tcW w:w="3120" w:type="dxa"/>
          </w:tcPr>
          <w:p w14:paraId="19BAC6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4.1.6</w:t>
            </w:r>
          </w:p>
        </w:tc>
      </w:tr>
    </w:tbl>
    <w:p w14:paraId="404A52D1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107"/>
        <w:tblW w:w="943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20"/>
        <w:gridCol w:w="2955"/>
        <w:gridCol w:w="3064"/>
      </w:tblGrid>
      <w:tr w:rsidR="009D43E8" w14:paraId="0132740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20" w:type="dxa"/>
          </w:tcPr>
          <w:p w14:paraId="7E57F4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</w:t>
            </w:r>
          </w:p>
        </w:tc>
        <w:tc>
          <w:tcPr>
            <w:tcW w:w="2955" w:type="dxa"/>
          </w:tcPr>
          <w:p w14:paraId="0F3FD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Назначение</w:t>
            </w:r>
          </w:p>
        </w:tc>
        <w:tc>
          <w:tcPr>
            <w:tcW w:w="3064" w:type="dxa"/>
          </w:tcPr>
          <w:p w14:paraId="1ECB88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</w:tr>
      <w:tr w:rsidR="009D43E8" w14:paraId="43D52231" w14:textId="77777777" w:rsidTr="009D43E8">
        <w:tc>
          <w:tcPr>
            <w:tcW w:w="3420" w:type="dxa"/>
          </w:tcPr>
          <w:p w14:paraId="079A8ED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0"/>
                <w:id w:val="50387105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СУЗ → RAG</w:t>
                </w:r>
              </w:sdtContent>
            </w:sdt>
          </w:p>
        </w:tc>
        <w:tc>
          <w:tcPr>
            <w:tcW w:w="2955" w:type="dxa"/>
          </w:tcPr>
          <w:p w14:paraId="4F673E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Production-индекс для подсказок 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</w:p>
        </w:tc>
        <w:tc>
          <w:tcPr>
            <w:tcW w:w="3064" w:type="dxa"/>
          </w:tcPr>
          <w:p w14:paraId="46DA68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  <w:tr w:rsidR="009D43E8" w14:paraId="36AB0F64" w14:textId="77777777" w:rsidTr="009D43E8">
        <w:tc>
          <w:tcPr>
            <w:tcW w:w="3420" w:type="dxa"/>
          </w:tcPr>
          <w:p w14:paraId="628D893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191"/>
                <w:id w:val="-120544804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Oktell → SuflerTelephony</w:t>
                </w:r>
              </w:sdtContent>
            </w:sdt>
          </w:p>
        </w:tc>
        <w:tc>
          <w:tcPr>
            <w:tcW w:w="2955" w:type="dxa"/>
          </w:tcPr>
          <w:p w14:paraId="6AD6E8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Сессия звонка,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leg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события</w:t>
            </w:r>
          </w:p>
        </w:tc>
        <w:tc>
          <w:tcPr>
            <w:tcW w:w="3064" w:type="dxa"/>
          </w:tcPr>
          <w:p w14:paraId="519E08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gfhtzedevbp5">
              <w:r>
                <w:rPr>
                  <w:rFonts w:ascii="Arial" w:eastAsia="Arial" w:hAnsi="Arial" w:cs="Arial"/>
                  <w:color w:val="156082"/>
                </w:rPr>
                <w:t>VI.2</w:t>
              </w:r>
            </w:hyperlink>
          </w:p>
        </w:tc>
      </w:tr>
      <w:tr w:rsidR="009D43E8" w14:paraId="584F77D6" w14:textId="77777777" w:rsidTr="009D43E8">
        <w:tc>
          <w:tcPr>
            <w:tcW w:w="3420" w:type="dxa"/>
          </w:tcPr>
          <w:p w14:paraId="5B7A3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модуль понимания запросов</w:t>
            </w:r>
          </w:p>
        </w:tc>
        <w:tc>
          <w:tcPr>
            <w:tcW w:w="2955" w:type="dxa"/>
          </w:tcPr>
          <w:p w14:paraId="7BE8B8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Транскрипт, разделение каналов</w:t>
            </w:r>
          </w:p>
        </w:tc>
        <w:tc>
          <w:tcPr>
            <w:tcW w:w="3064" w:type="dxa"/>
          </w:tcPr>
          <w:p w14:paraId="2A0336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t7slx0dqttdg">
              <w:r>
                <w:rPr>
                  <w:rFonts w:ascii="Arial" w:eastAsia="Arial" w:hAnsi="Arial" w:cs="Arial"/>
                  <w:color w:val="156082"/>
                </w:rPr>
                <w:t>II.2</w:t>
              </w:r>
            </w:hyperlink>
          </w:p>
        </w:tc>
      </w:tr>
    </w:tbl>
    <w:p w14:paraId="7BB53FA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As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Is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(</w:t>
      </w:r>
      <w:r>
        <w:rPr>
          <w:rFonts w:ascii="Arial" w:eastAsia="Arial" w:hAnsi="Arial" w:cs="Arial"/>
          <w:b/>
          <w:bCs/>
          <w:color w:val="000000"/>
        </w:rPr>
        <w:t>Oktell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):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MS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2016;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встроен;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управления вызовом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; событийная модель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открыто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fldChar w:fldCharType="begin"/>
      </w:r>
      <w:r>
        <w:instrText>HYPERLINK</w:instrText>
      </w:r>
      <w:r w:rsidRPr="003339CA">
        <w:rPr>
          <w:lang w:val="ru-RU"/>
          <w:rPrChange w:id="151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1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2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21" w:author="Никита Гринь" w:date="2026-07-31T10:56:00Z" w16du:dateUtc="2026-07-31T07:56:00Z">
            <w:rPr/>
          </w:rPrChange>
        </w:rPr>
        <w:instrText>.</w:instrText>
      </w:r>
      <w:r>
        <w:instrText>patyg</w:instrText>
      </w:r>
      <w:r w:rsidRPr="003339CA">
        <w:rPr>
          <w:lang w:val="ru-RU"/>
          <w:rPrChange w:id="1522" w:author="Никита Гринь" w:date="2026-07-31T10:56:00Z" w16du:dateUtc="2026-07-31T07:56:00Z">
            <w:rPr/>
          </w:rPrChange>
        </w:rPr>
        <w:instrText>51</w:instrText>
      </w:r>
      <w:r>
        <w:instrText>qjl</w:instrText>
      </w:r>
      <w:r w:rsidRPr="003339CA">
        <w:rPr>
          <w:lang w:val="ru-RU"/>
          <w:rPrChange w:id="1523" w:author="Никита Гринь" w:date="2026-07-31T10:56:00Z" w16du:dateUtc="2026-07-31T07:56:00Z">
            <w:rPr/>
          </w:rPrChange>
        </w:rPr>
        <w:instrText>9</w:instrText>
      </w:r>
      <w:r>
        <w:instrText>k</w:instrText>
      </w:r>
      <w:r w:rsidRPr="003339CA">
        <w:rPr>
          <w:lang w:val="ru-RU"/>
          <w:rPrChange w:id="1524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); тестового контура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нет</w:t>
      </w:r>
      <w:r w:rsidRPr="003C42DA">
        <w:rPr>
          <w:rFonts w:ascii="Arial" w:eastAsia="Arial" w:hAnsi="Arial" w:cs="Arial"/>
          <w:color w:val="000000"/>
          <w:lang w:val="ru-RU"/>
        </w:rPr>
        <w:t xml:space="preserve"> ().</w:t>
      </w:r>
    </w:p>
    <w:p w14:paraId="7358E879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525" w:name="bookmark=id.fe42mr8qcsmh" w:colFirst="0" w:colLast="0"/>
      <w:bookmarkEnd w:id="152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.4. Интерфейс для работы суфлера — онлайн-чат (§2.2.2.3, §4.3.2)</w:t>
      </w:r>
    </w:p>
    <w:p w14:paraId="34DB6A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§4.3.2]: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 в канале онлайн-чат — подсказки в АРМ оператора</w:t>
      </w:r>
    </w:p>
    <w:p w14:paraId="608A386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онлайн-чата обрабатывает текстовые сообщения клиентов и выводит ранжированные подсказки в правой панели АРМ (не во вкладке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31A1DFB8" w14:textId="77777777" w:rsidR="009D43E8" w:rsidRPr="003C42DA" w:rsidRDefault="000000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192"/>
          <w:id w:val="1026836717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Webhook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сообщений онлайн-чата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RAG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LLM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карточки в АРМ</w:t>
          </w:r>
        </w:sdtContent>
      </w:sdt>
    </w:p>
    <w:p w14:paraId="2A1060B3" w14:textId="77777777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Редактирование ответа оператором без передачи </w:t>
      </w:r>
      <w:r>
        <w:rPr>
          <w:rFonts w:ascii="Arial" w:eastAsia="Arial" w:hAnsi="Arial" w:cs="Arial"/>
          <w:color w:val="000000"/>
        </w:rPr>
        <w:t>URL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СУЗ клиенту</w:t>
      </w:r>
    </w:p>
    <w:p w14:paraId="515A781C" w14:textId="6195A40E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Обратную связь </w:t>
      </w:r>
      <w:ins w:id="1526" w:author="Никита Гринь" w:date="2026-08-02T01:08:00Z" w16du:dateUtc="2026-08-01T22:08:00Z">
        <w:r w:rsidR="005143D4" w:rsidRPr="005143D4">
          <w:rPr>
            <w:rFonts w:ascii="Arial" w:eastAsia="Arial" w:hAnsi="Arial" w:cs="Arial"/>
            <w:color w:val="000000"/>
            <w:lang w:val="ru-RU"/>
            <w:rPrChange w:id="1527" w:author="Никита Гринь" w:date="2026-08-02T01:08:00Z" w16du:dateUtc="2026-08-01T22:08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>“</w:t>
        </w:r>
      </w:ins>
      <w:del w:id="1528" w:author="Никита Гринь" w:date="2026-08-02T01:08:00Z" w16du:dateUtc="2026-08-01T22:08:00Z">
        <w:r w:rsidRPr="003C42DA" w:rsidDel="005143D4">
          <w:rPr>
            <w:rFonts w:ascii="Arial" w:eastAsia="Arial" w:hAnsi="Arial" w:cs="Arial"/>
            <w:color w:val="000000"/>
            <w:lang w:val="ru-RU"/>
          </w:rPr>
          <w:delText>«</w:delText>
        </w:r>
      </w:del>
      <w:ins w:id="1529" w:author="Никита Гринь" w:date="2026-08-02T01:08:00Z" w16du:dateUtc="2026-08-01T22:08:00Z">
        <w:r w:rsidR="005143D4" w:rsidRPr="003C42DA">
          <w:rPr>
            <w:rFonts w:ascii="Arial" w:eastAsia="Arial" w:hAnsi="Arial" w:cs="Arial"/>
            <w:color w:val="000000"/>
            <w:lang w:val="ru-RU"/>
          </w:rPr>
          <w:t xml:space="preserve">воспользовался / не </w:t>
        </w:r>
        <w:r w:rsidR="005143D4">
          <w:rPr>
            <w:rFonts w:ascii="Arial" w:eastAsia="Arial" w:hAnsi="Arial" w:cs="Arial"/>
            <w:color w:val="000000"/>
            <w:lang w:val="ru-RU"/>
          </w:rPr>
          <w:t>воспользовался / неполный ответ</w:t>
        </w:r>
        <w:r w:rsidR="005143D4" w:rsidRPr="005143D4">
          <w:rPr>
            <w:rFonts w:ascii="Arial" w:eastAsia="Arial" w:hAnsi="Arial" w:cs="Arial"/>
            <w:color w:val="000000"/>
            <w:lang w:val="ru-RU"/>
            <w:rPrChange w:id="1530" w:author="Никита Гринь" w:date="2026-08-02T01:08:00Z" w16du:dateUtc="2026-08-01T22:08:00Z">
              <w:rPr>
                <w:rFonts w:ascii="Arial" w:eastAsia="Arial" w:hAnsi="Arial" w:cs="Arial"/>
                <w:color w:val="000000"/>
                <w:lang w:val="en-US"/>
              </w:rPr>
            </w:rPrChange>
          </w:rPr>
          <w:t xml:space="preserve">” </w:t>
        </w:r>
      </w:ins>
      <w:del w:id="1532" w:author="Никита Гринь" w:date="2026-08-02T01:08:00Z" w16du:dateUtc="2026-08-01T22:08:00Z">
        <w:r w:rsidRPr="003C42DA" w:rsidDel="005143D4">
          <w:rPr>
            <w:rFonts w:ascii="Arial" w:eastAsia="Arial" w:hAnsi="Arial" w:cs="Arial"/>
            <w:color w:val="000000"/>
            <w:lang w:val="ru-RU"/>
          </w:rPr>
          <w:delText>Полезно / Неполно / Неверно</w:delText>
        </w:r>
        <w:r w:rsidRPr="003C42DA" w:rsidDel="005143D4">
          <w:rPr>
            <w:rFonts w:ascii="Arial" w:eastAsia="Arial" w:hAnsi="Arial" w:cs="Arial"/>
            <w:color w:val="000000"/>
            <w:lang w:val="ru-RU"/>
          </w:rPr>
          <w:delText xml:space="preserve">» </w:delText>
        </w:r>
      </w:del>
      <w:r w:rsidRPr="003C42DA">
        <w:rPr>
          <w:rFonts w:ascii="Arial" w:eastAsia="Arial" w:hAnsi="Arial" w:cs="Arial"/>
          <w:color w:val="000000"/>
          <w:lang w:val="ru-RU"/>
        </w:rPr>
        <w:t>(§4.3.2.5)</w:t>
      </w:r>
    </w:p>
    <w:p w14:paraId="16BEB625" w14:textId="77777777" w:rsidR="009D43E8" w:rsidRPr="003C42DA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Карточки подсказок: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компактное отображение по умолчанию; при наведении курсора или фокусе клавиатуры карточка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 полным текстом, «Вставить в ответ», ссылкой СУЗ и обратной связью §4.3.2.5 — без перехода на другой экран и без всплывающего окна вне панели (макет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-3).</w:t>
      </w:r>
    </w:p>
    <w:p w14:paraId="2D5E7977" w14:textId="77777777" w:rsidR="009D43E8" w:rsidRDefault="00317F00">
      <w:pPr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Graceful degradation при недоступности суфл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ра</w:t>
      </w:r>
    </w:p>
    <w:p w14:paraId="28A598BB" w14:textId="2A4F02A6" w:rsidR="009D43E8" w:rsidRPr="003C42DA" w:rsidRDefault="006B2A3B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6B2A3B">
        <w:rPr>
          <w:rFonts w:ascii="Arial" w:eastAsia="Arial" w:hAnsi="Arial" w:cs="Arial"/>
          <w:b/>
          <w:bCs/>
          <w:lang w:val="ru-RU"/>
        </w:rPr>
        <w:t>Целевой эффект</w:t>
      </w:r>
      <w:r w:rsidRPr="006B2A3B">
        <w:rPr>
          <w:rFonts w:ascii="Arial" w:eastAsia="Arial" w:hAnsi="Arial" w:cs="Arial"/>
          <w:lang w:val="ru-RU"/>
        </w:rPr>
        <w:t>: оператор онлайн-чата сокращает время ответа; качество подсказок и консультаций одинаково высокое в каналах телефония и онлайн-чат.</w:t>
      </w:r>
    </w:p>
    <w:p w14:paraId="73E1017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A013F25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CE021E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D82060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02EAD64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19BE7D44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BD86C6D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8C467D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1CFC79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B29DAA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FB5315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532FB8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5. Макет интерфейса для работы суфл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 — онлайн-чат (панель в АРМ)</w:t>
      </w:r>
    </w:p>
    <w:p w14:paraId="603A1DE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lastRenderedPageBreak/>
        <w:t>Описание кнопок панели суфлёра — онлайн-чат (АРМ).</w:t>
      </w:r>
    </w:p>
    <w:p w14:paraId="309AF9F8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747603" w14:textId="125D0801" w:rsidR="004545BC" w:rsidDel="005143D4" w:rsidRDefault="005143D4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533" w:author="Никита Гринь" w:date="2026-08-02T01:10:00Z" w16du:dateUtc="2026-08-01T22:10:00Z"/>
          <w:rFonts w:ascii="Arial" w:eastAsia="Arial" w:hAnsi="Arial" w:cs="Arial"/>
          <w:color w:val="000000"/>
          <w:lang w:val="ru-RU"/>
        </w:rPr>
      </w:pPr>
      <w:ins w:id="1534" w:author="Никита Гринь" w:date="2026-08-02T01:10:00Z" w16du:dateUtc="2026-08-01T22:10:00Z">
        <w:r w:rsidRPr="005143D4">
          <w:rPr>
            <w:rFonts w:ascii="Arial" w:eastAsia="Arial" w:hAnsi="Arial" w:cs="Arial"/>
            <w:color w:val="000000"/>
            <w:lang w:val="ru-RU"/>
          </w:rPr>
          <w:t>«Вставить в ответ» — система вставляет текст подсказки в поле ответа оператора (без ссылки на СУЗ для клиента); оператор может отредактировать текст перед отправкой.</w:t>
        </w:r>
        <w:r w:rsidRPr="005143D4" w:rsidDel="005143D4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del w:id="1535" w:author="Никита Гринь" w:date="2026-08-02T01:10:00Z" w16du:dateUtc="2026-08-01T22:10:00Z">
        <w:r w:rsidR="004545BC" w:rsidRPr="004545BC" w:rsidDel="005143D4">
          <w:rPr>
            <w:rFonts w:ascii="Arial" w:eastAsia="Arial" w:hAnsi="Arial" w:cs="Arial"/>
            <w:color w:val="000000"/>
            <w:lang w:val="ru-RU"/>
          </w:rPr>
          <w:delText xml:space="preserve">«Вставить в ответ» — </w:delText>
        </w:r>
        <w:r w:rsidR="004545BC" w:rsidRPr="004545BC" w:rsidDel="005143D4">
          <w:rPr>
            <w:rFonts w:ascii="Arial" w:eastAsia="Arial" w:hAnsi="Arial" w:cs="Arial"/>
            <w:color w:val="000000"/>
            <w:lang w:val="ru-RU"/>
          </w:rPr>
          <w:delText xml:space="preserve">копирует </w:delText>
        </w:r>
        <w:r w:rsidR="004545BC" w:rsidRPr="004545BC" w:rsidDel="005143D4">
          <w:rPr>
            <w:rFonts w:ascii="Arial" w:eastAsia="Arial" w:hAnsi="Arial" w:cs="Arial"/>
            <w:color w:val="000000"/>
            <w:lang w:val="ru-RU"/>
          </w:rPr>
          <w:delText>текст подсказки в поле ответа оператора без ссылки на СУЗ для клиента; оператор может отредактировать текст перед отправкой.</w:delText>
        </w:r>
      </w:del>
    </w:p>
    <w:p w14:paraId="3B2C1213" w14:textId="77777777" w:rsidR="005143D4" w:rsidRPr="004545BC" w:rsidRDefault="005143D4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37" w:author="Никита Гринь" w:date="2026-08-02T01:10:00Z" w16du:dateUtc="2026-08-01T22:10:00Z"/>
          <w:rFonts w:ascii="Arial" w:eastAsia="Arial" w:hAnsi="Arial" w:cs="Arial"/>
          <w:color w:val="000000"/>
          <w:lang w:val="ru-RU"/>
        </w:rPr>
      </w:pPr>
    </w:p>
    <w:p w14:paraId="42E01F8A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B26D1CB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Ссылка на статью СУЗ (название статьи) — открывает статью СУЗ в новой вкладке только для оператора.</w:t>
      </w:r>
    </w:p>
    <w:p w14:paraId="0B4B185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5AF2636D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«Воспользовался» — фиксирует, что оператор использовал подсказку.</w:t>
      </w:r>
    </w:p>
    <w:p w14:paraId="1FDD3CEB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576C191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«Не воспользовался» — фиксирует, что подсказкой не воспользовались.</w:t>
      </w:r>
    </w:p>
    <w:p w14:paraId="37EC8203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744789F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«Неполный ответ» — фиксирует, что ответ неполный.</w:t>
      </w:r>
    </w:p>
    <w:p w14:paraId="68D422D5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D4932A0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4545BC">
        <w:rPr>
          <w:rFonts w:ascii="Arial" w:eastAsia="Arial" w:hAnsi="Arial" w:cs="Arial"/>
          <w:color w:val="000000"/>
          <w:lang w:val="ru-RU"/>
        </w:rPr>
        <w:t>«Отключить суфлёр для диалога» — скрывает/отключает подсказки на текущий диалог с возможностью снова включить.</w:t>
      </w:r>
    </w:p>
    <w:p w14:paraId="6C27F785" w14:textId="77777777" w:rsidR="004545BC" w:rsidRPr="004545BC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0D6BDC34" w14:textId="20723AC0" w:rsidR="004545BC" w:rsidRPr="003C42DA" w:rsidRDefault="004545BC" w:rsidP="004545BC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  <w:lang w:val="ru-RU"/>
        </w:rPr>
        <w:t>Р</w:t>
      </w:r>
      <w:r w:rsidRPr="004545BC">
        <w:rPr>
          <w:rFonts w:ascii="Arial" w:eastAsia="Arial" w:hAnsi="Arial" w:cs="Arial"/>
          <w:color w:val="000000"/>
          <w:lang w:val="ru-RU"/>
        </w:rPr>
        <w:t xml:space="preserve">едактирует: тексты, подписи кнопок, видимость элементов и настройки виджета/АРМ задаёт </w:t>
      </w:r>
      <w:r>
        <w:rPr>
          <w:rFonts w:ascii="Arial" w:eastAsia="Arial" w:hAnsi="Arial" w:cs="Arial"/>
          <w:color w:val="000000"/>
          <w:lang w:val="ru-RU"/>
        </w:rPr>
        <w:t>а</w:t>
      </w:r>
      <w:r w:rsidRPr="004545BC">
        <w:rPr>
          <w:rFonts w:ascii="Arial" w:eastAsia="Arial" w:hAnsi="Arial" w:cs="Arial"/>
          <w:color w:val="000000"/>
          <w:lang w:val="ru-RU"/>
        </w:rPr>
        <w:t xml:space="preserve">дминистратор модуля Контакт-центра в панели администрирования. </w:t>
      </w:r>
      <w:r>
        <w:rPr>
          <w:rFonts w:ascii="Arial" w:eastAsia="Arial" w:hAnsi="Arial" w:cs="Arial"/>
          <w:color w:val="000000"/>
          <w:lang w:val="ru-RU"/>
        </w:rPr>
        <w:t>Р</w:t>
      </w:r>
      <w:r w:rsidRPr="004545BC">
        <w:rPr>
          <w:rFonts w:ascii="Arial" w:eastAsia="Arial" w:hAnsi="Arial" w:cs="Arial"/>
          <w:color w:val="000000"/>
          <w:lang w:val="ru-RU"/>
        </w:rPr>
        <w:t>азработчик поставляет функциональность и выполняет первичную настройку при внедрении; в эксплуатации правки кнопок разработчиком не требуются.</w:t>
      </w:r>
    </w:p>
    <w:p w14:paraId="3FE815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1B96835" wp14:editId="40DF6490">
            <wp:extent cx="6772275" cy="5578348"/>
            <wp:effectExtent l="0" t="0" r="0" b="0"/>
            <wp:docPr id="14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72275" cy="55783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8DB6D3" w14:textId="6B4A54AC" w:rsidR="006C6A99" w:rsidRDefault="00317F00" w:rsidP="006C6A99">
      <w:pPr>
        <w:pBdr>
          <w:top w:val="nil"/>
          <w:left w:val="nil"/>
          <w:bottom w:val="nil"/>
          <w:right w:val="nil"/>
          <w:between w:val="nil"/>
        </w:pBdr>
        <w:tabs>
          <w:tab w:val="right" w:pos="12960"/>
        </w:tabs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anchor distT="0" distB="0" distL="114300" distR="114300" simplePos="0" relativeHeight="251660288" behindDoc="0" locked="0" layoutInCell="1" allowOverlap="1" wp14:anchorId="12F1EB49" wp14:editId="0F0306B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8229600" cy="6743700"/>
            <wp:effectExtent l="0" t="0" r="0" b="0"/>
            <wp:wrapSquare wrapText="bothSides"/>
            <wp:docPr id="5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74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="006C6A99">
        <w:rPr>
          <w:rFonts w:ascii="Arial" w:eastAsia="Arial" w:hAnsi="Arial" w:cs="Arial"/>
          <w:i/>
          <w:iCs/>
        </w:rPr>
        <w:tab/>
      </w:r>
    </w:p>
    <w:p w14:paraId="17921CF4" w14:textId="77777777" w:rsidR="009D43E8" w:rsidRDefault="006C6A99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</w:rPr>
        <w:lastRenderedPageBreak/>
        <w:br w:type="textWrapping" w:clear="all"/>
      </w:r>
    </w:p>
    <w:p w14:paraId="68ABA8F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40" w:author="Никита Гринь" w:date="2026-08-02T01:17:00Z" w16du:dateUtc="2026-08-01T22:17:00Z"/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DE6C302" wp14:editId="58D3ECC8">
            <wp:extent cx="8229600" cy="6756400"/>
            <wp:effectExtent l="0" t="0" r="0" b="0"/>
            <wp:docPr id="31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75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7460D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41" w:author="Никита Гринь" w:date="2026-08-02T01:17:00Z" w16du:dateUtc="2026-08-01T22:17:00Z"/>
          <w:rFonts w:ascii="Arial" w:eastAsia="Arial" w:hAnsi="Arial" w:cs="Arial"/>
          <w:lang w:val="ru-RU"/>
          <w:rPrChange w:id="1542" w:author="Никита Гринь" w:date="2026-08-02T01:18:00Z" w16du:dateUtc="2026-08-01T22:18:00Z">
            <w:rPr>
              <w:ins w:id="1543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544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45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lastRenderedPageBreak/>
          <w:t>Взаимодействие оператора с АРМ онлайн-чата</w:t>
        </w:r>
      </w:ins>
    </w:p>
    <w:p w14:paraId="13A73266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46" w:author="Никита Гринь" w:date="2026-08-02T01:17:00Z" w16du:dateUtc="2026-08-01T22:17:00Z"/>
          <w:rFonts w:ascii="Arial" w:eastAsia="Arial" w:hAnsi="Arial" w:cs="Arial"/>
          <w:lang w:val="ru-RU"/>
          <w:rPrChange w:id="1547" w:author="Никита Гринь" w:date="2026-08-02T01:18:00Z" w16du:dateUtc="2026-08-01T22:18:00Z">
            <w:rPr>
              <w:ins w:id="1548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</w:p>
    <w:p w14:paraId="10452616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49" w:author="Никита Гринь" w:date="2026-08-02T01:17:00Z" w16du:dateUtc="2026-08-01T22:17:00Z"/>
          <w:rFonts w:ascii="Arial" w:eastAsia="Arial" w:hAnsi="Arial" w:cs="Arial"/>
          <w:lang w:val="ru-RU"/>
          <w:rPrChange w:id="1550" w:author="Никита Гринь" w:date="2026-08-02T01:18:00Z" w16du:dateUtc="2026-08-01T22:18:00Z">
            <w:rPr>
              <w:ins w:id="1551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552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53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1. Слева — очереди и список диалогов; в центре — переписка с клиентом и поле ответа; справа — блоки «Summary клиента», «Клиент» и «Суфлёр».</w:t>
        </w:r>
      </w:ins>
    </w:p>
    <w:p w14:paraId="47D2C1DB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54" w:author="Никита Гринь" w:date="2026-08-02T01:17:00Z" w16du:dateUtc="2026-08-01T22:17:00Z"/>
          <w:rFonts w:ascii="Arial" w:eastAsia="Arial" w:hAnsi="Arial" w:cs="Arial"/>
          <w:lang w:val="ru-RU"/>
          <w:rPrChange w:id="1555" w:author="Никита Гринь" w:date="2026-08-02T01:18:00Z" w16du:dateUtc="2026-08-01T22:18:00Z">
            <w:rPr>
              <w:ins w:id="1556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557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58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2. Оператор читает сообщения клиента в центре, при необходимости пишет ответ в поле ввода и нажимает «Отправить». По кнопке «Вставить в ответ» текст подсказки суфлёра вставляется в поле ответа; оператор может поправить его перед отправкой.</w:t>
        </w:r>
      </w:ins>
    </w:p>
    <w:p w14:paraId="7B63BA4F" w14:textId="77777777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559" w:author="Никита Гринь" w:date="2026-08-02T01:17:00Z" w16du:dateUtc="2026-08-01T22:17:00Z"/>
          <w:rFonts w:ascii="Arial" w:eastAsia="Arial" w:hAnsi="Arial" w:cs="Arial"/>
          <w:lang w:val="ru-RU"/>
          <w:rPrChange w:id="1560" w:author="Никита Гринь" w:date="2026-08-02T01:18:00Z" w16du:dateUtc="2026-08-01T22:18:00Z">
            <w:rPr>
              <w:ins w:id="1561" w:author="Никита Гринь" w:date="2026-08-02T01:17:00Z" w16du:dateUtc="2026-08-01T22:17:00Z"/>
              <w:rFonts w:ascii="Arial" w:eastAsia="Arial" w:hAnsi="Arial" w:cs="Arial"/>
              <w:i/>
              <w:iCs/>
              <w:lang w:val="ru-RU"/>
            </w:rPr>
          </w:rPrChange>
        </w:rPr>
      </w:pPr>
      <w:ins w:id="1562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63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3. Разделы «Клиент» и «Summary клиента» справа по умолчанию свёрнуты. Чтобы посмотреть подробности — навести мышь на блок; чтобы свернуть — убрать мышь. Нажимать для открытия не нужно. Данные показываются на месте.</w:t>
        </w:r>
      </w:ins>
    </w:p>
    <w:p w14:paraId="28C46D66" w14:textId="3BEF5B0A" w:rsidR="004811F7" w:rsidRPr="004811F7" w:rsidRDefault="004811F7" w:rsidP="004811F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  <w:rPrChange w:id="1564" w:author="Никита Гринь" w:date="2026-08-02T01:18:00Z" w16du:dateUtc="2026-08-01T22:18:00Z">
            <w:rPr>
              <w:rFonts w:ascii="Arial" w:eastAsia="Arial" w:hAnsi="Arial" w:cs="Arial"/>
              <w:i/>
              <w:iCs/>
            </w:rPr>
          </w:rPrChange>
        </w:rPr>
      </w:pPr>
      <w:ins w:id="1565" w:author="Никита Гринь" w:date="2026-08-02T01:17:00Z" w16du:dateUtc="2026-08-01T22:17:00Z">
        <w:r w:rsidRPr="004811F7">
          <w:rPr>
            <w:rFonts w:ascii="Arial" w:eastAsia="Arial" w:hAnsi="Arial" w:cs="Arial"/>
            <w:lang w:val="ru-RU"/>
            <w:rPrChange w:id="1566" w:author="Никита Гринь" w:date="2026-08-02T01:18:00Z" w16du:dateUtc="2026-08-01T22:1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>4. В блоке «Суфлёр» оператор смотрит подсказку, при наведении мыши видит полный текст, ссылку на статью СУЗ и кнопки «Воспользовался / Не воспользовался / Неполный ответ».</w:t>
        </w:r>
      </w:ins>
    </w:p>
    <w:p w14:paraId="1C7F318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552F9251" wp14:editId="1D0D0937">
            <wp:extent cx="8229600" cy="5943600"/>
            <wp:effectExtent l="0" t="0" r="0" b="0"/>
            <wp:docPr id="55" name="image5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9AE6C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8274A04" wp14:editId="364F366C">
            <wp:extent cx="8229600" cy="6223000"/>
            <wp:effectExtent l="0" t="0" r="0" b="0"/>
            <wp:docPr id="27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22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94FE2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7E7A534" wp14:editId="2CB978CF">
            <wp:extent cx="8229600" cy="6197600"/>
            <wp:effectExtent l="0" t="0" r="0" b="0"/>
            <wp:docPr id="24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E6A9B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25C6A86" wp14:editId="0E6F81E8">
            <wp:extent cx="8229600" cy="6197600"/>
            <wp:effectExtent l="0" t="0" r="0" b="0"/>
            <wp:docPr id="13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619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095D8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[Прил.1 §4.3.2]: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модуль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 в канале онлайн-чат обрабатывает текстовые сообщения клиентов для релевантных подсказок оператору онлайн-чата Контакт-центра; обратная связь обязательна.</w:t>
      </w:r>
    </w:p>
    <w:p w14:paraId="275680B4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Подсказки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ходе диалога; ссылки на статьи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СУЗ — только оператору</w:t>
      </w:r>
      <w:r w:rsidRPr="003C42DA">
        <w:rPr>
          <w:rFonts w:ascii="Arial" w:eastAsia="Arial" w:hAnsi="Arial" w:cs="Arial"/>
          <w:color w:val="000000"/>
          <w:lang w:val="ru-RU"/>
        </w:rPr>
        <w:t xml:space="preserve"> (кликабельное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название статьи</w:t>
      </w:r>
      <w:sdt>
        <w:sdtPr>
          <w:tag w:val="goog_rdk_193"/>
          <w:id w:val="-721326092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↗, не метка «СУЗ»; клиенту в онлайн-чате ссылки на СУЗ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отправляются).</w:t>
      </w:r>
    </w:p>
    <w:p w14:paraId="3C943FC0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Карточки подсказок в правой панели — компактный предпросмотр; полное содержимое и обратная связь §4.3.2.5 — при 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раскрытии (</w:t>
      </w:r>
      <w:r>
        <w:rPr>
          <w:rFonts w:ascii="Arial" w:eastAsia="Arial" w:hAnsi="Arial" w:cs="Arial"/>
          <w:color w:val="000000"/>
        </w:rPr>
        <w:t>hover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focus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см. макет </w:t>
      </w:r>
      <w:r>
        <w:fldChar w:fldCharType="begin"/>
      </w:r>
      <w:r>
        <w:instrText>HYPERLINK</w:instrText>
      </w:r>
      <w:r w:rsidRPr="003339CA">
        <w:rPr>
          <w:lang w:val="ru-RU"/>
          <w:rPrChange w:id="157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7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7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80" w:author="Никита Гринь" w:date="2026-07-31T10:56:00Z" w16du:dateUtc="2026-07-31T07:56:00Z">
            <w:rPr/>
          </w:rPrChange>
        </w:rPr>
        <w:instrText>.</w:instrText>
      </w:r>
      <w:r>
        <w:instrText>gha</w:instrText>
      </w:r>
      <w:r w:rsidRPr="003339CA">
        <w:rPr>
          <w:lang w:val="ru-RU"/>
          <w:rPrChange w:id="1581" w:author="Никита Гринь" w:date="2026-07-31T10:56:00Z" w16du:dateUtc="2026-07-31T07:56:00Z">
            <w:rPr/>
          </w:rPrChange>
        </w:rPr>
        <w:instrText>19</w:instrText>
      </w:r>
      <w:r>
        <w:instrText>d</w:instrText>
      </w:r>
      <w:r w:rsidRPr="003339CA">
        <w:rPr>
          <w:lang w:val="ru-RU"/>
          <w:rPrChange w:id="1582" w:author="Никита Гринь" w:date="2026-07-31T10:56:00Z" w16du:dateUtc="2026-07-31T07:56:00Z">
            <w:rPr/>
          </w:rPrChange>
        </w:rPr>
        <w:instrText>2</w:instrText>
      </w:r>
      <w:r>
        <w:instrText>qwtbc</w:instrText>
      </w:r>
      <w:r w:rsidRPr="003339CA">
        <w:rPr>
          <w:lang w:val="ru-RU"/>
          <w:rPrChange w:id="1583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-3.</w:t>
      </w:r>
    </w:p>
    <w:p w14:paraId="1E5E71BC" w14:textId="77777777" w:rsidR="009D43E8" w:rsidRPr="003C42DA" w:rsidRDefault="00317F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Обратная связь по подсказкам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обязательна</w:t>
      </w:r>
      <w:r w:rsidRPr="003C42DA">
        <w:rPr>
          <w:rFonts w:ascii="Arial" w:eastAsia="Arial" w:hAnsi="Arial" w:cs="Arial"/>
          <w:lang w:val="ru-RU"/>
        </w:rPr>
        <w:t>.</w:t>
      </w:r>
    </w:p>
    <w:p w14:paraId="283DE9A1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84" w:name="bookmark=id.7oif0px6o9db" w:colFirst="0" w:colLast="0"/>
      <w:bookmarkEnd w:id="158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.4.1. Пользовательские сценарии</w:t>
      </w:r>
    </w:p>
    <w:p w14:paraId="6A387F0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§4.3.2]: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01…</w:t>
      </w:r>
      <w:r>
        <w:rPr>
          <w:rFonts w:ascii="Arial" w:eastAsia="Arial" w:hAnsi="Arial" w:cs="Arial"/>
          <w:b/>
          <w:bCs/>
          <w:color w:val="000000"/>
        </w:rPr>
        <w:t>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03</w:t>
      </w:r>
    </w:p>
    <w:p w14:paraId="146E42EE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194"/>
          <w:id w:val="1798655869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Сообщение клиента → подсказка; ответ без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permalink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; ручной режим при сбое.</w:t>
          </w:r>
        </w:sdtContent>
      </w:sdt>
    </w:p>
    <w:tbl>
      <w:tblPr>
        <w:tblStyle w:val="106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7985"/>
        <w:gridCol w:w="1780"/>
      </w:tblGrid>
      <w:tr w:rsidR="009D43E8" w14:paraId="0B8354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50A62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980" w:type="dxa"/>
          </w:tcPr>
          <w:p w14:paraId="5A82F0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7984" w:type="dxa"/>
          </w:tcPr>
          <w:p w14:paraId="6C5E96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780" w:type="dxa"/>
          </w:tcPr>
          <w:p w14:paraId="03B681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34E71A8" w14:textId="77777777" w:rsidTr="009D43E8">
        <w:tc>
          <w:tcPr>
            <w:tcW w:w="1980" w:type="dxa"/>
          </w:tcPr>
          <w:p w14:paraId="485EE9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  <w:tc>
          <w:tcPr>
            <w:tcW w:w="1980" w:type="dxa"/>
          </w:tcPr>
          <w:p w14:paraId="7C295F4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195"/>
                <w:id w:val="66234352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Сообщение клиента → подсказка в АРМ</w:t>
                </w:r>
              </w:sdtContent>
            </w:sdt>
          </w:p>
        </w:tc>
        <w:tc>
          <w:tcPr>
            <w:tcW w:w="7984" w:type="dxa"/>
          </w:tcPr>
          <w:p w14:paraId="5A390F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платформа онлайн-чата переда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сообщения клиента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текст).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поступает в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196"/>
                <w:id w:val="-24728848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р → поиск по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sdt>
              <w:sdtPr>
                <w:tag w:val="goog_rdk_197"/>
                <w:id w:val="-206690502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языковая модель; метаданные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подсказок в правой панели АРМ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198"/>
                <w:id w:val="132394725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под каждой подсказкой.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SUF-T-03, CHAT-T-04.</w:t>
            </w:r>
          </w:p>
        </w:tc>
        <w:tc>
          <w:tcPr>
            <w:tcW w:w="1780" w:type="dxa"/>
          </w:tcPr>
          <w:p w14:paraId="5A275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365CB1EF" w14:textId="77777777" w:rsidTr="009D43E8">
        <w:tc>
          <w:tcPr>
            <w:tcW w:w="1980" w:type="dxa"/>
          </w:tcPr>
          <w:p w14:paraId="636B08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  <w:tc>
          <w:tcPr>
            <w:tcW w:w="1980" w:type="dxa"/>
          </w:tcPr>
          <w:p w14:paraId="1C2B77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Ответ клиенту без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7984" w:type="dxa"/>
          </w:tcPr>
          <w:p w14:paraId="4A981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«Вставить» или редактирует черновик ответа.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ссылки на СУЗ удаляются; фиксируется «текст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ра» и «отправлено оператором».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получает сообщение без постоянной ссылки на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780" w:type="dxa"/>
          </w:tcPr>
          <w:p w14:paraId="47AF9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4.3.2.7</w:t>
            </w:r>
          </w:p>
        </w:tc>
      </w:tr>
      <w:tr w:rsidR="009D43E8" w14:paraId="23CF6F5A" w14:textId="77777777" w:rsidTr="009D43E8">
        <w:tc>
          <w:tcPr>
            <w:tcW w:w="1980" w:type="dxa"/>
          </w:tcPr>
          <w:p w14:paraId="1D22DE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UC-SUF-C03</w:t>
            </w:r>
          </w:p>
        </w:tc>
        <w:tc>
          <w:tcPr>
            <w:tcW w:w="1980" w:type="dxa"/>
          </w:tcPr>
          <w:p w14:paraId="5DCC9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 недоступен — ручной ответ</w:t>
            </w:r>
          </w:p>
        </w:tc>
        <w:tc>
          <w:tcPr>
            <w:tcW w:w="7984" w:type="dxa"/>
          </w:tcPr>
          <w:p w14:paraId="0BEC99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или языковая модель не ответили в срок или вернули ошибку.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переход в режим ручной работы (плавная деградация сервиса).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отвечает вручную; отображается «суфл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недоступен».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 (негативный сценарий).</w:t>
            </w:r>
          </w:p>
        </w:tc>
        <w:tc>
          <w:tcPr>
            <w:tcW w:w="1780" w:type="dxa"/>
          </w:tcPr>
          <w:p w14:paraId="0ECB2E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</w:tbl>
    <w:p w14:paraId="67EF935A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585" w:name="bookmark=id.14d2gy31bzj4" w:colFirst="0" w:colLast="0"/>
      <w:bookmarkEnd w:id="1585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.4.2. Функциональные требования (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панели суфлера в АРМ)</w:t>
      </w:r>
    </w:p>
    <w:p w14:paraId="6CF4E4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§4.3.2, §4.6.3]: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каноническая таблица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§4.3.2 — </w:t>
      </w:r>
      <w:r>
        <w:fldChar w:fldCharType="begin"/>
      </w:r>
      <w:r>
        <w:instrText>HYPERLINK</w:instrText>
      </w:r>
      <w:r w:rsidRPr="003339CA">
        <w:rPr>
          <w:lang w:val="ru-RU"/>
          <w:rPrChange w:id="158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8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58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589" w:author="Никита Гринь" w:date="2026-07-31T10:56:00Z" w16du:dateUtc="2026-07-31T07:56:00Z">
            <w:rPr/>
          </w:rPrChange>
        </w:rPr>
        <w:instrText>.7</w:instrText>
      </w:r>
      <w:r>
        <w:instrText>mw</w:instrText>
      </w:r>
      <w:r w:rsidRPr="003339CA">
        <w:rPr>
          <w:lang w:val="ru-RU"/>
          <w:rPrChange w:id="1590" w:author="Никита Гринь" w:date="2026-07-31T10:56:00Z" w16du:dateUtc="2026-07-31T07:56:00Z">
            <w:rPr/>
          </w:rPrChange>
        </w:rPr>
        <w:instrText>6</w:instrText>
      </w:r>
      <w:r>
        <w:instrText>dnhkpw</w:instrText>
      </w:r>
      <w:r w:rsidRPr="003339CA">
        <w:rPr>
          <w:lang w:val="ru-RU"/>
          <w:rPrChange w:id="1591" w:author="Никита Гринь" w:date="2026-07-31T10:56:00Z" w16du:dateUtc="2026-07-31T07:56:00Z">
            <w:rPr/>
          </w:rPrChange>
        </w:rPr>
        <w:instrText>1</w:instrText>
      </w:r>
      <w:r>
        <w:instrText>b</w:instrText>
      </w:r>
      <w:r w:rsidRPr="003339CA">
        <w:rPr>
          <w:lang w:val="ru-RU"/>
          <w:rPrChange w:id="1592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.3.4.2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</w:t>
      </w:r>
      <w:r w:rsidRPr="003C42DA">
        <w:rPr>
          <w:rFonts w:ascii="Arial" w:eastAsia="Arial" w:hAnsi="Arial" w:cs="Arial"/>
          <w:color w:val="000000"/>
          <w:lang w:val="ru-RU"/>
        </w:rPr>
        <w:t>00…</w:t>
      </w:r>
      <w:r>
        <w:rPr>
          <w:rFonts w:ascii="Arial" w:eastAsia="Arial" w:hAnsi="Arial" w:cs="Arial"/>
          <w:color w:val="000000"/>
        </w:rPr>
        <w:t>C</w:t>
      </w:r>
      <w:r w:rsidRPr="003C42DA">
        <w:rPr>
          <w:rFonts w:ascii="Arial" w:eastAsia="Arial" w:hAnsi="Arial" w:cs="Arial"/>
          <w:color w:val="000000"/>
          <w:lang w:val="ru-RU"/>
        </w:rPr>
        <w:t xml:space="preserve">13). Ниже — ссылочная сводка для навигации из раздела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; дублирование блоков «Вход/Механизм/Выход/При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мка»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выполняется.</w:t>
      </w:r>
    </w:p>
    <w:tbl>
      <w:tblPr>
        <w:tblStyle w:val="105"/>
        <w:tblW w:w="126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935"/>
        <w:gridCol w:w="4785"/>
        <w:gridCol w:w="2880"/>
      </w:tblGrid>
      <w:tr w:rsidR="009D43E8" w14:paraId="52E3926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35" w:type="dxa"/>
          </w:tcPr>
          <w:p w14:paraId="09F75E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785" w:type="dxa"/>
          </w:tcPr>
          <w:p w14:paraId="71FCD7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2880" w:type="dxa"/>
          </w:tcPr>
          <w:p w14:paraId="0BDDB1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</w:t>
            </w:r>
          </w:p>
        </w:tc>
      </w:tr>
      <w:tr w:rsidR="009D43E8" w14:paraId="3063A7E0" w14:textId="77777777" w:rsidTr="009D43E8">
        <w:tc>
          <w:tcPr>
            <w:tcW w:w="4935" w:type="dxa"/>
          </w:tcPr>
          <w:p w14:paraId="7F7509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FR-SUF-C00</w:t>
            </w:r>
          </w:p>
        </w:tc>
        <w:tc>
          <w:tcPr>
            <w:tcW w:w="4785" w:type="dxa"/>
          </w:tcPr>
          <w:p w14:paraId="47EB4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</w:t>
            </w:r>
          </w:p>
        </w:tc>
        <w:tc>
          <w:tcPr>
            <w:tcW w:w="2880" w:type="dxa"/>
          </w:tcPr>
          <w:p w14:paraId="276D8A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4D34C6D7" w14:textId="77777777" w:rsidTr="009D43E8">
        <w:tc>
          <w:tcPr>
            <w:tcW w:w="4935" w:type="dxa"/>
          </w:tcPr>
          <w:p w14:paraId="7A2C0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FR-SUF-C09</w:t>
            </w:r>
          </w:p>
        </w:tc>
        <w:tc>
          <w:tcPr>
            <w:tcW w:w="4785" w:type="dxa"/>
          </w:tcPr>
          <w:p w14:paraId="06D61F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4.3.2.2</w:t>
            </w:r>
          </w:p>
        </w:tc>
        <w:tc>
          <w:tcPr>
            <w:tcW w:w="2880" w:type="dxa"/>
          </w:tcPr>
          <w:p w14:paraId="5F7958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1561A144" w14:textId="77777777" w:rsidTr="009D43E8">
        <w:tc>
          <w:tcPr>
            <w:tcW w:w="4935" w:type="dxa"/>
          </w:tcPr>
          <w:p w14:paraId="7CBCFC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FR-SUF-C10</w:t>
            </w:r>
          </w:p>
        </w:tc>
        <w:tc>
          <w:tcPr>
            <w:tcW w:w="4785" w:type="dxa"/>
          </w:tcPr>
          <w:p w14:paraId="7923FF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4.3.2.3</w:t>
            </w:r>
          </w:p>
        </w:tc>
        <w:tc>
          <w:tcPr>
            <w:tcW w:w="2880" w:type="dxa"/>
          </w:tcPr>
          <w:p w14:paraId="74FC7D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044A3BAE" w14:textId="77777777" w:rsidTr="009D43E8">
        <w:tc>
          <w:tcPr>
            <w:tcW w:w="4935" w:type="dxa"/>
          </w:tcPr>
          <w:p w14:paraId="5D7470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FR-SUF-C01</w:t>
            </w:r>
          </w:p>
        </w:tc>
        <w:tc>
          <w:tcPr>
            <w:tcW w:w="4785" w:type="dxa"/>
          </w:tcPr>
          <w:p w14:paraId="5716D8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4.3.2.4</w:t>
            </w:r>
          </w:p>
        </w:tc>
        <w:tc>
          <w:tcPr>
            <w:tcW w:w="2880" w:type="dxa"/>
          </w:tcPr>
          <w:p w14:paraId="227BD9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6035D82F" w14:textId="77777777" w:rsidTr="009D43E8">
        <w:tc>
          <w:tcPr>
            <w:tcW w:w="4935" w:type="dxa"/>
          </w:tcPr>
          <w:p w14:paraId="2EE024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FR-SUF-C04</w:t>
            </w:r>
          </w:p>
        </w:tc>
        <w:tc>
          <w:tcPr>
            <w:tcW w:w="4785" w:type="dxa"/>
          </w:tcPr>
          <w:p w14:paraId="67D211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4.3.2.5</w:t>
            </w:r>
          </w:p>
        </w:tc>
        <w:tc>
          <w:tcPr>
            <w:tcW w:w="2880" w:type="dxa"/>
          </w:tcPr>
          <w:p w14:paraId="00E805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2087C444" w14:textId="77777777" w:rsidTr="009D43E8">
        <w:tc>
          <w:tcPr>
            <w:tcW w:w="4935" w:type="dxa"/>
          </w:tcPr>
          <w:p w14:paraId="0CB368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FR-SUF-C02</w:t>
            </w:r>
          </w:p>
        </w:tc>
        <w:tc>
          <w:tcPr>
            <w:tcW w:w="4785" w:type="dxa"/>
          </w:tcPr>
          <w:p w14:paraId="59B54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4.3.2.6–7</w:t>
            </w:r>
          </w:p>
        </w:tc>
        <w:tc>
          <w:tcPr>
            <w:tcW w:w="2880" w:type="dxa"/>
          </w:tcPr>
          <w:p w14:paraId="1A5DEE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4E08868B" w14:textId="77777777" w:rsidTr="009D43E8">
        <w:tc>
          <w:tcPr>
            <w:tcW w:w="4935" w:type="dxa"/>
          </w:tcPr>
          <w:p w14:paraId="13811E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FR-SUF-C05</w:t>
            </w:r>
          </w:p>
        </w:tc>
        <w:tc>
          <w:tcPr>
            <w:tcW w:w="4785" w:type="dxa"/>
          </w:tcPr>
          <w:p w14:paraId="5B894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4.3.2.8</w:t>
            </w:r>
          </w:p>
        </w:tc>
        <w:tc>
          <w:tcPr>
            <w:tcW w:w="2880" w:type="dxa"/>
          </w:tcPr>
          <w:p w14:paraId="3BD74F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57707956" w14:textId="77777777" w:rsidTr="009D43E8">
        <w:tc>
          <w:tcPr>
            <w:tcW w:w="4935" w:type="dxa"/>
          </w:tcPr>
          <w:p w14:paraId="381E6E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FR-SUF-14</w:t>
            </w:r>
          </w:p>
        </w:tc>
        <w:tc>
          <w:tcPr>
            <w:tcW w:w="4785" w:type="dxa"/>
          </w:tcPr>
          <w:p w14:paraId="027262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4.3.2.9</w:t>
            </w:r>
          </w:p>
        </w:tc>
        <w:tc>
          <w:tcPr>
            <w:tcW w:w="2880" w:type="dxa"/>
          </w:tcPr>
          <w:p w14:paraId="793092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u27pzh81c9vg">
              <w:r>
                <w:rPr>
                  <w:rFonts w:ascii="Arial" w:eastAsia="Arial" w:hAnsi="Arial" w:cs="Arial"/>
                  <w:color w:val="156082"/>
                </w:rPr>
                <w:t>II.3.4.1</w:t>
              </w:r>
            </w:hyperlink>
          </w:p>
        </w:tc>
      </w:tr>
      <w:tr w:rsidR="009D43E8" w14:paraId="35F38F7C" w14:textId="77777777" w:rsidTr="009D43E8">
        <w:tc>
          <w:tcPr>
            <w:tcW w:w="4935" w:type="dxa"/>
          </w:tcPr>
          <w:p w14:paraId="10EBC4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FR-SUF-C11</w:t>
            </w:r>
          </w:p>
        </w:tc>
        <w:tc>
          <w:tcPr>
            <w:tcW w:w="4785" w:type="dxa"/>
          </w:tcPr>
          <w:p w14:paraId="3FD901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4.3.2.10</w:t>
            </w:r>
          </w:p>
        </w:tc>
        <w:tc>
          <w:tcPr>
            <w:tcW w:w="2880" w:type="dxa"/>
          </w:tcPr>
          <w:p w14:paraId="0324CD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2A1C11CD" w14:textId="77777777" w:rsidTr="009D43E8">
        <w:tc>
          <w:tcPr>
            <w:tcW w:w="4935" w:type="dxa"/>
          </w:tcPr>
          <w:p w14:paraId="5BD46A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FR-SUF-C13</w:t>
            </w:r>
          </w:p>
        </w:tc>
        <w:tc>
          <w:tcPr>
            <w:tcW w:w="4785" w:type="dxa"/>
          </w:tcPr>
          <w:p w14:paraId="7F151A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</w:t>
            </w:r>
          </w:p>
        </w:tc>
        <w:tc>
          <w:tcPr>
            <w:tcW w:w="2880" w:type="dxa"/>
          </w:tcPr>
          <w:p w14:paraId="67AB1A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024CC039" w14:textId="77777777" w:rsidTr="009D43E8">
        <w:tc>
          <w:tcPr>
            <w:tcW w:w="4935" w:type="dxa"/>
          </w:tcPr>
          <w:p w14:paraId="11E3B0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FR-SUF-C12</w:t>
            </w:r>
          </w:p>
        </w:tc>
        <w:tc>
          <w:tcPr>
            <w:tcW w:w="4785" w:type="dxa"/>
          </w:tcPr>
          <w:p w14:paraId="66F8EB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4.3.2.12</w:t>
            </w:r>
          </w:p>
        </w:tc>
        <w:tc>
          <w:tcPr>
            <w:tcW w:w="2880" w:type="dxa"/>
          </w:tcPr>
          <w:p w14:paraId="766456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</w:p>
        </w:tc>
      </w:tr>
      <w:tr w:rsidR="009D43E8" w14:paraId="5557459E" w14:textId="77777777" w:rsidTr="009D43E8">
        <w:tc>
          <w:tcPr>
            <w:tcW w:w="4935" w:type="dxa"/>
          </w:tcPr>
          <w:p w14:paraId="5576F3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FR-SUF-C07, FR-SUF-C08</w:t>
            </w:r>
          </w:p>
        </w:tc>
        <w:tc>
          <w:tcPr>
            <w:tcW w:w="4785" w:type="dxa"/>
          </w:tcPr>
          <w:p w14:paraId="4F6435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4.6.3</w:t>
            </w:r>
          </w:p>
        </w:tc>
        <w:tc>
          <w:tcPr>
            <w:tcW w:w="2880" w:type="dxa"/>
          </w:tcPr>
          <w:p w14:paraId="526059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7mw6dnhkpw1b">
              <w:r>
                <w:rPr>
                  <w:rFonts w:ascii="Arial" w:eastAsia="Arial" w:hAnsi="Arial" w:cs="Arial"/>
                  <w:color w:val="156082"/>
                </w:rPr>
                <w:t>II.3.4.2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hyperlink w:anchor="bookmark=id.fe42mr8qcsmh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</w:tr>
    </w:tbl>
    <w:p w14:paraId="1016935F" w14:textId="77777777" w:rsidR="009D43E8" w:rsidRDefault="00317F00">
      <w:pPr>
        <w:pStyle w:val="3"/>
        <w:rPr>
          <w:rFonts w:ascii="Arial" w:eastAsia="Arial" w:hAnsi="Arial" w:cs="Arial"/>
        </w:rPr>
      </w:pPr>
      <w:bookmarkStart w:id="1593" w:name="bookmark=id.i5akc7hy7qh6" w:colFirst="0" w:colLast="0"/>
      <w:bookmarkEnd w:id="1593"/>
      <w:r>
        <w:rPr>
          <w:rFonts w:ascii="Arial" w:eastAsia="Arial" w:hAnsi="Arial" w:cs="Arial"/>
        </w:rPr>
        <w:t>II.4.3. Стыковка с платформой онлайн-чата (§8.1 integration TZ)</w:t>
      </w:r>
    </w:p>
    <w:p w14:paraId="4D20563D" w14:textId="77777777" w:rsidR="009D43E8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sdt>
        <w:sdtPr>
          <w:tag w:val="goog_rdk_199"/>
          <w:id w:val="-889717424"/>
        </w:sdtPr>
        <w:sdtContent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[integration TZ §8.1]: обмен онлайн-чат ↔ суфл</w:t>
          </w:r>
        </w:sdtContent>
      </w:sdt>
      <w:r w:rsidR="00317F00">
        <w:rPr>
          <w:rFonts w:ascii="Arial" w:eastAsia="Arial" w:hAnsi="Arial" w:cs="Arial"/>
          <w:b/>
          <w:bCs/>
        </w:rPr>
        <w:t>е</w:t>
      </w:r>
      <w:r w:rsidR="00317F00">
        <w:rPr>
          <w:rFonts w:ascii="Arial" w:eastAsia="Arial" w:hAnsi="Arial" w:cs="Arial"/>
          <w:b/>
          <w:bCs/>
          <w:color w:val="000000"/>
        </w:rPr>
        <w:t>р</w:t>
      </w:r>
    </w:p>
    <w:p w14:paraId="6C993A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Sequence</w:t>
      </w:r>
      <w:r w:rsidRPr="003C42DA">
        <w:rPr>
          <w:rFonts w:ascii="Arial" w:eastAsia="Arial" w:hAnsi="Arial" w:cs="Arial"/>
          <w:color w:val="000000"/>
          <w:lang w:val="ru-RU"/>
        </w:rPr>
        <w:t>-диаграмма потоков сообщений и обратной связи оператора.</w:t>
      </w:r>
    </w:p>
    <w:tbl>
      <w:tblPr>
        <w:tblStyle w:val="104"/>
        <w:tblW w:w="103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0"/>
        <w:gridCol w:w="7075"/>
      </w:tblGrid>
      <w:tr w:rsidR="009D43E8" w14:paraId="6E95946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0" w:type="dxa"/>
          </w:tcPr>
          <w:p w14:paraId="4D747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Направление</w:t>
            </w:r>
          </w:p>
        </w:tc>
        <w:tc>
          <w:tcPr>
            <w:tcW w:w="7075" w:type="dxa"/>
          </w:tcPr>
          <w:p w14:paraId="09507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:rsidRPr="0050000B" w14:paraId="43F6593E" w14:textId="77777777" w:rsidTr="009D43E8">
        <w:tc>
          <w:tcPr>
            <w:tcW w:w="3260" w:type="dxa"/>
          </w:tcPr>
          <w:p w14:paraId="7B6C160D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0"/>
                <w:id w:val="142478136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Онлайн-чат → Суфл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р</w:t>
            </w:r>
          </w:p>
        </w:tc>
        <w:tc>
          <w:tcPr>
            <w:tcW w:w="7075" w:type="dxa"/>
          </w:tcPr>
          <w:p w14:paraId="7C96E5A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Каждое сообщение клиента (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канал, текст, время)</w:t>
            </w:r>
          </w:p>
        </w:tc>
      </w:tr>
      <w:tr w:rsidR="009D43E8" w:rsidRPr="0050000B" w14:paraId="6DF2E3ED" w14:textId="77777777" w:rsidTr="009D43E8">
        <w:tc>
          <w:tcPr>
            <w:tcW w:w="3260" w:type="dxa"/>
          </w:tcPr>
          <w:p w14:paraId="5CCA84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Суфл</w:t>
            </w:r>
            <w:r>
              <w:rPr>
                <w:rFonts w:ascii="Arial" w:eastAsia="Arial" w:hAnsi="Arial" w:cs="Arial"/>
              </w:rPr>
              <w:t>е</w:t>
            </w:r>
            <w:sdt>
              <w:sdtPr>
                <w:tag w:val="goog_rdk_201"/>
                <w:id w:val="-61471931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р → АРМ</w:t>
                </w:r>
              </w:sdtContent>
            </w:sdt>
          </w:p>
        </w:tc>
        <w:tc>
          <w:tcPr>
            <w:tcW w:w="7075" w:type="dxa"/>
          </w:tcPr>
          <w:p w14:paraId="604263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Ранжированные подсказки, % релевантности,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</w:tr>
      <w:tr w:rsidR="009D43E8" w:rsidRPr="0050000B" w14:paraId="5A7C842F" w14:textId="77777777" w:rsidTr="009D43E8">
        <w:tc>
          <w:tcPr>
            <w:tcW w:w="3260" w:type="dxa"/>
          </w:tcPr>
          <w:p w14:paraId="1A1F000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02"/>
                <w:id w:val="203579085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Оператор → Суфл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р</w:t>
            </w:r>
          </w:p>
        </w:tc>
        <w:tc>
          <w:tcPr>
            <w:tcW w:w="7075" w:type="dxa"/>
          </w:tcPr>
          <w:p w14:paraId="3250A2A6" w14:textId="6DDA5F39" w:rsidR="009D43E8" w:rsidRPr="003C42DA" w:rsidRDefault="004811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1594" w:author="Никита Гринь" w:date="2026-08-02T01:22:00Z" w16du:dateUtc="2026-08-01T22:22:00Z">
              <w:r w:rsidRPr="003C42DA">
                <w:rPr>
                  <w:rFonts w:ascii="Arial" w:eastAsia="Arial" w:hAnsi="Arial" w:cs="Arial"/>
                  <w:color w:val="000000"/>
                  <w:lang w:val="ru-RU"/>
                </w:rPr>
                <w:t xml:space="preserve">воспользовался / не </w:t>
              </w:r>
              <w:r>
                <w:rPr>
                  <w:rFonts w:ascii="Arial" w:eastAsia="Arial" w:hAnsi="Arial" w:cs="Arial"/>
                  <w:color w:val="000000"/>
                  <w:lang w:val="ru-RU"/>
                </w:rPr>
                <w:t>воспользовался / неполный ответ</w:t>
              </w:r>
            </w:ins>
            <w:del w:id="1596" w:author="Никита Гринь" w:date="2026-08-02T01:22:00Z" w16du:dateUtc="2026-08-01T22:22:00Z">
              <w:r w:rsidR="00317F00" w:rsidRPr="003C42DA" w:rsidDel="004811F7">
                <w:rPr>
                  <w:rFonts w:ascii="Arial" w:eastAsia="Arial" w:hAnsi="Arial" w:cs="Arial"/>
                  <w:color w:val="000000"/>
                  <w:lang w:val="ru-RU"/>
                </w:rPr>
                <w:delText>Полезно / Неполно / Неверно</w:delText>
              </w:r>
            </w:del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; отключение для диалога</w:t>
            </w:r>
          </w:p>
        </w:tc>
      </w:tr>
    </w:tbl>
    <w:p w14:paraId="5B09143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66D751FC" wp14:editId="6D710CEE">
            <wp:extent cx="8229600" cy="4229100"/>
            <wp:effectExtent l="0" t="0" r="0" b="0"/>
            <wp:docPr id="30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94D23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597" w:name="bookmark=id.kkdo6hgu9d54" w:colFirst="0" w:colLast="0"/>
      <w:bookmarkEnd w:id="159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 Модуль онлайн-чат (§2.2.2.4, §4.4)</w:t>
      </w:r>
    </w:p>
    <w:p w14:paraId="2AF0F2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§4.4]: виджеты, мессенджеры, АРМ, очереди</w:t>
      </w:r>
    </w:p>
    <w:p w14:paraId="788C9C2F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Модуль онлайн-чат — полноценная платформа текстового обслуживания: виджет на сайте/ИБ, мессенджеры (</w:t>
      </w:r>
      <w:r>
        <w:rPr>
          <w:rFonts w:ascii="Arial" w:eastAsia="Arial" w:hAnsi="Arial" w:cs="Arial"/>
          <w:color w:val="000000"/>
        </w:rPr>
        <w:t>TG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Viber</w:t>
      </w:r>
      <w:r w:rsidRPr="003C42DA">
        <w:rPr>
          <w:rFonts w:ascii="Arial" w:eastAsia="Arial" w:hAnsi="Arial" w:cs="Arial"/>
          <w:color w:val="000000"/>
          <w:lang w:val="ru-RU"/>
        </w:rPr>
        <w:t>), соцсети (</w:t>
      </w:r>
      <w:r>
        <w:rPr>
          <w:rFonts w:ascii="Arial" w:eastAsia="Arial" w:hAnsi="Arial" w:cs="Arial"/>
          <w:color w:val="000000"/>
        </w:rPr>
        <w:t>VK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OK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-каналы в едином АРМ оператора. </w:t>
      </w:r>
      <w:r>
        <w:rPr>
          <w:rFonts w:ascii="Arial" w:eastAsia="Arial" w:hAnsi="Arial" w:cs="Arial"/>
          <w:color w:val="000000"/>
        </w:rPr>
        <w:t>Он обеспечивает:</w:t>
      </w:r>
    </w:p>
    <w:p w14:paraId="4550AEF6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Три блока каналов (мессенджеры, соцсети,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>) и единую историю клиента</w:t>
      </w:r>
    </w:p>
    <w:p w14:paraId="4354DED2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Очереди, автоназначение, офлайн-режим и супервайзинг</w:t>
      </w:r>
    </w:p>
    <w:p w14:paraId="29F4F4C2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Интеграцию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159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59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0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01" w:author="Никита Гринь" w:date="2026-07-31T10:56:00Z" w16du:dateUtc="2026-07-31T07:56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602" w:author="Никита Гринь" w:date="2026-07-31T10:56:00Z" w16du:dateUtc="2026-07-31T07:56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603" w:author="Никита Гринь" w:date="2026-07-31T10:56:00Z" w16du:dateUtc="2026-07-31T07:56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604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) и бота первой линии</w:t>
      </w:r>
    </w:p>
    <w:p w14:paraId="355E817B" w14:textId="77777777" w:rsidR="009D43E8" w:rsidRPr="003C42DA" w:rsidRDefault="00317F00">
      <w:pPr>
        <w:numPr>
          <w:ilvl w:val="0"/>
          <w:numId w:val="21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22 пользовательских сценария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K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S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A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</w:t>
      </w:r>
      <w:r w:rsidRPr="003C42DA">
        <w:rPr>
          <w:rFonts w:ascii="Arial" w:eastAsia="Arial" w:hAnsi="Arial" w:cs="Arial"/>
          <w:color w:val="000000"/>
          <w:lang w:val="ru-RU"/>
        </w:rPr>
        <w:t xml:space="preserve">) и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-01…20</w:t>
      </w:r>
    </w:p>
    <w:p w14:paraId="059A1EB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банк получает единое окно оператора онлайн-чата с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>-подсказками и управляемыми очередями по всем текстовым каналам.</w:t>
      </w:r>
    </w:p>
    <w:p w14:paraId="0498C32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05" w:name="bookmark=id.roeq8z4xq3h0" w:colFirst="0" w:colLast="0"/>
      <w:bookmarkEnd w:id="160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.5.1. Контекст, каналы, состав системы</w:t>
      </w:r>
    </w:p>
    <w:p w14:paraId="73824D0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§4.4, §4.1.9]: каналы и цели модуля онлайн-чата</w:t>
      </w:r>
    </w:p>
    <w:p w14:paraId="68D224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Цели </w:t>
      </w:r>
      <w:r>
        <w:rPr>
          <w:rFonts w:ascii="Arial" w:eastAsia="Arial" w:hAnsi="Arial" w:cs="Arial"/>
          <w:color w:val="000000"/>
        </w:rPr>
        <w:t>AHT</w:t>
      </w:r>
      <w:r w:rsidRPr="003C42DA">
        <w:rPr>
          <w:rFonts w:ascii="Arial" w:eastAsia="Arial" w:hAnsi="Arial" w:cs="Arial"/>
          <w:color w:val="000000"/>
          <w:lang w:val="ru-RU"/>
        </w:rPr>
        <w:t xml:space="preserve">/качества; </w:t>
      </w:r>
      <w:r w:rsidRPr="003C42DA">
        <w:rPr>
          <w:rFonts w:ascii="Arial" w:eastAsia="Arial" w:hAnsi="Arial" w:cs="Arial"/>
          <w:lang w:val="ru-RU"/>
        </w:rPr>
        <w:t>диаграмма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состава; </w:t>
      </w:r>
      <w:r>
        <w:rPr>
          <w:rFonts w:ascii="Arial" w:eastAsia="Arial" w:hAnsi="Arial" w:cs="Arial"/>
          <w:color w:val="000000"/>
        </w:rPr>
        <w:t>As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Be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каналам.</w:t>
      </w:r>
    </w:p>
    <w:p w14:paraId="60D94C9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Цели:</w:t>
      </w:r>
    </w:p>
    <w:tbl>
      <w:tblPr>
        <w:tblStyle w:val="103"/>
        <w:tblW w:w="119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60"/>
        <w:gridCol w:w="5815"/>
        <w:gridCol w:w="2835"/>
      </w:tblGrid>
      <w:tr w:rsidR="009D43E8" w14:paraId="26D6959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60" w:type="dxa"/>
          </w:tcPr>
          <w:p w14:paraId="0B5C31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Цель</w:t>
            </w:r>
          </w:p>
        </w:tc>
        <w:tc>
          <w:tcPr>
            <w:tcW w:w="5815" w:type="dxa"/>
          </w:tcPr>
          <w:p w14:paraId="6AE1AE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Метрика</w:t>
            </w:r>
          </w:p>
        </w:tc>
        <w:tc>
          <w:tcPr>
            <w:tcW w:w="2835" w:type="dxa"/>
          </w:tcPr>
          <w:p w14:paraId="6EE373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BE91C92" w14:textId="77777777" w:rsidTr="009D43E8">
        <w:tc>
          <w:tcPr>
            <w:tcW w:w="3260" w:type="dxa"/>
          </w:tcPr>
          <w:p w14:paraId="11368A9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Единое окно оператора онлайн-чата</w:t>
            </w:r>
          </w:p>
        </w:tc>
        <w:tc>
          <w:tcPr>
            <w:tcW w:w="5815" w:type="dxa"/>
          </w:tcPr>
          <w:p w14:paraId="746EB1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3 блока каналов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(§4.4): мессенджеры </w:t>
            </w:r>
            <w:r>
              <w:rPr>
                <w:rFonts w:ascii="Arial" w:eastAsia="Arial" w:hAnsi="Arial" w:cs="Arial"/>
                <w:color w:val="000000"/>
              </w:rPr>
              <w:t>TG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соцсети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-каналы</w:t>
            </w:r>
          </w:p>
        </w:tc>
        <w:tc>
          <w:tcPr>
            <w:tcW w:w="2835" w:type="dxa"/>
          </w:tcPr>
          <w:p w14:paraId="558AE1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F38273A" w14:textId="77777777" w:rsidTr="009D43E8">
        <w:tc>
          <w:tcPr>
            <w:tcW w:w="3260" w:type="dxa"/>
          </w:tcPr>
          <w:p w14:paraId="48F9ED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Снижение AHT</w:t>
            </w:r>
          </w:p>
        </w:tc>
        <w:tc>
          <w:tcPr>
            <w:tcW w:w="5815" w:type="dxa"/>
          </w:tcPr>
          <w:p w14:paraId="370F6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Подсказки суфл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ра + шаблоны</w:t>
            </w:r>
          </w:p>
        </w:tc>
        <w:tc>
          <w:tcPr>
            <w:tcW w:w="2835" w:type="dxa"/>
          </w:tcPr>
          <w:p w14:paraId="65BF19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5A63F753" w14:textId="77777777" w:rsidTr="009D43E8">
        <w:tc>
          <w:tcPr>
            <w:tcW w:w="3260" w:type="dxa"/>
          </w:tcPr>
          <w:p w14:paraId="5845D5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Качество ответов</w:t>
            </w:r>
          </w:p>
        </w:tc>
        <w:tc>
          <w:tcPr>
            <w:tcW w:w="5815" w:type="dxa"/>
          </w:tcPr>
          <w:p w14:paraId="0A26265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Обязательная тематика и фидбек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</w:p>
        </w:tc>
        <w:tc>
          <w:tcPr>
            <w:tcW w:w="2835" w:type="dxa"/>
          </w:tcPr>
          <w:p w14:paraId="749A31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4.4, 4.3</w:t>
            </w:r>
          </w:p>
        </w:tc>
      </w:tr>
      <w:tr w:rsidR="009D43E8" w14:paraId="009D650C" w14:textId="77777777" w:rsidTr="009D43E8">
        <w:tc>
          <w:tcPr>
            <w:tcW w:w="3260" w:type="dxa"/>
          </w:tcPr>
          <w:p w14:paraId="48141C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Нагрузка онлайн-чата</w:t>
            </w:r>
          </w:p>
        </w:tc>
        <w:tc>
          <w:tcPr>
            <w:tcW w:w="5815" w:type="dxa"/>
          </w:tcPr>
          <w:p w14:paraId="46A26CD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одновременные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диалоги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диалоги в час (не «зв/ч»)</w:t>
            </w:r>
          </w:p>
        </w:tc>
        <w:tc>
          <w:tcPr>
            <w:tcW w:w="2835" w:type="dxa"/>
          </w:tcPr>
          <w:p w14:paraId="60358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4.4.6, 4.8</w:t>
            </w:r>
          </w:p>
        </w:tc>
      </w:tr>
    </w:tbl>
    <w:p w14:paraId="313A1B68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606" w:name="bookmark=id.5kmks2i30lu1" w:colFirst="0" w:colLast="0"/>
      <w:bookmarkEnd w:id="160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.5.1.1. Три блока каналов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tbl>
      <w:tblPr>
        <w:tblStyle w:val="102"/>
        <w:tblW w:w="118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56"/>
        <w:gridCol w:w="5740"/>
        <w:gridCol w:w="2884"/>
      </w:tblGrid>
      <w:tr w:rsidR="009D43E8" w14:paraId="07C42A0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55" w:type="dxa"/>
          </w:tcPr>
          <w:p w14:paraId="1D3A38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</w:t>
            </w:r>
          </w:p>
        </w:tc>
        <w:tc>
          <w:tcPr>
            <w:tcW w:w="5740" w:type="dxa"/>
          </w:tcPr>
          <w:p w14:paraId="5D92A1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Каналы</w:t>
            </w:r>
          </w:p>
        </w:tc>
        <w:tc>
          <w:tcPr>
            <w:tcW w:w="2884" w:type="dxa"/>
          </w:tcPr>
          <w:p w14:paraId="5D5101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</w:tr>
      <w:tr w:rsidR="009D43E8" w14:paraId="73161CDA" w14:textId="77777777" w:rsidTr="009D43E8">
        <w:tc>
          <w:tcPr>
            <w:tcW w:w="3255" w:type="dxa"/>
          </w:tcPr>
          <w:p w14:paraId="0B8E3B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Виджет / сайт</w:t>
            </w:r>
          </w:p>
        </w:tc>
        <w:tc>
          <w:tcPr>
            <w:tcW w:w="5740" w:type="dxa"/>
          </w:tcPr>
          <w:p w14:paraId="6A7CEF2A" w14:textId="2BD1097F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Веб-сайт банка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7A2704">
              <w:rPr>
                <w:lang w:val="ru-RU"/>
              </w:rPr>
              <w:t>иные каналы банка</w:t>
            </w:r>
            <w:r w:rsidR="007A2704" w:rsidRPr="007A2704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лендинги</w:t>
            </w:r>
          </w:p>
        </w:tc>
        <w:tc>
          <w:tcPr>
            <w:tcW w:w="2884" w:type="dxa"/>
          </w:tcPr>
          <w:p w14:paraId="55EFFE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§4.1.9, §4.4</w:t>
            </w:r>
          </w:p>
        </w:tc>
      </w:tr>
      <w:tr w:rsidR="009D43E8" w14:paraId="13BB756F" w14:textId="77777777" w:rsidTr="009D43E8">
        <w:tc>
          <w:tcPr>
            <w:tcW w:w="3255" w:type="dxa"/>
          </w:tcPr>
          <w:p w14:paraId="325DD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Мессенджеры</w:t>
            </w:r>
          </w:p>
        </w:tc>
        <w:tc>
          <w:tcPr>
            <w:tcW w:w="5740" w:type="dxa"/>
          </w:tcPr>
          <w:p w14:paraId="55B86E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Telegram, Viber</w:t>
            </w:r>
          </w:p>
        </w:tc>
        <w:tc>
          <w:tcPr>
            <w:tcW w:w="2884" w:type="dxa"/>
          </w:tcPr>
          <w:p w14:paraId="1F802F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4A7E8CC7" w14:textId="77777777" w:rsidTr="009D43E8">
        <w:tc>
          <w:tcPr>
            <w:tcW w:w="3255" w:type="dxa"/>
          </w:tcPr>
          <w:p w14:paraId="1994F1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Социальные сети</w:t>
            </w:r>
          </w:p>
        </w:tc>
        <w:tc>
          <w:tcPr>
            <w:tcW w:w="5740" w:type="dxa"/>
          </w:tcPr>
          <w:p w14:paraId="01F23A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ВКонтакте,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Одноклассники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(+ иные по согласованию)</w:t>
            </w:r>
          </w:p>
        </w:tc>
        <w:tc>
          <w:tcPr>
            <w:tcW w:w="2884" w:type="dxa"/>
          </w:tcPr>
          <w:p w14:paraId="44C4BC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7BF1557A" w14:textId="77777777" w:rsidTr="009D43E8">
        <w:tc>
          <w:tcPr>
            <w:tcW w:w="3255" w:type="dxa"/>
          </w:tcPr>
          <w:p w14:paraId="73EB88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API-каналы</w:t>
            </w:r>
          </w:p>
        </w:tc>
        <w:tc>
          <w:tcPr>
            <w:tcW w:w="5740" w:type="dxa"/>
          </w:tcPr>
          <w:p w14:paraId="2DE391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-адаптеры; регистрация в панели администратора</w:t>
            </w:r>
          </w:p>
        </w:tc>
        <w:tc>
          <w:tcPr>
            <w:tcW w:w="2884" w:type="dxa"/>
          </w:tcPr>
          <w:p w14:paraId="0E4804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§4.4.6</w:t>
            </w:r>
          </w:p>
        </w:tc>
      </w:tr>
    </w:tbl>
    <w:p w14:paraId="74692CA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Сохранение переписки: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все сообщения — единое хранилище с </w:t>
      </w:r>
      <w:r>
        <w:rPr>
          <w:rFonts w:ascii="Arial" w:eastAsia="Arial" w:hAnsi="Arial" w:cs="Arial"/>
          <w:color w:val="000000"/>
          <w:sz w:val="22"/>
          <w:szCs w:val="22"/>
        </w:rPr>
        <w:t>channel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client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timestamps</w:t>
      </w:r>
      <w:r w:rsidRPr="003C42DA">
        <w:rPr>
          <w:rFonts w:ascii="Arial" w:eastAsia="Arial" w:hAnsi="Arial" w:cs="Arial"/>
          <w:color w:val="000000"/>
          <w:lang w:val="ru-RU"/>
        </w:rPr>
        <w:t xml:space="preserve">; переходы между каналами — см. </w:t>
      </w:r>
      <w:r>
        <w:fldChar w:fldCharType="begin"/>
      </w:r>
      <w:r>
        <w:instrText>HYPERLINK</w:instrText>
      </w:r>
      <w:r w:rsidRPr="003339CA">
        <w:rPr>
          <w:lang w:val="ru-RU"/>
          <w:rPrChange w:id="160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0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0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10" w:author="Никита Гринь" w:date="2026-07-31T10:56:00Z" w16du:dateUtc="2026-07-31T07:56:00Z">
            <w:rPr/>
          </w:rPrChange>
        </w:rPr>
        <w:instrText>.</w:instrText>
      </w:r>
      <w:r>
        <w:instrText>u</w:instrText>
      </w:r>
      <w:r w:rsidRPr="003339CA">
        <w:rPr>
          <w:lang w:val="ru-RU"/>
          <w:rPrChange w:id="1611" w:author="Никита Гринь" w:date="2026-07-31T10:56:00Z" w16du:dateUtc="2026-07-31T07:56:00Z">
            <w:rPr/>
          </w:rPrChange>
        </w:rPr>
        <w:instrText>13</w:instrText>
      </w:r>
      <w:r>
        <w:instrText>h</w:instrText>
      </w:r>
      <w:r w:rsidRPr="003339CA">
        <w:rPr>
          <w:lang w:val="ru-RU"/>
          <w:rPrChange w:id="1612" w:author="Никита Гринь" w:date="2026-07-31T10:56:00Z" w16du:dateUtc="2026-07-31T07:56:00Z">
            <w:rPr/>
          </w:rPrChange>
        </w:rPr>
        <w:instrText>7</w:instrText>
      </w:r>
      <w:r>
        <w:instrText>pfqybsj</w:instrText>
      </w:r>
      <w:r w:rsidRPr="003339CA">
        <w:rPr>
          <w:lang w:val="ru-RU"/>
          <w:rPrChange w:id="1613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FR-CHAT-07</w:t>
      </w:r>
      <w:r>
        <w:fldChar w:fldCharType="end"/>
      </w:r>
      <w:r>
        <w:rPr>
          <w:rFonts w:ascii="Arial" w:eastAsia="Arial" w:hAnsi="Arial" w:cs="Arial"/>
          <w:color w:val="000000"/>
        </w:rPr>
        <w:t>.</w:t>
      </w:r>
    </w:p>
    <w:p w14:paraId="01E3860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Состав (целевой):</w:t>
      </w:r>
    </w:p>
    <w:p w14:paraId="1098547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50A053E" wp14:editId="0C77DBE4">
            <wp:extent cx="8229600" cy="4254500"/>
            <wp:effectExtent l="0" t="0" r="0" b="0"/>
            <wp:docPr id="7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5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101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5295"/>
        <w:gridCol w:w="5220"/>
      </w:tblGrid>
      <w:tr w:rsidR="009D43E8" w14:paraId="1552938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3EEC2D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Канал</w:t>
            </w:r>
          </w:p>
        </w:tc>
        <w:tc>
          <w:tcPr>
            <w:tcW w:w="5295" w:type="dxa"/>
          </w:tcPr>
          <w:p w14:paraId="059A45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As-Is</w:t>
            </w:r>
          </w:p>
        </w:tc>
        <w:tc>
          <w:tcPr>
            <w:tcW w:w="5220" w:type="dxa"/>
          </w:tcPr>
          <w:p w14:paraId="0A7068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</w:tr>
      <w:tr w:rsidR="009D43E8" w14:paraId="244740C0" w14:textId="77777777" w:rsidTr="009D43E8">
        <w:tc>
          <w:tcPr>
            <w:tcW w:w="2370" w:type="dxa"/>
          </w:tcPr>
          <w:p w14:paraId="1BF27F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Мессенджеры (Telegram, Viber)</w:t>
            </w:r>
          </w:p>
        </w:tc>
        <w:tc>
          <w:tcPr>
            <w:tcW w:w="5295" w:type="dxa"/>
          </w:tcPr>
          <w:p w14:paraId="411158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Единое окно</w:t>
            </w:r>
          </w:p>
        </w:tc>
        <w:tc>
          <w:tcPr>
            <w:tcW w:w="5220" w:type="dxa"/>
          </w:tcPr>
          <w:p w14:paraId="517F8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Сохранить</w:t>
            </w:r>
          </w:p>
        </w:tc>
      </w:tr>
      <w:tr w:rsidR="009D43E8" w14:paraId="2EFF8155" w14:textId="77777777" w:rsidTr="009D43E8">
        <w:tc>
          <w:tcPr>
            <w:tcW w:w="2370" w:type="dxa"/>
          </w:tcPr>
          <w:p w14:paraId="5C8BC1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Соцсети (VK, OK)</w:t>
            </w:r>
          </w:p>
        </w:tc>
        <w:tc>
          <w:tcPr>
            <w:tcW w:w="5295" w:type="dxa"/>
          </w:tcPr>
          <w:p w14:paraId="789B28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Единое окно (с мессенджерами)</w:t>
            </w:r>
          </w:p>
        </w:tc>
        <w:tc>
          <w:tcPr>
            <w:tcW w:w="5220" w:type="dxa"/>
          </w:tcPr>
          <w:p w14:paraId="7376C8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Сохранить</w:t>
            </w:r>
          </w:p>
        </w:tc>
      </w:tr>
      <w:tr w:rsidR="009D43E8" w:rsidRPr="0050000B" w14:paraId="0396C7D2" w14:textId="77777777" w:rsidTr="009D43E8">
        <w:tc>
          <w:tcPr>
            <w:tcW w:w="2370" w:type="dxa"/>
          </w:tcPr>
          <w:p w14:paraId="1B1153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 / сайт / ИБ</w:t>
            </w:r>
          </w:p>
        </w:tc>
        <w:tc>
          <w:tcPr>
            <w:tcW w:w="5295" w:type="dxa"/>
          </w:tcPr>
          <w:p w14:paraId="02C8A2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Отдельно от мессенджеров</w:t>
            </w:r>
          </w:p>
        </w:tc>
        <w:tc>
          <w:tcPr>
            <w:tcW w:w="5220" w:type="dxa"/>
          </w:tcPr>
          <w:p w14:paraId="66130A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Интеграция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единое АРМ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оператора — §4.1.9, §4.4</w:t>
            </w:r>
          </w:p>
        </w:tc>
      </w:tr>
      <w:tr w:rsidR="009D43E8" w14:paraId="5582E082" w14:textId="77777777" w:rsidTr="009D43E8">
        <w:tc>
          <w:tcPr>
            <w:tcW w:w="2370" w:type="dxa"/>
          </w:tcPr>
          <w:p w14:paraId="4A7C83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API-каналы</w:t>
            </w:r>
          </w:p>
        </w:tc>
        <w:tc>
          <w:tcPr>
            <w:tcW w:w="5295" w:type="dxa"/>
          </w:tcPr>
          <w:p w14:paraId="25D65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ТТ в scope</w:t>
            </w:r>
          </w:p>
        </w:tc>
        <w:tc>
          <w:tcPr>
            <w:tcW w:w="5220" w:type="dxa"/>
          </w:tcPr>
          <w:p w14:paraId="2B0E0F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Неограниченные API-каналы</w:t>
            </w:r>
          </w:p>
        </w:tc>
      </w:tr>
    </w:tbl>
    <w:p w14:paraId="18EBAB8D" w14:textId="77777777" w:rsidR="009D43E8" w:rsidRDefault="00317F00">
      <w:pPr>
        <w:pStyle w:val="3"/>
        <w:rPr>
          <w:rFonts w:ascii="Arial" w:eastAsia="Arial" w:hAnsi="Arial" w:cs="Arial"/>
        </w:rPr>
      </w:pPr>
      <w:bookmarkStart w:id="1614" w:name="bookmark=id.2x4wqwev29s" w:colFirst="0" w:colLast="0"/>
      <w:bookmarkEnd w:id="1614"/>
      <w:r>
        <w:rPr>
          <w:rFonts w:ascii="Arial" w:eastAsia="Arial" w:hAnsi="Arial" w:cs="Arial"/>
        </w:rPr>
        <w:t>II.5.2. Роли и администрирование</w:t>
      </w:r>
    </w:p>
    <w:p w14:paraId="24210F4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п.3–7]: роли модуля онлайн-чат</w:t>
      </w:r>
    </w:p>
    <w:p w14:paraId="2353BC1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Администратор КЦ, оператор онлайн-чата, супервизор;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-группы — открыто.</w:t>
      </w:r>
    </w:p>
    <w:tbl>
      <w:tblPr>
        <w:tblStyle w:val="100"/>
        <w:tblW w:w="122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70"/>
        <w:gridCol w:w="4825"/>
        <w:gridCol w:w="6060"/>
      </w:tblGrid>
      <w:tr w:rsidR="009D43E8" w14:paraId="2C7F334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69" w:type="dxa"/>
          </w:tcPr>
          <w:p w14:paraId="5E6443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</w:t>
            </w:r>
          </w:p>
        </w:tc>
        <w:tc>
          <w:tcPr>
            <w:tcW w:w="4825" w:type="dxa"/>
          </w:tcPr>
          <w:p w14:paraId="477220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Договорное имя</w:t>
            </w:r>
          </w:p>
        </w:tc>
        <w:tc>
          <w:tcPr>
            <w:tcW w:w="6060" w:type="dxa"/>
          </w:tcPr>
          <w:p w14:paraId="005DE0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Детализация </w:t>
            </w:r>
          </w:p>
        </w:tc>
      </w:tr>
      <w:tr w:rsidR="009D43E8" w14:paraId="3D9DF509" w14:textId="77777777" w:rsidTr="009D43E8">
        <w:tc>
          <w:tcPr>
            <w:tcW w:w="1369" w:type="dxa"/>
          </w:tcPr>
          <w:p w14:paraId="26DF7D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п.3</w:t>
            </w:r>
          </w:p>
        </w:tc>
        <w:tc>
          <w:tcPr>
            <w:tcW w:w="4825" w:type="dxa"/>
          </w:tcPr>
          <w:p w14:paraId="66E10A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Контакт-центра</w:t>
            </w:r>
          </w:p>
        </w:tc>
        <w:tc>
          <w:tcPr>
            <w:tcW w:w="6060" w:type="dxa"/>
          </w:tcPr>
          <w:p w14:paraId="62504C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полнота прав администратора (§4.4)</w:t>
            </w:r>
          </w:p>
        </w:tc>
      </w:tr>
      <w:tr w:rsidR="009D43E8" w:rsidRPr="0050000B" w14:paraId="2C0DE43E" w14:textId="77777777" w:rsidTr="009D43E8">
        <w:tc>
          <w:tcPr>
            <w:tcW w:w="1369" w:type="dxa"/>
          </w:tcPr>
          <w:p w14:paraId="6FCE41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п.4</w:t>
            </w:r>
          </w:p>
        </w:tc>
        <w:tc>
          <w:tcPr>
            <w:tcW w:w="4825" w:type="dxa"/>
          </w:tcPr>
          <w:p w14:paraId="56B190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канала телефония Контакт-центра</w:t>
            </w:r>
          </w:p>
        </w:tc>
        <w:tc>
          <w:tcPr>
            <w:tcW w:w="6060" w:type="dxa"/>
          </w:tcPr>
          <w:p w14:paraId="750DC3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роли п.4 и п.5 разделены; один оператор не совмещает телефонию и онлайн-чат</w:t>
            </w:r>
          </w:p>
        </w:tc>
      </w:tr>
      <w:tr w:rsidR="009D43E8" w:rsidRPr="0050000B" w14:paraId="696DF46B" w14:textId="77777777" w:rsidTr="009D43E8">
        <w:tc>
          <w:tcPr>
            <w:tcW w:w="1369" w:type="dxa"/>
          </w:tcPr>
          <w:p w14:paraId="2BF9DD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п.5</w:t>
            </w:r>
          </w:p>
        </w:tc>
        <w:tc>
          <w:tcPr>
            <w:tcW w:w="4825" w:type="dxa"/>
          </w:tcPr>
          <w:p w14:paraId="2BAF08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 Контакт-центра</w:t>
            </w:r>
          </w:p>
        </w:tc>
        <w:tc>
          <w:tcPr>
            <w:tcW w:w="6060" w:type="dxa"/>
          </w:tcPr>
          <w:p w14:paraId="74D34E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 (обзор коллег), черновик/блокировка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-09/10)</w:t>
            </w:r>
          </w:p>
        </w:tc>
      </w:tr>
      <w:tr w:rsidR="009D43E8" w14:paraId="1E8B13B8" w14:textId="77777777" w:rsidTr="009D43E8">
        <w:tc>
          <w:tcPr>
            <w:tcW w:w="1369" w:type="dxa"/>
          </w:tcPr>
          <w:p w14:paraId="3A46A0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п.6</w:t>
            </w:r>
          </w:p>
        </w:tc>
        <w:tc>
          <w:tcPr>
            <w:tcW w:w="4825" w:type="dxa"/>
          </w:tcPr>
          <w:p w14:paraId="429318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диалоговых сценариев и промптов</w:t>
            </w:r>
          </w:p>
        </w:tc>
        <w:tc>
          <w:tcPr>
            <w:tcW w:w="6060" w:type="dxa"/>
          </w:tcPr>
          <w:p w14:paraId="202AA1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редактор сценариев Hub</w:t>
            </w:r>
          </w:p>
        </w:tc>
      </w:tr>
      <w:tr w:rsidR="009D43E8" w:rsidRPr="0050000B" w14:paraId="6F9A7593" w14:textId="77777777" w:rsidTr="009D43E8">
        <w:tc>
          <w:tcPr>
            <w:tcW w:w="1369" w:type="dxa"/>
          </w:tcPr>
          <w:p w14:paraId="588047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п.7</w:t>
            </w:r>
          </w:p>
        </w:tc>
        <w:tc>
          <w:tcPr>
            <w:tcW w:w="4825" w:type="dxa"/>
          </w:tcPr>
          <w:p w14:paraId="4C4B46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Контакт-центра</w:t>
            </w:r>
          </w:p>
        </w:tc>
        <w:tc>
          <w:tcPr>
            <w:tcW w:w="6060" w:type="dxa"/>
          </w:tcPr>
          <w:p w14:paraId="7EED45C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REP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-01/02</w:t>
            </w:r>
          </w:p>
        </w:tc>
      </w:tr>
      <w:tr w:rsidR="009D43E8" w14:paraId="194461F5" w14:textId="77777777" w:rsidTr="009D43E8">
        <w:tc>
          <w:tcPr>
            <w:tcW w:w="1369" w:type="dxa"/>
          </w:tcPr>
          <w:p w14:paraId="139D6E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п.2</w:t>
            </w:r>
          </w:p>
        </w:tc>
        <w:tc>
          <w:tcPr>
            <w:tcW w:w="4825" w:type="dxa"/>
          </w:tcPr>
          <w:p w14:paraId="19A62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6060" w:type="dxa"/>
          </w:tcPr>
          <w:p w14:paraId="154F2B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СУЗ, пороги QU II.2</w:t>
            </w:r>
          </w:p>
        </w:tc>
      </w:tr>
    </w:tbl>
    <w:p w14:paraId="6F6EBE0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Матрица AD — </w:t>
      </w:r>
      <w:hyperlink w:anchor="bookmark=id.5aua2jouqqnk">
        <w:r>
          <w:rPr>
            <w:rFonts w:ascii="Arial" w:eastAsia="Arial" w:hAnsi="Arial" w:cs="Arial"/>
            <w:color w:val="156082"/>
          </w:rPr>
          <w:t>I.4</w:t>
        </w:r>
      </w:hyperlink>
      <w:r>
        <w:rPr>
          <w:rFonts w:ascii="Arial" w:eastAsia="Arial" w:hAnsi="Arial" w:cs="Arial"/>
          <w:color w:val="000000"/>
        </w:rPr>
        <w:t xml:space="preserve">. Группы LDAPS prod — </w:t>
      </w:r>
      <w:r>
        <w:rPr>
          <w:rFonts w:ascii="Arial" w:eastAsia="Arial" w:hAnsi="Arial" w:cs="Arial"/>
          <w:b/>
          <w:bCs/>
          <w:color w:val="000000"/>
        </w:rPr>
        <w:t>открыто</w:t>
      </w:r>
      <w:r>
        <w:rPr>
          <w:rFonts w:ascii="Arial" w:eastAsia="Arial" w:hAnsi="Arial" w:cs="Arial"/>
          <w:color w:val="000000"/>
        </w:rPr>
        <w:t xml:space="preserve"> (</w:t>
      </w:r>
      <w:hyperlink w:anchor="bookmark=id.patyg51qjl9k">
        <w:r>
          <w:rPr>
            <w:rFonts w:ascii="Arial" w:eastAsia="Arial" w:hAnsi="Arial" w:cs="Arial"/>
            <w:color w:val="156082"/>
          </w:rPr>
          <w:t>VII.5</w:t>
        </w:r>
      </w:hyperlink>
      <w:r>
        <w:rPr>
          <w:rFonts w:ascii="Arial" w:eastAsia="Arial" w:hAnsi="Arial" w:cs="Arial"/>
          <w:color w:val="000000"/>
        </w:rPr>
        <w:t xml:space="preserve"> №4).</w:t>
      </w:r>
    </w:p>
    <w:p w14:paraId="067D246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24. Макет интерфейса панели управления модуля онлайн-чат</w:t>
      </w:r>
    </w:p>
    <w:p w14:paraId="09EB5C9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D3B6E6D" wp14:editId="1C083912">
            <wp:extent cx="8229600" cy="4838700"/>
            <wp:effectExtent l="0" t="0" r="0" b="0"/>
            <wp:docPr id="53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4CC5E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15" w:name="bookmark=id.6ute3xhj6zxq" w:colFirst="0" w:colLast="0"/>
      <w:bookmarkEnd w:id="1615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.5.3. Виджет и форма входа</w:t>
      </w:r>
    </w:p>
    <w:p w14:paraId="0D512B1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виджет, </w:t>
      </w:r>
      <w:r>
        <w:rPr>
          <w:rFonts w:ascii="Arial" w:eastAsia="Arial" w:hAnsi="Arial" w:cs="Arial"/>
          <w:b/>
          <w:bCs/>
          <w:color w:val="000000"/>
        </w:rPr>
        <w:t>CSP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форма входа</w:t>
      </w:r>
    </w:p>
    <w:p w14:paraId="7DEE50E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Точки размещения, настраиваемые поля; тема на закрытии — не на входе.</w:t>
      </w:r>
    </w:p>
    <w:p w14:paraId="3AA3191E" w14:textId="77777777" w:rsidR="009D43E8" w:rsidRPr="003C42DA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>Произвольные точки размещения виджета (§4.1.9); настраиваемые поля формы (§4.4).</w:t>
      </w:r>
    </w:p>
    <w:p w14:paraId="1E077455" w14:textId="77777777" w:rsidR="009D43E8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 w:rsidRPr="003C42DA">
        <w:rPr>
          <w:rFonts w:ascii="Arial" w:eastAsia="Arial" w:hAnsi="Arial" w:cs="Arial"/>
          <w:color w:val="000000"/>
          <w:lang w:val="ru-RU"/>
        </w:rPr>
        <w:t xml:space="preserve">Статус очереди / </w:t>
      </w:r>
      <w:r>
        <w:fldChar w:fldCharType="begin"/>
      </w:r>
      <w:r>
        <w:instrText>HYPERLINK</w:instrText>
      </w:r>
      <w:r w:rsidRPr="003339CA">
        <w:rPr>
          <w:lang w:val="ru-RU"/>
          <w:rPrChange w:id="1616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17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18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19" w:author="Никита Гринь" w:date="2026-07-31T10:56:00Z" w16du:dateUtc="2026-07-31T07:56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1620" w:author="Никита Гринь" w:date="2026-07-31T10:56:00Z" w16du:dateUtc="2026-07-31T07:56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ETA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на форме — опционально (</w:t>
      </w:r>
      <w:r>
        <w:fldChar w:fldCharType="begin"/>
      </w:r>
      <w:r>
        <w:instrText>HYPERLINK</w:instrText>
      </w:r>
      <w:r w:rsidRPr="003339CA">
        <w:rPr>
          <w:lang w:val="ru-RU"/>
          <w:rPrChange w:id="1621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22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23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24" w:author="Никита Гринь" w:date="2026-07-31T10:56:00Z" w16du:dateUtc="2026-07-31T07:56:00Z">
            <w:rPr/>
          </w:rPrChange>
        </w:rPr>
        <w:instrText>.</w:instrText>
      </w:r>
      <w:r>
        <w:instrText>ofiyynu</w:instrText>
      </w:r>
      <w:r w:rsidRPr="003339CA">
        <w:rPr>
          <w:lang w:val="ru-RU"/>
          <w:rPrChange w:id="1625" w:author="Никита Гринь" w:date="2026-07-31T10:56:00Z" w16du:dateUtc="2026-07-31T07:56:00Z">
            <w:rPr/>
          </w:rPrChange>
        </w:rPr>
        <w:instrText>7</w:instrText>
      </w:r>
      <w:r>
        <w:instrText>ncml</w:instrText>
      </w:r>
      <w:r w:rsidRPr="003339CA">
        <w:rPr>
          <w:lang w:val="ru-RU"/>
          <w:rPrChange w:id="1626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.5.3.1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); расшифровка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ИБ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(§8 ТТ) — см. </w:t>
      </w:r>
      <w:r>
        <w:fldChar w:fldCharType="begin"/>
      </w:r>
      <w:r>
        <w:instrText>HYPERLINK</w:instrText>
      </w:r>
      <w:r w:rsidRPr="003339CA">
        <w:rPr>
          <w:lang w:val="ru-RU"/>
          <w:rPrChange w:id="1627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28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29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30" w:author="Никита Гринь" w:date="2026-07-31T10:56:00Z" w16du:dateUtc="2026-07-31T07:56:00Z">
            <w:rPr/>
          </w:rPrChange>
        </w:rPr>
        <w:instrText>.</w:instrText>
      </w:r>
      <w:r>
        <w:instrText>t</w:instrText>
      </w:r>
      <w:r w:rsidRPr="003339CA">
        <w:rPr>
          <w:lang w:val="ru-RU"/>
          <w:rPrChange w:id="1631" w:author="Никита Гринь" w:date="2026-07-31T10:56:00Z" w16du:dateUtc="2026-07-31T07:56:00Z">
            <w:rPr/>
          </w:rPrChange>
        </w:rPr>
        <w:instrText>0</w:instrText>
      </w:r>
      <w:r>
        <w:instrText>lpniqtcc</w:instrText>
      </w:r>
      <w:r w:rsidRPr="003339CA">
        <w:rPr>
          <w:lang w:val="ru-RU"/>
          <w:rPrChange w:id="1632" w:author="Никита Гринь" w:date="2026-07-31T10:56:00Z" w16du:dateUtc="2026-07-31T07:56:00Z">
            <w:rPr/>
          </w:rPrChange>
        </w:rPr>
        <w:instrText>5</w:instrText>
      </w:r>
      <w:r>
        <w:instrText>d</w:instrText>
      </w:r>
      <w:r w:rsidRPr="003339CA">
        <w:rPr>
          <w:lang w:val="ru-RU"/>
          <w:rPrChange w:id="1633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I.10</w:t>
      </w:r>
      <w:r>
        <w:fldChar w:fldCharType="end"/>
      </w:r>
      <w:r>
        <w:rPr>
          <w:rFonts w:ascii="Arial" w:eastAsia="Arial" w:hAnsi="Arial" w:cs="Arial"/>
          <w:color w:val="000000"/>
        </w:rPr>
        <w:t>.</w:t>
      </w:r>
    </w:p>
    <w:p w14:paraId="1F06B1F4" w14:textId="77777777" w:rsidR="009D43E8" w:rsidRPr="003C42DA" w:rsidRDefault="00317F00">
      <w:pPr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Фото/имена в шапке диалога (§4.4); мессенджеры и соцсети — §4.4.6.</w:t>
      </w:r>
    </w:p>
    <w:p w14:paraId="5EE5A5A5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1634" w:name="bookmark=id.ofiyynu7ncml" w:colFirst="0" w:colLast="0"/>
      <w:bookmarkEnd w:id="1634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.5.3.1. Настройки виджета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1.3)</w:t>
      </w:r>
    </w:p>
    <w:p w14:paraId="2B109A2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Договорная формулировка §4.1.9 «иные каналы банка» и детализация кналов — полная таксономия: </w:t>
      </w:r>
      <w:r>
        <w:fldChar w:fldCharType="begin"/>
      </w:r>
      <w:r>
        <w:instrText>HYPERLINK</w:instrText>
      </w:r>
      <w:r w:rsidRPr="003339CA">
        <w:rPr>
          <w:lang w:val="ru-RU"/>
          <w:rPrChange w:id="1635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36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37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38" w:author="Никита Гринь" w:date="2026-07-31T10:56:00Z" w16du:dateUtc="2026-07-31T07:56:00Z">
            <w:rPr/>
          </w:rPrChange>
        </w:rPr>
        <w:instrText>.5</w:instrText>
      </w:r>
      <w:r>
        <w:instrText>kmks</w:instrText>
      </w:r>
      <w:r w:rsidRPr="003339CA">
        <w:rPr>
          <w:lang w:val="ru-RU"/>
          <w:rPrChange w:id="1639" w:author="Никита Гринь" w:date="2026-07-31T10:56:00Z" w16du:dateUtc="2026-07-31T07:56:00Z">
            <w:rPr/>
          </w:rPrChange>
        </w:rPr>
        <w:instrText>2</w:instrText>
      </w:r>
      <w:r>
        <w:instrText>i</w:instrText>
      </w:r>
      <w:r w:rsidRPr="003339CA">
        <w:rPr>
          <w:lang w:val="ru-RU"/>
          <w:rPrChange w:id="1640" w:author="Никита Гринь" w:date="2026-07-31T10:56:00Z" w16du:dateUtc="2026-07-31T07:56:00Z">
            <w:rPr/>
          </w:rPrChange>
        </w:rPr>
        <w:instrText>30</w:instrText>
      </w:r>
      <w:r>
        <w:instrText>lu</w:instrText>
      </w:r>
      <w:r w:rsidRPr="003339CA">
        <w:rPr>
          <w:lang w:val="ru-RU"/>
          <w:rPrChange w:id="1641" w:author="Никита Гринь" w:date="2026-07-31T10:56:00Z" w16du:dateUtc="2026-07-31T07:56:00Z">
            <w:rPr/>
          </w:rPrChange>
        </w:rPr>
        <w:instrText>1"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.5.1.1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; виджет (</w:t>
      </w:r>
      <w:r>
        <w:rPr>
          <w:rFonts w:ascii="Arial" w:eastAsia="Arial" w:hAnsi="Arial" w:cs="Arial"/>
          <w:color w:val="000000"/>
        </w:rPr>
        <w:t>embed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адаптеры мессенджеров/соцсетей/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339CA">
        <w:rPr>
          <w:lang w:val="ru-RU"/>
          <w:rPrChange w:id="1642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43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44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45" w:author="Никита Гринь" w:date="2026-07-31T10:56:00Z" w16du:dateUtc="2026-07-31T07:56:00Z">
            <w:rPr/>
          </w:rPrChange>
        </w:rPr>
        <w:instrText>.</w:instrText>
      </w:r>
      <w:r>
        <w:instrText>qhmo</w:instrText>
      </w:r>
      <w:r w:rsidRPr="003339CA">
        <w:rPr>
          <w:lang w:val="ru-RU"/>
          <w:rPrChange w:id="1646" w:author="Никита Гринь" w:date="2026-07-31T10:56:00Z" w16du:dateUtc="2026-07-31T07:56:00Z">
            <w:rPr/>
          </w:rPrChange>
        </w:rPr>
        <w:instrText>8</w:instrText>
      </w:r>
      <w:r>
        <w:instrText>lqsypjt</w:instrText>
      </w:r>
      <w:r w:rsidRPr="003339CA">
        <w:rPr>
          <w:lang w:val="ru-RU"/>
          <w:rPrChange w:id="1647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CC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2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1648" w:author="Никита Гринь" w:date="2026-07-31T10:56:00Z" w16du:dateUtc="2026-07-31T07:56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49" w:author="Никита Гринь" w:date="2026-07-31T10:56:00Z" w16du:dateUtc="2026-07-31T07:56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50" w:author="Никита Гринь" w:date="2026-07-31T10:56:00Z" w16du:dateUtc="2026-07-31T07:56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51" w:author="Никита Гринь" w:date="2026-07-31T10:56:00Z" w16du:dateUtc="2026-07-31T07:56:00Z">
            <w:rPr/>
          </w:rPrChange>
        </w:rPr>
        <w:instrText>.</w:instrText>
      </w:r>
      <w:r>
        <w:instrText>u</w:instrText>
      </w:r>
      <w:r w:rsidRPr="003339CA">
        <w:rPr>
          <w:lang w:val="ru-RU"/>
          <w:rPrChange w:id="1652" w:author="Никита Гринь" w:date="2026-07-31T10:56:00Z" w16du:dateUtc="2026-07-31T07:56:00Z">
            <w:rPr/>
          </w:rPrChange>
        </w:rPr>
        <w:instrText>13</w:instrText>
      </w:r>
      <w:r>
        <w:instrText>h</w:instrText>
      </w:r>
      <w:r w:rsidRPr="003339CA">
        <w:rPr>
          <w:lang w:val="ru-RU"/>
          <w:rPrChange w:id="1653" w:author="Никита Гринь" w:date="2026-07-31T10:56:00Z" w16du:dateUtc="2026-07-31T07:56:00Z">
            <w:rPr/>
          </w:rPrChange>
        </w:rPr>
        <w:instrText>7</w:instrText>
      </w:r>
      <w:r>
        <w:instrText>pfqybsj</w:instrText>
      </w:r>
      <w:r w:rsidRPr="003339CA">
        <w:rPr>
          <w:lang w:val="ru-RU"/>
          <w:rPrChange w:id="1654" w:author="Никита Гринь" w:date="2026-07-31T10:56:00Z" w16du:dateUtc="2026-07-31T07:56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CHAT</w:t>
      </w:r>
      <w:r w:rsidRPr="003C42DA">
        <w:rPr>
          <w:rFonts w:ascii="Arial" w:eastAsia="Arial" w:hAnsi="Arial" w:cs="Arial"/>
          <w:color w:val="156082"/>
          <w:lang w:val="ru-RU"/>
        </w:rPr>
        <w:t>-01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9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40"/>
        <w:gridCol w:w="4965"/>
        <w:gridCol w:w="4590"/>
      </w:tblGrid>
      <w:tr w:rsidR="009D43E8" w14:paraId="0C4CF2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40" w:type="dxa"/>
          </w:tcPr>
          <w:p w14:paraId="36F5F9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965" w:type="dxa"/>
          </w:tcPr>
          <w:p w14:paraId="157058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умолчанию</w:t>
            </w:r>
          </w:p>
        </w:tc>
        <w:tc>
          <w:tcPr>
            <w:tcW w:w="4590" w:type="dxa"/>
          </w:tcPr>
          <w:p w14:paraId="12095D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</w:tr>
      <w:tr w:rsidR="009D43E8" w14:paraId="74709A53" w14:textId="77777777" w:rsidTr="009D43E8">
        <w:tc>
          <w:tcPr>
            <w:tcW w:w="2940" w:type="dxa"/>
          </w:tcPr>
          <w:p w14:paraId="7EF23E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Точка размещения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widget_id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4965" w:type="dxa"/>
          </w:tcPr>
          <w:p w14:paraId="2E546BCC" w14:textId="442F83A2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один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веб-сайт банка / </w:t>
            </w:r>
            <w:r w:rsidR="007A2704">
              <w:rPr>
                <w:lang w:val="ru-RU"/>
              </w:rPr>
              <w:t>иные каналы банка</w:t>
            </w:r>
            <w:r w:rsidR="007A2704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 лендинг</w:t>
            </w:r>
          </w:p>
        </w:tc>
        <w:tc>
          <w:tcPr>
            <w:tcW w:w="4590" w:type="dxa"/>
          </w:tcPr>
          <w:p w14:paraId="77B84D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§4.1.9, FR-CHAT-01</w:t>
            </w:r>
          </w:p>
        </w:tc>
      </w:tr>
      <w:tr w:rsidR="009D43E8" w14:paraId="0E3C27A6" w14:textId="77777777" w:rsidTr="009D43E8">
        <w:tc>
          <w:tcPr>
            <w:tcW w:w="2940" w:type="dxa"/>
          </w:tcPr>
          <w:p w14:paraId="1EDD61C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Тип канала (виджет </w:t>
            </w:r>
            <w:r>
              <w:rPr>
                <w:rFonts w:ascii="Arial" w:eastAsia="Arial" w:hAnsi="Arial" w:cs="Arial"/>
                <w:color w:val="000000"/>
              </w:rPr>
              <w:t>vs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адаптер)</w:t>
            </w:r>
          </w:p>
        </w:tc>
        <w:tc>
          <w:tcPr>
            <w:tcW w:w="4965" w:type="dxa"/>
          </w:tcPr>
          <w:p w14:paraId="2DFC0FD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виджет —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-код; мессенджеры (</w:t>
            </w:r>
            <w:r>
              <w:rPr>
                <w:rFonts w:ascii="Arial" w:eastAsia="Arial" w:hAnsi="Arial" w:cs="Arial"/>
                <w:color w:val="000000"/>
              </w:rPr>
              <w:t>TG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отдельные адаптеры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не </w:t>
            </w:r>
            <w:r>
              <w:rPr>
                <w:rFonts w:ascii="Arial" w:eastAsia="Arial" w:hAnsi="Arial" w:cs="Arial"/>
                <w:color w:val="000000"/>
              </w:rPr>
              <w:t>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.5.3.1</w:t>
            </w:r>
          </w:p>
        </w:tc>
        <w:tc>
          <w:tcPr>
            <w:tcW w:w="4590" w:type="dxa"/>
          </w:tcPr>
          <w:p w14:paraId="39F886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§4.4.6, FR-CHAT-06, комм. [34]</w:t>
            </w:r>
          </w:p>
        </w:tc>
      </w:tr>
      <w:tr w:rsidR="009D43E8" w14:paraId="168AACA5" w14:textId="77777777" w:rsidTr="009D43E8">
        <w:tc>
          <w:tcPr>
            <w:tcW w:w="2940" w:type="dxa"/>
          </w:tcPr>
          <w:p w14:paraId="34C9CD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Домены CSP (whitelist)</w:t>
            </w:r>
          </w:p>
        </w:tc>
        <w:tc>
          <w:tcPr>
            <w:tcW w:w="4965" w:type="dxa"/>
          </w:tcPr>
          <w:p w14:paraId="3CD397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пусто до настройки администратором</w:t>
            </w:r>
          </w:p>
        </w:tc>
        <w:tc>
          <w:tcPr>
            <w:tcW w:w="4590" w:type="dxa"/>
          </w:tcPr>
          <w:p w14:paraId="1C62D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FR-CHAT-20</w:t>
            </w:r>
          </w:p>
        </w:tc>
      </w:tr>
      <w:tr w:rsidR="009D43E8" w14:paraId="732DEA1E" w14:textId="77777777" w:rsidTr="009D43E8">
        <w:tc>
          <w:tcPr>
            <w:tcW w:w="2940" w:type="dxa"/>
          </w:tcPr>
          <w:p w14:paraId="610DE6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Маршрутизация (отдел / скилл-группа)</w:t>
            </w:r>
          </w:p>
        </w:tc>
        <w:tc>
          <w:tcPr>
            <w:tcW w:w="4965" w:type="dxa"/>
          </w:tcPr>
          <w:p w14:paraId="6D44E5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назначается per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widget_id</w:t>
            </w:r>
          </w:p>
        </w:tc>
        <w:tc>
          <w:tcPr>
            <w:tcW w:w="4590" w:type="dxa"/>
          </w:tcPr>
          <w:p w14:paraId="071607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UC-A1</w:t>
            </w:r>
          </w:p>
        </w:tc>
      </w:tr>
      <w:tr w:rsidR="009D43E8" w14:paraId="41C8CF29" w14:textId="77777777" w:rsidTr="009D43E8">
        <w:tc>
          <w:tcPr>
            <w:tcW w:w="2940" w:type="dxa"/>
          </w:tcPr>
          <w:p w14:paraId="437B7E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Тема на форме входа</w:t>
            </w:r>
          </w:p>
        </w:tc>
        <w:tc>
          <w:tcPr>
            <w:tcW w:w="4965" w:type="dxa"/>
          </w:tcPr>
          <w:p w14:paraId="73C138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выкл.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(назначает оператор при закрытии)</w:t>
            </w:r>
          </w:p>
        </w:tc>
        <w:tc>
          <w:tcPr>
            <w:tcW w:w="4590" w:type="dxa"/>
          </w:tcPr>
          <w:p w14:paraId="568ED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UC-O4</w:t>
            </w:r>
          </w:p>
        </w:tc>
      </w:tr>
      <w:tr w:rsidR="009D43E8" w14:paraId="398D62D1" w14:textId="77777777" w:rsidTr="009D43E8">
        <w:tc>
          <w:tcPr>
            <w:tcW w:w="2940" w:type="dxa"/>
          </w:tcPr>
          <w:p w14:paraId="4FC025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Статус очереди / </w:t>
            </w:r>
            <w:hyperlink w:anchor="bookmark=id.1fkeonkkdgu5">
              <w:r>
                <w:rPr>
                  <w:rFonts w:ascii="Arial" w:eastAsia="Arial" w:hAnsi="Arial" w:cs="Arial"/>
                  <w:color w:val="156082"/>
                </w:rPr>
                <w:t>ETA</w:t>
              </w:r>
            </w:hyperlink>
          </w:p>
        </w:tc>
        <w:tc>
          <w:tcPr>
            <w:tcW w:w="4965" w:type="dxa"/>
          </w:tcPr>
          <w:p w14:paraId="1966804F" w14:textId="20D6A6DB" w:rsidR="009D43E8" w:rsidRPr="003D7F2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D7F2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выкл.</w:t>
            </w:r>
            <w:r w:rsidRPr="003D7F2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 w:rsidR="003D7F2A" w:rsidRPr="003D7F2A">
              <w:rPr>
                <w:rFonts w:ascii="Arial" w:eastAsia="Arial" w:hAnsi="Arial" w:cs="Arial"/>
                <w:color w:val="000000"/>
                <w:lang w:val="ru-RU"/>
              </w:rPr>
              <w:t>не показывать клиенту очередь и время ожидания без отдельного решения банка</w:t>
            </w:r>
            <w:r w:rsidRPr="003D7F2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4590" w:type="dxa"/>
          </w:tcPr>
          <w:p w14:paraId="0C5525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FR-CHAT-13</w:t>
            </w:r>
          </w:p>
        </w:tc>
      </w:tr>
      <w:tr w:rsidR="009D43E8" w14:paraId="4CF2DF27" w14:textId="77777777" w:rsidTr="009D43E8">
        <w:tc>
          <w:tcPr>
            <w:tcW w:w="2940" w:type="dxa"/>
          </w:tcPr>
          <w:p w14:paraId="0014BD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Приветствие / прощание</w:t>
            </w:r>
          </w:p>
        </w:tc>
        <w:tc>
          <w:tcPr>
            <w:tcW w:w="4965" w:type="dxa"/>
          </w:tcPr>
          <w:p w14:paraId="36AEF0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настраиваемые тексты</w:t>
            </w:r>
          </w:p>
        </w:tc>
        <w:tc>
          <w:tcPr>
            <w:tcW w:w="4590" w:type="dxa"/>
          </w:tcPr>
          <w:p w14:paraId="704CCA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2265FB89" w14:textId="77777777" w:rsidTr="009D43E8">
        <w:tc>
          <w:tcPr>
            <w:tcW w:w="2940" w:type="dxa"/>
          </w:tcPr>
          <w:p w14:paraId="1C67B7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 орфографии</w:t>
            </w:r>
          </w:p>
        </w:tc>
        <w:tc>
          <w:tcPr>
            <w:tcW w:w="4965" w:type="dxa"/>
          </w:tcPr>
          <w:p w14:paraId="51F99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вкл. (оператор)</w:t>
            </w:r>
          </w:p>
        </w:tc>
        <w:tc>
          <w:tcPr>
            <w:tcW w:w="4590" w:type="dxa"/>
          </w:tcPr>
          <w:p w14:paraId="6FBC35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</w:t>
            </w:r>
          </w:p>
        </w:tc>
      </w:tr>
      <w:tr w:rsidR="009D43E8" w14:paraId="00FB3C71" w14:textId="77777777" w:rsidTr="009D43E8">
        <w:tc>
          <w:tcPr>
            <w:tcW w:w="2940" w:type="dxa"/>
          </w:tcPr>
          <w:p w14:paraId="3D6F7E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§4.4.10 / §4.4.23</w:t>
            </w:r>
          </w:p>
        </w:tc>
        <w:tc>
          <w:tcPr>
            <w:tcW w:w="4965" w:type="dxa"/>
          </w:tcPr>
          <w:p w14:paraId="7942A2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один виджет — несколько сайтов; разный дизайн</w:t>
            </w:r>
          </w:p>
        </w:tc>
        <w:tc>
          <w:tcPr>
            <w:tcW w:w="4590" w:type="dxa"/>
          </w:tcPr>
          <w:p w14:paraId="0C5DAE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§4.4.10, §4.4.23</w:t>
            </w:r>
          </w:p>
        </w:tc>
      </w:tr>
    </w:tbl>
    <w:p w14:paraId="414A5E6B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5D14FE8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09751CD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8. Макет интерфейса виджета модуля онлайн-чат и формы входа</w:t>
      </w:r>
    </w:p>
    <w:p w14:paraId="6CE04CDA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3F144D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282298E" wp14:editId="5680E109">
            <wp:extent cx="4581525" cy="3686175"/>
            <wp:effectExtent l="0" t="0" r="0" b="0"/>
            <wp:docPr id="60" name="image5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3686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6A3B2B" w14:textId="1B54540F" w:rsidR="00556616" w:rsidRPr="00556616" w:rsidRDefault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i/>
          <w:iCs/>
          <w:lang w:val="ru-RU"/>
        </w:rPr>
        <w:t xml:space="preserve"> </w:t>
      </w:r>
      <w:r w:rsidRPr="00556616">
        <w:rPr>
          <w:rFonts w:ascii="Arial" w:eastAsia="Arial" w:hAnsi="Arial" w:cs="Arial"/>
          <w:lang w:val="ru-RU"/>
        </w:rPr>
        <w:t>Если клиент нажимает кнопку чата вне рабочего времени, виджет показывает сообщение (текст настраивается в панели администрирования): можно оставить вопрос, ответ будет предоставлен в рабочее время.</w:t>
      </w:r>
    </w:p>
    <w:p w14:paraId="09EB2A3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945F5CF" wp14:editId="7BF3C104">
            <wp:extent cx="4581525" cy="6667500"/>
            <wp:effectExtent l="0" t="0" r="0" b="0"/>
            <wp:docPr id="17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66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EB9A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55" w:name="bookmark=id.s8cbelwi8qhb" w:colFirst="0" w:colLast="0"/>
      <w:bookmarkEnd w:id="1655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.5.4. АРМ оператора</w:t>
      </w:r>
    </w:p>
    <w:p w14:paraId="38E3F3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§4.4]: рабочее место оператора онлайн-чата</w:t>
      </w:r>
    </w:p>
    <w:p w14:paraId="1BFFC285" w14:textId="23046A0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Черновик клиента, блокировка, статусы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 w:rsidR="00556616" w:rsidRPr="00556616">
        <w:rPr>
          <w:rFonts w:ascii="Arial" w:eastAsia="Arial" w:hAnsi="Arial" w:cs="Arial"/>
          <w:lang w:val="ru-RU"/>
        </w:rPr>
        <w:t xml:space="preserve"> Невидимка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DD63B30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Единая история каналов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(§4.3.2.11, §4.3.1.13): в панели истории АРМ отображаются обращения клиента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во всех каналах</w:t>
      </w:r>
      <w:r w:rsidRPr="003C42DA">
        <w:rPr>
          <w:rFonts w:ascii="Arial" w:eastAsia="Arial" w:hAnsi="Arial" w:cs="Arial"/>
          <w:color w:val="000000"/>
          <w:lang w:val="ru-RU"/>
        </w:rPr>
        <w:t>, включая телефонные звонки (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);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телефонии — </w:t>
      </w:r>
      <w:r>
        <w:rPr>
          <w:rFonts w:ascii="Arial" w:eastAsia="Arial" w:hAnsi="Arial" w:cs="Arial"/>
          <w:color w:val="000000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/ФИО оператора; формирование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настраиваемо через промпты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(верхнеуровневый и детальный по запросу оператора).</w:t>
      </w:r>
    </w:p>
    <w:p w14:paraId="5EA9763B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Карточка </w:t>
      </w:r>
      <w:r>
        <w:rPr>
          <w:rFonts w:ascii="Arial" w:eastAsia="Arial" w:hAnsi="Arial" w:cs="Arial"/>
          <w:b/>
          <w:bCs/>
          <w:color w:val="000000"/>
        </w:rPr>
        <w:t>summary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/ истории: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компактный предпросмотр </w:t>
      </w:r>
      <w:r>
        <w:rPr>
          <w:rFonts w:ascii="Arial" w:eastAsia="Arial" w:hAnsi="Arial" w:cs="Arial"/>
          <w:color w:val="000000"/>
        </w:rPr>
        <w:t>summary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 w:rsidRPr="003C42DA">
        <w:rPr>
          <w:rFonts w:ascii="Arial" w:eastAsia="Arial" w:hAnsi="Arial" w:cs="Arial"/>
          <w:color w:val="000000"/>
          <w:lang w:val="ru-RU"/>
        </w:rPr>
        <w:t xml:space="preserve">при наведении курсора или фокусе </w:t>
      </w:r>
      <w:r w:rsidRPr="003C42DA">
        <w:rPr>
          <w:rFonts w:ascii="Arial" w:eastAsia="Arial" w:hAnsi="Arial" w:cs="Arial"/>
          <w:color w:val="000000"/>
          <w:lang w:val="ru-RU"/>
        </w:rPr>
        <w:t xml:space="preserve">клавиатуры раскрывается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 месте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со списком обращений по каналам — без перехода на другой экран (макет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p w14:paraId="26298E73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Карточка клиента (§4.4):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компактно — имя и маскированный телефон; при </w:t>
      </w:r>
      <w:r>
        <w:rPr>
          <w:rFonts w:ascii="Arial" w:eastAsia="Arial" w:hAnsi="Arial" w:cs="Arial"/>
          <w:color w:val="000000"/>
        </w:rPr>
        <w:t>hover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focus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place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раскрытие </w:t>
      </w:r>
      <w:r w:rsidRPr="003C42DA">
        <w:rPr>
          <w:rFonts w:ascii="Arial" w:eastAsia="Arial" w:hAnsi="Arial" w:cs="Arial"/>
          <w:color w:val="000000"/>
          <w:lang w:val="ru-RU"/>
        </w:rPr>
        <w:t xml:space="preserve">с полным набором полей (№ диалога, </w:t>
      </w:r>
      <w:r>
        <w:rPr>
          <w:rFonts w:ascii="Arial" w:eastAsia="Arial" w:hAnsi="Arial" w:cs="Arial"/>
          <w:color w:val="000000"/>
        </w:rPr>
        <w:t>ID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посетителя, время визита,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точка входа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кликабельная ссылка, браузер/устройство, канал, </w:t>
      </w:r>
      <w:r>
        <w:rPr>
          <w:rFonts w:ascii="Arial" w:eastAsia="Arial" w:hAnsi="Arial" w:cs="Arial"/>
          <w:color w:val="000000"/>
        </w:rPr>
        <w:t>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>, телефон).</w:t>
      </w:r>
    </w:p>
    <w:p w14:paraId="234AA387" w14:textId="1FA89A4E" w:rsidR="009D43E8" w:rsidRPr="005C7488" w:rsidRDefault="00317F00" w:rsidP="005C7488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color w:val="000000"/>
          <w:lang w:val="ru-RU"/>
          <w:rPrChange w:id="1660" w:author="Никита Гринь" w:date="2026-08-02T01:31:00Z" w16du:dateUtc="2026-08-01T22:31:00Z">
            <w:rPr>
              <w:lang w:val="ru-RU"/>
            </w:rPr>
          </w:rPrChange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Контекст в ответах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(§4.3.2.12, §4.3.1.14): подсказки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формируются с уч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том предыдущих диалогов клиента; режим использования контекста — автоматический или ручной вызов (настройка администратора).</w:t>
      </w:r>
      <w:ins w:id="1664" w:author="Никита Гринь" w:date="2026-08-02T01:31:00Z" w16du:dateUtc="2026-08-01T22:31:00Z">
        <w:r w:rsidR="005C7488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  <w:ins w:id="1665" w:author="Никита Гринь" w:date="2026-08-02T01:31:00Z">
        <w:r w:rsidR="005C7488" w:rsidRPr="005C7488">
          <w:rPr>
            <w:rFonts w:ascii="Arial" w:eastAsia="Arial" w:hAnsi="Arial" w:cs="Arial"/>
            <w:color w:val="000000"/>
            <w:lang w:val="ru-RU"/>
          </w:rPr>
          <w:t>Администратор задаёт правила отбора истории: период давности (например, не учитывать диалоги старше N дней) и/или лимит последних K диалогов. Диалоги старше заданного периода в контекст не включаются.</w:t>
        </w:r>
      </w:ins>
    </w:p>
    <w:p w14:paraId="01702C0B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Поле ввода оператора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всегда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доступно (многострочное, настраиваемый размер, проверка орфографии);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только при недоступности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(§4.4, протокол 06.07 п. [81–82]).</w:t>
      </w:r>
    </w:p>
    <w:p w14:paraId="475645BD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Черновик сообщения клиента до отправки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-09).</w:t>
      </w:r>
    </w:p>
    <w:p w14:paraId="53BE2FCA" w14:textId="77777777" w:rsidR="009D43E8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Блокировка клиента (FR-CHAT-10).</w:t>
      </w:r>
    </w:p>
    <w:p w14:paraId="423C2C4D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Секция «Диалоги коллег»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левой панели очереди АРМ (протокол 02.07 §2.1.14): список активных диалогов коллег с именем оператора и меткой «только просмотр»; выбор диалога переключает центральную колонку в режим </w:t>
      </w:r>
      <w:r>
        <w:rPr>
          <w:rFonts w:ascii="Arial" w:eastAsia="Arial" w:hAnsi="Arial" w:cs="Arial"/>
          <w:color w:val="000000"/>
        </w:rPr>
        <w:t>read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only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контекстной подписью «Просмотр · {оператор}»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</w:t>
      </w:r>
      <w:r w:rsidRPr="003C42DA">
        <w:rPr>
          <w:rFonts w:ascii="Arial" w:eastAsia="Arial" w:hAnsi="Arial" w:cs="Arial"/>
          <w:color w:val="000000"/>
          <w:lang w:val="ru-RU"/>
        </w:rPr>
        <w:t xml:space="preserve">8,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 xml:space="preserve">-14); секция видна оператору и супервизору,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скрыта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администратора (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197C7099" w14:textId="77777777" w:rsidR="009D43E8" w:rsidRPr="003C42DA" w:rsidRDefault="00317F00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Изменение ширины колонок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АРМ: </w:t>
      </w:r>
      <w:r>
        <w:rPr>
          <w:rFonts w:ascii="Arial" w:eastAsia="Arial" w:hAnsi="Arial" w:cs="Arial"/>
          <w:color w:val="000000"/>
        </w:rPr>
        <w:t>drag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resize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между панелью очереди, чатом и панелью клиента/суфл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rPr>
          <w:rFonts w:ascii="Arial" w:eastAsia="Arial" w:hAnsi="Arial" w:cs="Arial"/>
          <w:color w:val="000000"/>
          <w:sz w:val="22"/>
          <w:szCs w:val="22"/>
        </w:rPr>
        <w:t>ColumnResizeHandle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5D021092" w14:textId="6D583CC0" w:rsidR="009D43E8" w:rsidRPr="00556616" w:rsidRDefault="00317F00" w:rsidP="00556616">
      <w:pPr>
        <w:numPr>
          <w:ilvl w:val="0"/>
          <w:numId w:val="24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Статус «обед», 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-11);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и обязательный фидбек — </w:t>
      </w:r>
      <w:r>
        <w:fldChar w:fldCharType="begin"/>
      </w:r>
      <w:r>
        <w:instrText>HYPERLINK</w:instrText>
      </w:r>
      <w:r w:rsidRPr="003339CA">
        <w:rPr>
          <w:lang w:val="ru-RU"/>
          <w:rPrChange w:id="1666" w:author="Никита Гринь" w:date="2026-07-31T10:57:00Z" w16du:dateUtc="2026-07-31T07:57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1667" w:author="Никита Гринь" w:date="2026-07-31T10:57:00Z" w16du:dateUtc="2026-07-31T07:57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1668" w:author="Никита Гринь" w:date="2026-07-31T10:57:00Z" w16du:dateUtc="2026-07-31T07:57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1669" w:author="Никита Гринь" w:date="2026-07-31T10:57:00Z" w16du:dateUtc="2026-07-31T07:57:00Z">
            <w:rPr/>
          </w:rPrChange>
        </w:rPr>
        <w:instrText>.</w:instrText>
      </w:r>
      <w:r>
        <w:instrText>fe</w:instrText>
      </w:r>
      <w:r w:rsidRPr="003339CA">
        <w:rPr>
          <w:lang w:val="ru-RU"/>
          <w:rPrChange w:id="1670" w:author="Никита Гринь" w:date="2026-07-31T10:57:00Z" w16du:dateUtc="2026-07-31T07:57:00Z">
            <w:rPr/>
          </w:rPrChange>
        </w:rPr>
        <w:instrText>42</w:instrText>
      </w:r>
      <w:r>
        <w:instrText>mr</w:instrText>
      </w:r>
      <w:r w:rsidRPr="003339CA">
        <w:rPr>
          <w:lang w:val="ru-RU"/>
          <w:rPrChange w:id="1671" w:author="Никита Гринь" w:date="2026-07-31T10:57:00Z" w16du:dateUtc="2026-07-31T07:57:00Z">
            <w:rPr/>
          </w:rPrChange>
        </w:rPr>
        <w:instrText>8</w:instrText>
      </w:r>
      <w:r>
        <w:instrText>qcsmh</w:instrText>
      </w:r>
      <w:r w:rsidRPr="003339CA">
        <w:rPr>
          <w:lang w:val="ru-RU"/>
          <w:rPrChange w:id="1672" w:author="Никита Гринь" w:date="2026-07-31T10:57:00Z" w16du:dateUtc="2026-07-31T07:57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E5DED1D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Статусы операторов онлайн-чата</w:t>
      </w:r>
    </w:p>
    <w:p w14:paraId="145E229E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Online (в сети). Оператор доступен для обслуживания. Система может распределять на него новые активные диалоги. Статус виден другим операторам; клиентам не отображается.</w:t>
      </w:r>
    </w:p>
    <w:p w14:paraId="388296BB" w14:textId="21A4E54D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lastRenderedPageBreak/>
        <w:t>Невидимка. Оператор может обрабатывать уже назначенные и офлайн-диалоги, но новые активные диалоги система на него не распределяет. Статус входит в расчёт рабочего времени оператора. Выставляется оператором перед перерывом/обедом, в начале смены (для разбора офлайн-сообщений) и в конце смены (для обработки диалогов, поступивших в рабочее время).</w:t>
      </w:r>
    </w:p>
    <w:p w14:paraId="04DD4640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Офлайн. Оператор в данный момент не обслуживает посетителей: нет доступа к чатам с клиентами и операторами и к оперативной информации по ним. При этом он может пользоваться прочими функциями административного интерфейса. Если соединение с оператором потеряно на всех устройствах (при входе с нескольких), спустя 1 минуту система автоматически переводит оператора в статус «Офлайн».</w:t>
      </w:r>
    </w:p>
    <w:p w14:paraId="37DCAF36" w14:textId="77777777" w:rsidR="00556616" w:rsidRPr="00556616" w:rsidRDefault="00556616" w:rsidP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556616">
        <w:rPr>
          <w:rFonts w:ascii="Arial" w:eastAsia="Arial" w:hAnsi="Arial" w:cs="Arial"/>
          <w:lang w:val="ru-RU"/>
        </w:rPr>
        <w:t>Общие правила. Операторы видят статусы друг друга. Для клиентов статусы операторов не отображаются.</w:t>
      </w:r>
    </w:p>
    <w:p w14:paraId="3504FEB2" w14:textId="77777777" w:rsidR="00556616" w:rsidRPr="003C42DA" w:rsidRDefault="0055661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556616" w:rsidRPr="003C42DA">
          <w:pgSz w:w="12240" w:h="15840"/>
          <w:pgMar w:top="1440" w:right="1440" w:bottom="1440" w:left="1440" w:header="360" w:footer="360" w:gutter="0"/>
          <w:cols w:space="720"/>
        </w:sectPr>
      </w:pPr>
    </w:p>
    <w:p w14:paraId="1BABC81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9. Макет интерфейса рабочего места оператора онлайн-чата (АРМ)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140A6D8" wp14:editId="384D97FE">
            <wp:extent cx="7748588" cy="5704362"/>
            <wp:effectExtent l="0" t="0" r="0" b="0"/>
            <wp:docPr id="48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48588" cy="57043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27AA2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14B7F39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73" w:name="bookmark=id.edykyuyihy6u" w:colFirst="0" w:colLast="0"/>
      <w:bookmarkEnd w:id="1673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.5.5. Очереди, офлайн, отказы</w:t>
      </w:r>
    </w:p>
    <w:p w14:paraId="70098627" w14:textId="1173EAC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4.4.</w:t>
      </w:r>
      <w:ins w:id="1676" w:author="Никита Гринь" w:date="2026-08-02T01:39:00Z" w16du:dateUtc="2026-08-01T22:39:00Z">
        <w:r w:rsidR="002E5BE7">
          <w:rPr>
            <w:rFonts w:ascii="Arial" w:eastAsia="Arial" w:hAnsi="Arial" w:cs="Arial"/>
            <w:b/>
            <w:bCs/>
            <w:color w:val="000000"/>
            <w:lang w:val="ru-RU"/>
          </w:rPr>
          <w:t>47</w:t>
        </w:r>
      </w:ins>
      <w:del w:id="1677" w:author="Никита Гринь" w:date="2026-08-02T01:39:00Z" w16du:dateUtc="2026-08-01T22:39:00Z">
        <w:r w:rsidRPr="003C42DA" w:rsidDel="002E5BE7">
          <w:rPr>
            <w:rFonts w:ascii="Arial" w:eastAsia="Arial" w:hAnsi="Arial" w:cs="Arial"/>
            <w:b/>
            <w:bCs/>
            <w:color w:val="000000"/>
            <w:lang w:val="ru-RU"/>
          </w:rPr>
          <w:delText>6</w:delText>
        </w:r>
      </w:del>
      <w:r w:rsidRPr="003C42DA">
        <w:rPr>
          <w:rFonts w:ascii="Arial" w:eastAsia="Arial" w:hAnsi="Arial" w:cs="Arial"/>
          <w:b/>
          <w:bCs/>
          <w:color w:val="000000"/>
          <w:lang w:val="ru-RU"/>
        </w:rPr>
        <w:t>]: очереди и классификация отказов</w:t>
      </w:r>
    </w:p>
    <w:p w14:paraId="386C883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Online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offline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перегрузка, потерянные диалоги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-15.</w:t>
      </w:r>
    </w:p>
    <w:tbl>
      <w:tblPr>
        <w:tblStyle w:val="98"/>
        <w:tblW w:w="7918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07"/>
        <w:gridCol w:w="4796"/>
        <w:gridCol w:w="1115"/>
      </w:tblGrid>
      <w:tr w:rsidR="009D43E8" w14:paraId="6413437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07" w:type="dxa"/>
          </w:tcPr>
          <w:p w14:paraId="36B398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Состояние</w:t>
            </w:r>
          </w:p>
        </w:tc>
        <w:tc>
          <w:tcPr>
            <w:tcW w:w="4796" w:type="dxa"/>
          </w:tcPr>
          <w:p w14:paraId="22FF87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  <w:tc>
          <w:tcPr>
            <w:tcW w:w="1115" w:type="dxa"/>
          </w:tcPr>
          <w:p w14:paraId="4006E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4C4DF1E" w14:textId="77777777" w:rsidTr="009D43E8">
        <w:tc>
          <w:tcPr>
            <w:tcW w:w="2007" w:type="dxa"/>
          </w:tcPr>
          <w:p w14:paraId="5210A7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Online</w:t>
            </w:r>
          </w:p>
        </w:tc>
        <w:tc>
          <w:tcPr>
            <w:tcW w:w="4796" w:type="dxa"/>
          </w:tcPr>
          <w:p w14:paraId="63FB1B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 активных операторов</w:t>
            </w:r>
          </w:p>
        </w:tc>
        <w:tc>
          <w:tcPr>
            <w:tcW w:w="1115" w:type="dxa"/>
          </w:tcPr>
          <w:p w14:paraId="335667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</w:t>
            </w:r>
          </w:p>
        </w:tc>
      </w:tr>
      <w:tr w:rsidR="009D43E8" w14:paraId="1A249119" w14:textId="77777777" w:rsidTr="009D43E8">
        <w:tc>
          <w:tcPr>
            <w:tcW w:w="2007" w:type="dxa"/>
          </w:tcPr>
          <w:p w14:paraId="5FB05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Offline клиента</w:t>
            </w:r>
          </w:p>
        </w:tc>
        <w:tc>
          <w:tcPr>
            <w:tcW w:w="4796" w:type="dxa"/>
          </w:tcPr>
          <w:p w14:paraId="0A1E45F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Диалог в офлайн-очереди, ответ при возврате</w:t>
            </w:r>
          </w:p>
        </w:tc>
        <w:tc>
          <w:tcPr>
            <w:tcW w:w="1115" w:type="dxa"/>
          </w:tcPr>
          <w:p w14:paraId="466E8D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4.4, UC-K4</w:t>
            </w:r>
          </w:p>
        </w:tc>
      </w:tr>
      <w:tr w:rsidR="009D43E8" w14:paraId="0A65C1FD" w14:textId="77777777" w:rsidTr="009D43E8">
        <w:tc>
          <w:tcPr>
            <w:tcW w:w="2007" w:type="dxa"/>
          </w:tcPr>
          <w:p w14:paraId="07DF19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Перегрузка</w:t>
            </w:r>
          </w:p>
        </w:tc>
        <w:tc>
          <w:tcPr>
            <w:tcW w:w="4796" w:type="dxa"/>
          </w:tcPr>
          <w:p w14:paraId="14F00C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Очередь + сообщение клиенту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-13)</w:t>
            </w:r>
          </w:p>
        </w:tc>
        <w:tc>
          <w:tcPr>
            <w:tcW w:w="1115" w:type="dxa"/>
          </w:tcPr>
          <w:p w14:paraId="581A77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3FD94EB9" w14:textId="77777777" w:rsidTr="009D43E8">
        <w:tc>
          <w:tcPr>
            <w:tcW w:w="2007" w:type="dxa"/>
          </w:tcPr>
          <w:p w14:paraId="7CCFAB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Отказ / потерянный</w:t>
            </w:r>
          </w:p>
        </w:tc>
        <w:tc>
          <w:tcPr>
            <w:tcW w:w="4796" w:type="dxa"/>
          </w:tcPr>
          <w:p w14:paraId="45EF53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Классификация по порогам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-15)</w:t>
            </w:r>
          </w:p>
        </w:tc>
        <w:tc>
          <w:tcPr>
            <w:tcW w:w="1115" w:type="dxa"/>
          </w:tcPr>
          <w:p w14:paraId="096341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</w:tbl>
    <w:p w14:paraId="68F37D6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78" w:name="bookmark=id.2toeh0mbnxmv" w:colFirst="0" w:colLast="0"/>
      <w:bookmarkEnd w:id="167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.5.6. Сводная таблица 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 xml:space="preserve"> (22 сценария)</w:t>
      </w:r>
    </w:p>
    <w:p w14:paraId="601FB9C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[Прил.1 §4.4]: UC-K1…UC-CHAT-R2</w:t>
      </w:r>
    </w:p>
    <w:p w14:paraId="3C26F8C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color w:val="000000"/>
          <w:lang w:val="ru-RU"/>
        </w:rPr>
        <w:t xml:space="preserve">Полный реестр пользовательских сценарии онлайн-чата для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23FE2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97"/>
        <w:tblW w:w="136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40"/>
        <w:gridCol w:w="4125"/>
        <w:gridCol w:w="6495"/>
        <w:gridCol w:w="1635"/>
      </w:tblGrid>
      <w:tr w:rsidR="009D43E8" w14:paraId="1ED1D58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05DA20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125" w:type="dxa"/>
          </w:tcPr>
          <w:p w14:paraId="1C0B3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6495" w:type="dxa"/>
          </w:tcPr>
          <w:p w14:paraId="7470A2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635" w:type="dxa"/>
          </w:tcPr>
          <w:p w14:paraId="2005EF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BF31339" w14:textId="77777777" w:rsidTr="009D43E8">
        <w:tc>
          <w:tcPr>
            <w:tcW w:w="1440" w:type="dxa"/>
          </w:tcPr>
          <w:p w14:paraId="72F956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  <w:tc>
          <w:tcPr>
            <w:tcW w:w="4125" w:type="dxa"/>
          </w:tcPr>
          <w:p w14:paraId="627D86B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Начало онлайн-чата на сайте</w:t>
            </w:r>
          </w:p>
        </w:tc>
        <w:tc>
          <w:tcPr>
            <w:tcW w:w="6495" w:type="dxa"/>
          </w:tcPr>
          <w:p w14:paraId="04A578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открывает виджет, заполняет форму (тема по умолчанию не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тся) и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сессию онлайн-чата.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маршрутизация в очередь отдела; назначение оператору в статусе «в сети».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отображается в АРМ оператора и в виджете клиента.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CHAT-T-01.</w:t>
            </w:r>
          </w:p>
        </w:tc>
        <w:tc>
          <w:tcPr>
            <w:tcW w:w="1635" w:type="dxa"/>
          </w:tcPr>
          <w:p w14:paraId="5B1F54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E28AEB5" w14:textId="77777777" w:rsidTr="009D43E8">
        <w:tc>
          <w:tcPr>
            <w:tcW w:w="1440" w:type="dxa"/>
          </w:tcPr>
          <w:p w14:paraId="173563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</w:t>
            </w:r>
          </w:p>
        </w:tc>
        <w:tc>
          <w:tcPr>
            <w:tcW w:w="4125" w:type="dxa"/>
          </w:tcPr>
          <w:p w14:paraId="763502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Обращение через мессенджер</w:t>
            </w:r>
          </w:p>
        </w:tc>
        <w:tc>
          <w:tcPr>
            <w:tcW w:w="6495" w:type="dxa"/>
          </w:tcPr>
          <w:p w14:paraId="6AA52C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обращается через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 канала сохраняет переписку с идентификатором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channel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обрабатывается в том же АРМ, что и веб-чат.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CHAT-T-12.</w:t>
            </w:r>
          </w:p>
        </w:tc>
        <w:tc>
          <w:tcPr>
            <w:tcW w:w="1635" w:type="dxa"/>
          </w:tcPr>
          <w:p w14:paraId="5DB906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AEA03A2" w14:textId="77777777" w:rsidTr="009D43E8">
        <w:tc>
          <w:tcPr>
            <w:tcW w:w="1440" w:type="dxa"/>
          </w:tcPr>
          <w:p w14:paraId="19C314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</w:t>
            </w:r>
          </w:p>
        </w:tc>
        <w:tc>
          <w:tcPr>
            <w:tcW w:w="4125" w:type="dxa"/>
          </w:tcPr>
          <w:p w14:paraId="6C009A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Повторное обращение (единая история)</w:t>
            </w:r>
          </w:p>
        </w:tc>
        <w:tc>
          <w:tcPr>
            <w:tcW w:w="6495" w:type="dxa"/>
          </w:tcPr>
          <w:p w14:paraId="6E280E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тем же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телефоном обращается через другой канал (напр. ранее звонил, теперь пишет в онлайн-чат).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кросс-канальная история (телефония + онлайн-чат);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предыдущие обращения (в т.ч. телефонные) видны оператору; повторная тема подсвечена.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CHAT-T-13.</w:t>
            </w:r>
          </w:p>
        </w:tc>
        <w:tc>
          <w:tcPr>
            <w:tcW w:w="1635" w:type="dxa"/>
          </w:tcPr>
          <w:p w14:paraId="11BBC1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4.3.1.13, 4.3.1.14, 4.3.2.11, 4.3.2.12</w:t>
            </w:r>
          </w:p>
        </w:tc>
      </w:tr>
      <w:tr w:rsidR="009D43E8" w14:paraId="60F042E7" w14:textId="77777777" w:rsidTr="009D43E8">
        <w:tc>
          <w:tcPr>
            <w:tcW w:w="1440" w:type="dxa"/>
          </w:tcPr>
          <w:p w14:paraId="2E9A5D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  <w:tc>
          <w:tcPr>
            <w:tcW w:w="4125" w:type="dxa"/>
          </w:tcPr>
          <w:p w14:paraId="731431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Клиент офлайн / отказ / потерянный</w:t>
            </w:r>
          </w:p>
        </w:tc>
        <w:tc>
          <w:tcPr>
            <w:tcW w:w="6495" w:type="dxa"/>
          </w:tcPr>
          <w:p w14:paraId="68AA11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закрыл вкладку или ист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 таймаут 5–10 минут.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сообщений при отключении; классификация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доставляется при повторном подключении или статус «потерянный».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-20.</w:t>
            </w:r>
          </w:p>
        </w:tc>
        <w:tc>
          <w:tcPr>
            <w:tcW w:w="1635" w:type="dxa"/>
          </w:tcPr>
          <w:p w14:paraId="5F7685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D7810F1" w14:textId="77777777" w:rsidTr="009D43E8">
        <w:tc>
          <w:tcPr>
            <w:tcW w:w="1440" w:type="dxa"/>
          </w:tcPr>
          <w:p w14:paraId="7C438F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  <w:tc>
          <w:tcPr>
            <w:tcW w:w="4125" w:type="dxa"/>
          </w:tcPr>
          <w:p w14:paraId="46E7F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м назначенного диалога</w:t>
            </w:r>
          </w:p>
        </w:tc>
        <w:tc>
          <w:tcPr>
            <w:tcW w:w="6495" w:type="dxa"/>
          </w:tcPr>
          <w:p w14:paraId="4CFBB8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 статусе «в сети» получает </w:t>
            </w:r>
            <w:r>
              <w:rPr>
                <w:rFonts w:ascii="Arial" w:eastAsia="Arial" w:hAnsi="Arial" w:cs="Arial"/>
                <w:color w:val="000000"/>
              </w:rPr>
              <w:t>push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видит очередь «Мои диалоги».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назначение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03).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активный диалог в центральной колонке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35" w:type="dxa"/>
          </w:tcPr>
          <w:p w14:paraId="6FE8B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13C6CD23" w14:textId="77777777" w:rsidTr="009D43E8">
        <w:tc>
          <w:tcPr>
            <w:tcW w:w="1440" w:type="dxa"/>
          </w:tcPr>
          <w:p w14:paraId="122EC2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  <w:tc>
          <w:tcPr>
            <w:tcW w:w="4125" w:type="dxa"/>
          </w:tcPr>
          <w:p w14:paraId="26E661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с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ром и фидбеком</w:t>
            </w:r>
          </w:p>
        </w:tc>
        <w:tc>
          <w:tcPr>
            <w:tcW w:w="6495" w:type="dxa"/>
          </w:tcPr>
          <w:p w14:paraId="6F38A1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отправил сообщение в онлайн-чат.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01 и обязательная обратная связь (§4.3.2.5).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клиенту без ссылки на СУЗ.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635" w:type="dxa"/>
          </w:tcPr>
          <w:p w14:paraId="6A9C93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</w:t>
            </w:r>
          </w:p>
        </w:tc>
      </w:tr>
      <w:tr w:rsidR="009D43E8" w14:paraId="07C6DEF2" w14:textId="77777777" w:rsidTr="009D43E8">
        <w:tc>
          <w:tcPr>
            <w:tcW w:w="1440" w:type="dxa"/>
          </w:tcPr>
          <w:p w14:paraId="4CB87C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UC-O3</w:t>
            </w:r>
          </w:p>
        </w:tc>
        <w:tc>
          <w:tcPr>
            <w:tcW w:w="4125" w:type="dxa"/>
          </w:tcPr>
          <w:p w14:paraId="5C8D0A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Перевод диалога</w:t>
            </w:r>
          </w:p>
        </w:tc>
        <w:tc>
          <w:tcPr>
            <w:tcW w:w="6495" w:type="dxa"/>
          </w:tcPr>
          <w:p w14:paraId="29DC70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«Перевести» и выбирает отдел или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смена назначенного оператора с сохранением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оператор получает уведомление.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CHAT-T-09.</w:t>
            </w:r>
          </w:p>
        </w:tc>
        <w:tc>
          <w:tcPr>
            <w:tcW w:w="1635" w:type="dxa"/>
          </w:tcPr>
          <w:p w14:paraId="08C4F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800456B" w14:textId="77777777" w:rsidTr="009D43E8">
        <w:tc>
          <w:tcPr>
            <w:tcW w:w="1440" w:type="dxa"/>
          </w:tcPr>
          <w:p w14:paraId="73638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  <w:tc>
          <w:tcPr>
            <w:tcW w:w="4125" w:type="dxa"/>
          </w:tcPr>
          <w:p w14:paraId="4D1BB3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 с тематикой</w:t>
            </w:r>
          </w:p>
        </w:tc>
        <w:tc>
          <w:tcPr>
            <w:tcW w:w="6495" w:type="dxa"/>
          </w:tcPr>
          <w:p w14:paraId="3ACA20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завершает обслуживание и нажимает «Закрыть».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система требует выбрать тематику из выпадающего списка (не при входе клиента); данные сохраняются в базе диалогов, архивная копия — в долгосрочном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закрыт; клиенту показывается короткий опрос после обращения (§4.4.26).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-06.</w:t>
            </w:r>
          </w:p>
        </w:tc>
        <w:tc>
          <w:tcPr>
            <w:tcW w:w="1635" w:type="dxa"/>
          </w:tcPr>
          <w:p w14:paraId="7753E189" w14:textId="77777777" w:rsidR="009D43E8" w:rsidRPr="00E0253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en-US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2B871455" w14:textId="77777777" w:rsidTr="009D43E8">
        <w:tc>
          <w:tcPr>
            <w:tcW w:w="1440" w:type="dxa"/>
          </w:tcPr>
          <w:p w14:paraId="6D7415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UC-O5</w:t>
            </w:r>
          </w:p>
        </w:tc>
        <w:tc>
          <w:tcPr>
            <w:tcW w:w="4125" w:type="dxa"/>
          </w:tcPr>
          <w:p w14:paraId="1966E4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Диалог из общей очереди</w:t>
            </w:r>
          </w:p>
        </w:tc>
        <w:tc>
          <w:tcPr>
            <w:tcW w:w="6495" w:type="dxa"/>
          </w:tcPr>
          <w:p w14:paraId="1B5C67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бер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диалог из «Общей очереди».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действует лимит активных диалогов на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открывается в том же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635" w:type="dxa"/>
          </w:tcPr>
          <w:p w14:paraId="42FE2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36663C5F" w14:textId="77777777" w:rsidTr="009D43E8">
        <w:tc>
          <w:tcPr>
            <w:tcW w:w="1440" w:type="dxa"/>
          </w:tcPr>
          <w:p w14:paraId="7823D8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UC-O6</w:t>
            </w:r>
          </w:p>
        </w:tc>
        <w:tc>
          <w:tcPr>
            <w:tcW w:w="4125" w:type="dxa"/>
          </w:tcPr>
          <w:p w14:paraId="12317A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6495" w:type="dxa"/>
          </w:tcPr>
          <w:p w14:paraId="0F364C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отправляет сообщение другому оператору без участия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отдельный канал внутренних сообщений.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внутренней переписки операторов.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 (smoke).</w:t>
            </w:r>
          </w:p>
        </w:tc>
        <w:tc>
          <w:tcPr>
            <w:tcW w:w="1635" w:type="dxa"/>
          </w:tcPr>
          <w:p w14:paraId="312D6A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CD74AB4" w14:textId="77777777" w:rsidTr="009D43E8">
        <w:tc>
          <w:tcPr>
            <w:tcW w:w="1440" w:type="dxa"/>
          </w:tcPr>
          <w:p w14:paraId="0B26C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UC-O7</w:t>
            </w:r>
          </w:p>
        </w:tc>
        <w:tc>
          <w:tcPr>
            <w:tcW w:w="4125" w:type="dxa"/>
          </w:tcPr>
          <w:p w14:paraId="69BE76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Авто-диалог по сценарию</w:t>
            </w:r>
          </w:p>
        </w:tc>
        <w:tc>
          <w:tcPr>
            <w:tcW w:w="6495" w:type="dxa"/>
          </w:tcPr>
          <w:p w14:paraId="4AE038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обращается к боту первой линии по промпту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(§4.3.2.8).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сценарий бота до эскалации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оператор получает уведомление о подключении к диалогу.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CHAT-T-10, CHAT-T-16.</w:t>
            </w:r>
          </w:p>
        </w:tc>
        <w:tc>
          <w:tcPr>
            <w:tcW w:w="1635" w:type="dxa"/>
          </w:tcPr>
          <w:p w14:paraId="16EF7E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4.3.2.8</w:t>
            </w:r>
          </w:p>
        </w:tc>
      </w:tr>
      <w:tr w:rsidR="009D43E8" w14:paraId="77EEDC26" w14:textId="77777777" w:rsidTr="009D43E8">
        <w:tc>
          <w:tcPr>
            <w:tcW w:w="1440" w:type="dxa"/>
          </w:tcPr>
          <w:p w14:paraId="6A59C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UC-O8</w:t>
            </w:r>
          </w:p>
        </w:tc>
        <w:tc>
          <w:tcPr>
            <w:tcW w:w="4125" w:type="dxa"/>
          </w:tcPr>
          <w:p w14:paraId="1130CB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Обзор диалогов коллег (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6495" w:type="dxa"/>
          </w:tcPr>
          <w:p w14:paraId="1801E54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открывает секцию «Диалоги коллег» в левой панели АРМ и выбирает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режим только чтения; контекстная подпись «Просмотр · {оператор}».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диалогов коллег без возможности отправки.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-17.</w:t>
            </w:r>
          </w:p>
        </w:tc>
        <w:tc>
          <w:tcPr>
            <w:tcW w:w="1635" w:type="dxa"/>
          </w:tcPr>
          <w:p w14:paraId="1BC537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29990AE" w14:textId="77777777" w:rsidTr="009D43E8">
        <w:tc>
          <w:tcPr>
            <w:tcW w:w="1440" w:type="dxa"/>
          </w:tcPr>
          <w:p w14:paraId="218095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</w:t>
            </w:r>
          </w:p>
        </w:tc>
        <w:tc>
          <w:tcPr>
            <w:tcW w:w="4125" w:type="dxa"/>
          </w:tcPr>
          <w:p w14:paraId="5D0412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наблюдение</w:t>
            </w:r>
          </w:p>
        </w:tc>
        <w:tc>
          <w:tcPr>
            <w:tcW w:w="6495" w:type="dxa"/>
          </w:tcPr>
          <w:p w14:paraId="00444A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с ролью супервизор (</w:t>
            </w:r>
            <w:r>
              <w:rPr>
                <w:rFonts w:ascii="Arial" w:eastAsia="Arial" w:hAnsi="Arial" w:cs="Arial"/>
                <w:color w:val="000000"/>
              </w:rPr>
              <w:t>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.4.2) открывает панель наблюдения.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поток диалога оператора в режиме только чтения.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экран «Супервизор».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CHAT-T-09.</w:t>
            </w:r>
          </w:p>
        </w:tc>
        <w:tc>
          <w:tcPr>
            <w:tcW w:w="1635" w:type="dxa"/>
          </w:tcPr>
          <w:p w14:paraId="56DC75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599B4D4" w14:textId="77777777" w:rsidTr="009D43E8">
        <w:tc>
          <w:tcPr>
            <w:tcW w:w="1440" w:type="dxa"/>
          </w:tcPr>
          <w:p w14:paraId="385060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UC-S2</w:t>
            </w:r>
          </w:p>
        </w:tc>
        <w:tc>
          <w:tcPr>
            <w:tcW w:w="4125" w:type="dxa"/>
          </w:tcPr>
          <w:p w14:paraId="7E9B2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перераспределение</w:t>
            </w:r>
          </w:p>
        </w:tc>
        <w:tc>
          <w:tcPr>
            <w:tcW w:w="6495" w:type="dxa"/>
          </w:tcPr>
          <w:p w14:paraId="2286F90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перетаскивает или назначает диалог другому оператору или отделу.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смена маршрута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очереди обновлены.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1635" w:type="dxa"/>
          </w:tcPr>
          <w:p w14:paraId="2F0CB5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79FCE79" w14:textId="77777777" w:rsidTr="009D43E8">
        <w:tc>
          <w:tcPr>
            <w:tcW w:w="1440" w:type="dxa"/>
          </w:tcPr>
          <w:p w14:paraId="44BAD7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UC-S3</w:t>
            </w:r>
          </w:p>
        </w:tc>
        <w:tc>
          <w:tcPr>
            <w:tcW w:w="4125" w:type="dxa"/>
          </w:tcPr>
          <w:p w14:paraId="4EE628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отдела</w:t>
            </w:r>
          </w:p>
        </w:tc>
        <w:tc>
          <w:tcPr>
            <w:tcW w:w="6495" w:type="dxa"/>
          </w:tcPr>
          <w:p w14:paraId="6EA29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фильтр по отделу и периоду.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хранилищу диалогов.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диалогов и экспорт.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CHAT-T-06.</w:t>
            </w:r>
          </w:p>
        </w:tc>
        <w:tc>
          <w:tcPr>
            <w:tcW w:w="1635" w:type="dxa"/>
          </w:tcPr>
          <w:p w14:paraId="6DAAAC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672351D" w14:textId="77777777" w:rsidTr="009D43E8">
        <w:tc>
          <w:tcPr>
            <w:tcW w:w="1440" w:type="dxa"/>
          </w:tcPr>
          <w:p w14:paraId="58C0D8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</w:t>
            </w:r>
          </w:p>
        </w:tc>
        <w:tc>
          <w:tcPr>
            <w:tcW w:w="4125" w:type="dxa"/>
          </w:tcPr>
          <w:p w14:paraId="792EC5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Отдел и маршрутизация</w:t>
            </w:r>
          </w:p>
        </w:tc>
        <w:tc>
          <w:tcPr>
            <w:tcW w:w="6495" w:type="dxa"/>
          </w:tcPr>
          <w:p w14:paraId="126BA0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Контакт-центра настраивает структуру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создание, изменение и удаление отделов и групп навыков (§4.4).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администратора маршрутизации.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35" w:type="dxa"/>
          </w:tcPr>
          <w:p w14:paraId="460705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08D09D40" w14:textId="77777777" w:rsidTr="009D43E8">
        <w:tc>
          <w:tcPr>
            <w:tcW w:w="1440" w:type="dxa"/>
          </w:tcPr>
          <w:p w14:paraId="366C5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UC-A2</w:t>
            </w:r>
          </w:p>
        </w:tc>
        <w:tc>
          <w:tcPr>
            <w:tcW w:w="4125" w:type="dxa"/>
          </w:tcPr>
          <w:p w14:paraId="7634A2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Виджет: точки размещения</w:t>
            </w:r>
          </w:p>
        </w:tc>
        <w:tc>
          <w:tcPr>
            <w:tcW w:w="6495" w:type="dxa"/>
          </w:tcPr>
          <w:p w14:paraId="5C44EC0C" w14:textId="325A2BEA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раздел «Виджеты» панели модуля онлайн-чат и выбирает тип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точки размещения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веб-сайт банка, </w:t>
            </w:r>
            <w:ins w:id="1679" w:author="Никита Гринь" w:date="2026-08-02T01:34:00Z" w16du:dateUtc="2026-08-01T22:34:00Z">
              <w:r w:rsidR="005C7488">
                <w:rPr>
                  <w:lang w:val="ru-RU"/>
                </w:rPr>
                <w:t>иные каналы банка</w:t>
              </w:r>
              <w:r w:rsidR="005C7488" w:rsidRPr="003C42DA" w:rsidDel="005C7488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1681" w:author="Никита Гринь" w:date="2026-08-02T01:34:00Z" w16du:dateUtc="2026-08-01T22:34:00Z">
              <w:r w:rsidRPr="003C42DA" w:rsidDel="005C7488">
                <w:rPr>
                  <w:rFonts w:ascii="Arial" w:eastAsia="Arial" w:hAnsi="Arial" w:cs="Arial"/>
                  <w:color w:val="000000"/>
                  <w:lang w:val="ru-RU"/>
                </w:rPr>
                <w:delText>интернет-банкинг, М-банкинг</w:delText>
              </w:r>
              <w:r w:rsidRPr="003C42DA" w:rsidDel="005C7488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(§4.1.9; комм. [34]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мессенджеры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соцсети: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настраиваются через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682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683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684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685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1686" w:author="Никита Гринь" w:date="2026-07-31T10:57:00Z" w16du:dateUtc="2026-07-31T07:57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1687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1688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каждой точки — уникальный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настройки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689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690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691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692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ofiyynu</w:instrText>
            </w:r>
            <w:r w:rsidRPr="003339CA">
              <w:rPr>
                <w:lang w:val="ru-RU"/>
                <w:rPrChange w:id="1693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ncml</w:instrText>
            </w:r>
            <w:r w:rsidRPr="003339CA">
              <w:rPr>
                <w:lang w:val="ru-RU"/>
                <w:rPrChange w:id="1694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.5.3.1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дизайн (§4.4.10/23), домены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поля формы входа, приветствие, маршрутизация в отдел / скилл-группу; код встраивания генерируется автоматически.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готовый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-код и предпросмотр виджета в панели; точка появляется в списке размещений с меткой типа канала.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35" w:type="dxa"/>
          </w:tcPr>
          <w:p w14:paraId="5B207F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4.1.9, 4.4</w:t>
            </w:r>
          </w:p>
        </w:tc>
      </w:tr>
      <w:tr w:rsidR="009D43E8" w14:paraId="7834CC14" w14:textId="77777777" w:rsidTr="009D43E8">
        <w:tc>
          <w:tcPr>
            <w:tcW w:w="1440" w:type="dxa"/>
          </w:tcPr>
          <w:p w14:paraId="462D46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UC-A3</w:t>
            </w:r>
          </w:p>
        </w:tc>
        <w:tc>
          <w:tcPr>
            <w:tcW w:w="4125" w:type="dxa"/>
          </w:tcPr>
          <w:p w14:paraId="52036E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</w:t>
            </w:r>
          </w:p>
        </w:tc>
        <w:tc>
          <w:tcPr>
            <w:tcW w:w="6495" w:type="dxa"/>
          </w:tcPr>
          <w:p w14:paraId="68B276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правила автоматического распределения диалогов между операторами.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назначает обращения по очереди (</w:t>
            </w:r>
            <w:r>
              <w:rPr>
                <w:rFonts w:ascii="Arial" w:eastAsia="Arial" w:hAnsi="Arial" w:cs="Arial"/>
                <w:color w:val="000000"/>
              </w:rPr>
              <w:t>round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robin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оператору с наименьшей текущей загрузкой.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автоматически попадает к оператору (сценарии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35" w:type="dxa"/>
          </w:tcPr>
          <w:p w14:paraId="21814B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95FE522" w14:textId="77777777" w:rsidTr="009D43E8">
        <w:tc>
          <w:tcPr>
            <w:tcW w:w="1440" w:type="dxa"/>
          </w:tcPr>
          <w:p w14:paraId="1C861C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  <w:tc>
          <w:tcPr>
            <w:tcW w:w="4125" w:type="dxa"/>
          </w:tcPr>
          <w:p w14:paraId="5FF83A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Подключение бота</w:t>
            </w:r>
          </w:p>
        </w:tc>
        <w:tc>
          <w:tcPr>
            <w:tcW w:w="6495" w:type="dxa"/>
          </w:tcPr>
          <w:p w14:paraId="50FC02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включает сценарий бота первой линии.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промпт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активируется сценарий UC-O7.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CHAT-T-10.</w:t>
            </w:r>
          </w:p>
        </w:tc>
        <w:tc>
          <w:tcPr>
            <w:tcW w:w="1635" w:type="dxa"/>
          </w:tcPr>
          <w:p w14:paraId="6EFDC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73C9317" w14:textId="77777777" w:rsidTr="009D43E8">
        <w:tc>
          <w:tcPr>
            <w:tcW w:w="1440" w:type="dxa"/>
          </w:tcPr>
          <w:p w14:paraId="0EE611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UC-A5</w:t>
            </w:r>
          </w:p>
        </w:tc>
        <w:tc>
          <w:tcPr>
            <w:tcW w:w="4125" w:type="dxa"/>
          </w:tcPr>
          <w:p w14:paraId="2B45FE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Канал мессенджера</w:t>
            </w:r>
          </w:p>
        </w:tc>
        <w:tc>
          <w:tcPr>
            <w:tcW w:w="6495" w:type="dxa"/>
          </w:tcPr>
          <w:p w14:paraId="374064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регистрирует адаптер 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панели.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интеграция через </w:t>
            </w:r>
            <w:r>
              <w:rPr>
                <w:rFonts w:ascii="Arial" w:eastAsia="Arial" w:hAnsi="Arial" w:cs="Arial"/>
                <w:color w:val="000000"/>
              </w:rPr>
              <w:t>REST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(§4.4.6).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канал отображается в блоке «Мессенджеры».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CHAT-T-12.</w:t>
            </w:r>
          </w:p>
        </w:tc>
        <w:tc>
          <w:tcPr>
            <w:tcW w:w="1635" w:type="dxa"/>
          </w:tcPr>
          <w:p w14:paraId="3C6484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1A4EDB6" w14:textId="77777777" w:rsidTr="009D43E8">
        <w:tc>
          <w:tcPr>
            <w:tcW w:w="1440" w:type="dxa"/>
          </w:tcPr>
          <w:p w14:paraId="69E3E3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UC-CHAT-R1</w:t>
            </w:r>
          </w:p>
        </w:tc>
        <w:tc>
          <w:tcPr>
            <w:tcW w:w="4125" w:type="dxa"/>
          </w:tcPr>
          <w:p w14:paraId="668B24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 супервизора</w:t>
            </w:r>
          </w:p>
        </w:tc>
        <w:tc>
          <w:tcPr>
            <w:tcW w:w="6495" w:type="dxa"/>
          </w:tcPr>
          <w:p w14:paraId="02FE39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аналитик открывает оперативную панель (§4.7.3.1).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очередей и соблюдения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экран «Оперативная панель».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CHAT-T-11.</w:t>
            </w:r>
          </w:p>
        </w:tc>
        <w:tc>
          <w:tcPr>
            <w:tcW w:w="1635" w:type="dxa"/>
          </w:tcPr>
          <w:p w14:paraId="6DDDD0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4.7.3</w:t>
            </w:r>
          </w:p>
        </w:tc>
      </w:tr>
      <w:tr w:rsidR="009D43E8" w14:paraId="7E852153" w14:textId="77777777" w:rsidTr="009D43E8">
        <w:tc>
          <w:tcPr>
            <w:tcW w:w="1440" w:type="dxa"/>
          </w:tcPr>
          <w:p w14:paraId="5F4059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UC-CHAT-R2</w:t>
            </w:r>
          </w:p>
        </w:tc>
        <w:tc>
          <w:tcPr>
            <w:tcW w:w="4125" w:type="dxa"/>
          </w:tcPr>
          <w:p w14:paraId="42AFA8E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за период (дашборд онлайн-чата)</w:t>
            </w:r>
          </w:p>
        </w:tc>
        <w:tc>
          <w:tcPr>
            <w:tcW w:w="6495" w:type="dxa"/>
          </w:tcPr>
          <w:p w14:paraId="67EEB6D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фильтры по каналу и периоду.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агрегация данных в </w:t>
            </w:r>
            <w:r>
              <w:rPr>
                <w:rFonts w:ascii="Arial" w:eastAsia="Arial" w:hAnsi="Arial" w:cs="Arial"/>
                <w:color w:val="000000"/>
              </w:rPr>
              <w:t>PostgreSQL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выгрузка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 в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1635" w:type="dxa"/>
          </w:tcPr>
          <w:p w14:paraId="4BEA81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4.7.4</w:t>
            </w:r>
          </w:p>
        </w:tc>
      </w:tr>
    </w:tbl>
    <w:p w14:paraId="36FF0D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Слайд 22. Макет интерфейса супервизора — маршруты и очереди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3CCB7DA" wp14:editId="2FB5F219">
            <wp:extent cx="8599612" cy="3734767"/>
            <wp:effectExtent l="0" t="0" r="0" b="0"/>
            <wp:docPr id="36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99612" cy="37347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8A859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Как тематика попадает в диалог:</w:t>
      </w:r>
    </w:p>
    <w:p w14:paraId="356F1482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 xml:space="preserve">1) </w:t>
      </w:r>
      <w:r w:rsidRPr="00E74DA7">
        <w:rPr>
          <w:rFonts w:ascii="Arial" w:eastAsia="Arial" w:hAnsi="Arial" w:cs="Arial"/>
          <w:lang w:val="ru-RU"/>
        </w:rPr>
        <w:t xml:space="preserve">автоматически при поступлении диалога в очередь </w:t>
      </w:r>
      <w:r w:rsidRPr="00E74DA7">
        <w:rPr>
          <w:rFonts w:ascii="Arial" w:eastAsia="Arial" w:hAnsi="Arial" w:cs="Arial"/>
          <w:lang w:val="ru-RU"/>
        </w:rPr>
        <w:t>— система определяет тематику по вариантам на основе названий статей СУЗ (§4.4.49 ТТ);</w:t>
      </w:r>
    </w:p>
    <w:p w14:paraId="01727F38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lastRenderedPageBreak/>
        <w:t>2) клиент может выбрать тему на форме входа виджета, если это включено в настройках;</w:t>
      </w:r>
    </w:p>
    <w:p w14:paraId="20873F78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3) оператор может указать или изменить тематику в ходе диалога и при закрытии обращения;</w:t>
      </w:r>
    </w:p>
    <w:p w14:paraId="7F9A93F1" w14:textId="77777777" w:rsidR="00E74DA7" w:rsidRPr="00E74DA7" w:rsidRDefault="00E74DA7" w:rsidP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E74DA7">
        <w:rPr>
          <w:rFonts w:ascii="Arial" w:eastAsia="Arial" w:hAnsi="Arial" w:cs="Arial"/>
          <w:lang w:val="ru-RU"/>
        </w:rPr>
        <w:t>4) при возврате диалога в очередь оператор может сменить тематику или группу операторов (§4.4.56 ТТ).</w:t>
      </w:r>
    </w:p>
    <w:p w14:paraId="545C5AC6" w14:textId="77777777" w:rsidR="00E74DA7" w:rsidRPr="003C42DA" w:rsidRDefault="00E74DA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E74DA7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6132DE0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58D3E34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697" w:name="bookmark=id.u13h7pfqybsj" w:colFirst="0" w:colLast="0"/>
      <w:bookmarkEnd w:id="1697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.5.7. Функциональные требования</w:t>
      </w:r>
    </w:p>
    <w:p w14:paraId="53C42E2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-01…20</w:t>
      </w:r>
    </w:p>
    <w:p w14:paraId="186F6AC6" w14:textId="77777777" w:rsidR="00985986" w:rsidRDefault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</w:p>
    <w:p w14:paraId="5BE5E5B5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Описание интерфейса оператора онлайн-чата (АРМ)</w:t>
      </w:r>
    </w:p>
    <w:p w14:paraId="1DAA429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C8B182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Список диалогов / очереди — открыть диалог из очереди или своих назначенных.</w:t>
      </w:r>
    </w:p>
    <w:p w14:paraId="594E933B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Взять диалог / принять из очереди — назначить обращение на себя.</w:t>
      </w:r>
    </w:p>
    <w:p w14:paraId="36731174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Вернуть в очередь — вернуть диалог в очередь (при необходимости сменить тематику или группу).</w:t>
      </w:r>
    </w:p>
    <w:p w14:paraId="777172D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Перевести / переназначить — передать диалог другому оператору или группе.</w:t>
      </w:r>
    </w:p>
    <w:p w14:paraId="5650A5C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Отправить — отправить сообщение клиенту.</w:t>
      </w:r>
    </w:p>
    <w:p w14:paraId="6EF4E2AA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Вложить файл — прикрепить файл к сообщению (в пределах правил ИБ).</w:t>
      </w:r>
    </w:p>
    <w:p w14:paraId="43A87B02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Шаблоны / быстрые ответы — вставить заготовленный текст в поле ответа.</w:t>
      </w:r>
    </w:p>
    <w:p w14:paraId="3183E14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История клиента — открыть историю обращений.</w:t>
      </w:r>
    </w:p>
    <w:p w14:paraId="2B65592D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Summary — показать краткое резюме по клиенту/диалогу.</w:t>
      </w:r>
    </w:p>
    <w:p w14:paraId="6A1ACFAA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Тематика — указать или изменить тему обращения.</w:t>
      </w:r>
    </w:p>
    <w:p w14:paraId="219D8F1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Закрыть диалог — завершить обращение (с обязательной тематикой/полями закрытия по настройкам).</w:t>
      </w:r>
    </w:p>
    <w:p w14:paraId="34863EA4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Статус оператора (Online / Невидимка / Обед / Офлайн) — сменить свой статус.</w:t>
      </w:r>
    </w:p>
    <w:p w14:paraId="1D1DEDA6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«Вставить в ответ» — вставить текст подсказки в поле ответа.</w:t>
      </w:r>
    </w:p>
    <w:p w14:paraId="2032CB8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ссылка на статью СУЗ — открыть статью для оператора.</w:t>
      </w:r>
    </w:p>
    <w:p w14:paraId="57B5D14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lastRenderedPageBreak/>
        <w:t>Суфлёр: «Воспользовался» / «Не воспользовался» / «Неполный ответ» — оценить подсказку.</w:t>
      </w:r>
    </w:p>
    <w:p w14:paraId="752B751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Суфлёр: отключить для диалога — скрыть подсказки на текущий диалог с возможностью снова включить.</w:t>
      </w:r>
    </w:p>
    <w:p w14:paraId="1F374EA5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7D0C36B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Описание интерфейса администратора модуля Контакт-центра (онлайн-чат)</w:t>
      </w:r>
    </w:p>
    <w:p w14:paraId="0EE5B18C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CD8FAE3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Каналы / виджеты — создать и настроить точки размещения виджета, мессенджеры, соцсети, API.</w:t>
      </w:r>
    </w:p>
    <w:p w14:paraId="4B1DA4B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Форма входа — настроить тексты, поля, кнопки, обязательность полей.</w:t>
      </w:r>
    </w:p>
    <w:p w14:paraId="4B43E60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Расписание / нерабочее время — задать рабочее время и текст сообщения вне часов работы.</w:t>
      </w:r>
    </w:p>
    <w:p w14:paraId="06DD731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Очереди и тематики — создать/изменить/удалить тематики и привязать их к очередям и группам операторов.</w:t>
      </w:r>
    </w:p>
    <w:p w14:paraId="78940DB1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Распределение диалогов — включить/настроить автоназначение и правила маршрутизации.</w:t>
      </w:r>
    </w:p>
    <w:p w14:paraId="62DE3A2E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Права и роли операторов — подключить/исключить операторов к работе с очередями.</w:t>
      </w:r>
    </w:p>
    <w:p w14:paraId="026AF2B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Шаблоны сообщений и быстрые ответы — создать и редактировать тексты.</w:t>
      </w:r>
    </w:p>
    <w:p w14:paraId="5BEE47EC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Статусы и уведомления — настроить доступные статусы и оповещения.</w:t>
      </w:r>
    </w:p>
    <w:p w14:paraId="5F4A02B9" w14:textId="77777777" w:rsidR="00985986" w:rsidRPr="00985986" w:rsidRDefault="00985986" w:rsidP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985986">
        <w:rPr>
          <w:rFonts w:ascii="Arial" w:eastAsia="Arial" w:hAnsi="Arial" w:cs="Arial"/>
          <w:color w:val="000000"/>
          <w:lang w:val="ru-RU"/>
        </w:rPr>
        <w:t>Отчётность — открыть отчёты и конструктор отчётов модуля.</w:t>
      </w:r>
    </w:p>
    <w:p w14:paraId="4D95DF14" w14:textId="77777777" w:rsidR="00985986" w:rsidRDefault="00985986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82A9F6D" w14:textId="055FF71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онлайн-чата в формате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1.3.</w:t>
      </w:r>
    </w:p>
    <w:tbl>
      <w:tblPr>
        <w:tblStyle w:val="96"/>
        <w:tblW w:w="136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30"/>
        <w:gridCol w:w="3375"/>
        <w:gridCol w:w="6735"/>
        <w:gridCol w:w="1680"/>
      </w:tblGrid>
      <w:tr w:rsidR="009D43E8" w14:paraId="0BEF12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30" w:type="dxa"/>
          </w:tcPr>
          <w:p w14:paraId="0632E0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75" w:type="dxa"/>
          </w:tcPr>
          <w:p w14:paraId="68DF63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735" w:type="dxa"/>
          </w:tcPr>
          <w:p w14:paraId="5CEB24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680" w:type="dxa"/>
          </w:tcPr>
          <w:p w14:paraId="43F0E7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BB2660D" w14:textId="77777777" w:rsidTr="009D43E8">
        <w:tc>
          <w:tcPr>
            <w:tcW w:w="1830" w:type="dxa"/>
          </w:tcPr>
          <w:p w14:paraId="6D9E72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FR-CHAT-01</w:t>
            </w:r>
          </w:p>
        </w:tc>
        <w:tc>
          <w:tcPr>
            <w:tcW w:w="3375" w:type="dxa"/>
          </w:tcPr>
          <w:p w14:paraId="72AD106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Виджет и неограниченное число точек размещения</w:t>
            </w:r>
          </w:p>
        </w:tc>
        <w:tc>
          <w:tcPr>
            <w:tcW w:w="6735" w:type="dxa"/>
          </w:tcPr>
          <w:p w14:paraId="745BDCF8" w14:textId="35F4E3FF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добавляет новую точку размещения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-виджета: веб-сайт банка, </w:t>
            </w:r>
            <w:ins w:id="1698" w:author="Никита Гринь" w:date="2026-08-02T01:43:00Z" w16du:dateUtc="2026-08-01T22:43:00Z">
              <w:r w:rsidR="002E5BE7">
                <w:rPr>
                  <w:lang w:val="ru-RU"/>
                </w:rPr>
                <w:t>иные каналы банка</w:t>
              </w:r>
              <w:r w:rsidR="002E5BE7" w:rsidRPr="003C42DA" w:rsidDel="002E5BE7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1700" w:author="Никита Гринь" w:date="2026-08-02T01:43:00Z" w16du:dateUtc="2026-08-01T22:43:00Z">
              <w:r w:rsidRPr="003C42DA" w:rsidDel="002E5BE7">
                <w:rPr>
                  <w:rFonts w:ascii="Arial" w:eastAsia="Arial" w:hAnsi="Arial" w:cs="Arial"/>
                  <w:color w:val="000000"/>
                  <w:lang w:val="ru-RU"/>
                </w:rPr>
                <w:delText>интернет-банкинг, М-банкинг</w:delText>
              </w:r>
              <w:r w:rsidRPr="003C42DA" w:rsidDel="002E5BE7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или лендинг (§4.1.9).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неограниченное число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по одному на каждую точку; отдельная конфигурация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701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702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703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704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ofiyynu</w:instrText>
            </w:r>
            <w:r w:rsidRPr="003339CA">
              <w:rPr>
                <w:lang w:val="ru-RU"/>
                <w:rPrChange w:id="1705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ncml</w:instrText>
            </w:r>
            <w:r w:rsidRPr="003339CA">
              <w:rPr>
                <w:lang w:val="ru-RU"/>
                <w:rPrChange w:id="1706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.5.3.1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и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доменов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Мессенджеры (</w:t>
            </w:r>
            <w:r>
              <w:rPr>
                <w:rFonts w:ascii="Arial" w:eastAsia="Arial" w:hAnsi="Arial" w:cs="Arial"/>
                <w:color w:val="000000"/>
              </w:rPr>
              <w:t>Telegram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Viber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>
              <w:rPr>
                <w:rFonts w:ascii="Arial" w:eastAsia="Arial" w:hAnsi="Arial" w:cs="Arial"/>
                <w:color w:val="000000"/>
              </w:rPr>
              <w:t>VK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Одноклассники)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-каналы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используют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embed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-код — для них регистрируются канальные адаптеры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707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708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709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710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1711" w:author="Никита Гринь" w:date="2026-07-31T10:57:00Z" w16du:dateUtc="2026-07-31T07:57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1712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1713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5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полная таксономия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714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715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716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717" w:author="Никита Гринь" w:date="2026-07-31T10:57:00Z" w16du:dateUtc="2026-07-31T07:57:00Z">
                  <w:rPr/>
                </w:rPrChange>
              </w:rPr>
              <w:instrText>.5</w:instrText>
            </w:r>
            <w:r>
              <w:instrText>kmks</w:instrText>
            </w:r>
            <w:r w:rsidRPr="003339CA">
              <w:rPr>
                <w:lang w:val="ru-RU"/>
                <w:rPrChange w:id="1718" w:author="Никита Гринь" w:date="2026-07-31T10:57:00Z" w16du:dateUtc="2026-07-31T07:57:00Z">
                  <w:rPr/>
                </w:rPrChange>
              </w:rPr>
              <w:instrText>2</w:instrText>
            </w:r>
            <w:r>
              <w:instrText>i</w:instrText>
            </w:r>
            <w:r w:rsidRPr="003339CA">
              <w:rPr>
                <w:lang w:val="ru-RU"/>
                <w:rPrChange w:id="1719" w:author="Никита Гринь" w:date="2026-07-31T10:57:00Z" w16du:dateUtc="2026-07-31T07:57:00Z">
                  <w:rPr/>
                </w:rPrChange>
              </w:rPr>
              <w:instrText>30</w:instrText>
            </w:r>
            <w:r>
              <w:instrText>lu</w:instrText>
            </w:r>
            <w:r w:rsidRPr="003339CA">
              <w:rPr>
                <w:lang w:val="ru-RU"/>
                <w:rPrChange w:id="1720" w:author="Никита Гринь" w:date="2026-07-31T10:57:00Z" w16du:dateUtc="2026-07-31T07:57:00Z">
                  <w:rPr/>
                </w:rPrChange>
              </w:rPr>
              <w:instrText>1"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.5.1.1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Все каналы маршрутизируются в единое АРМ оператора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1721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1722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1723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1724" w:author="Никита Гринь" w:date="2026-07-31T10:57:00Z" w16du:dateUtc="2026-07-31T07:57:00Z">
                  <w:rPr/>
                </w:rPrChange>
              </w:rPr>
              <w:instrText>.</w:instrText>
            </w:r>
            <w:r>
              <w:instrText>u</w:instrText>
            </w:r>
            <w:r w:rsidRPr="003339CA">
              <w:rPr>
                <w:lang w:val="ru-RU"/>
                <w:rPrChange w:id="1725" w:author="Никита Гринь" w:date="2026-07-31T10:57:00Z" w16du:dateUtc="2026-07-31T07:57:00Z">
                  <w:rPr/>
                </w:rPrChange>
              </w:rPr>
              <w:instrText>13</w:instrText>
            </w:r>
            <w:r>
              <w:instrText>h</w:instrText>
            </w:r>
            <w:r w:rsidRPr="003339CA">
              <w:rPr>
                <w:lang w:val="ru-RU"/>
                <w:rPrChange w:id="1726" w:author="Никита Гринь" w:date="2026-07-31T10:57:00Z" w16du:dateUtc="2026-07-31T07:57:00Z">
                  <w:rPr/>
                </w:rPrChange>
              </w:rPr>
              <w:instrText>7</w:instrText>
            </w:r>
            <w:r>
              <w:instrText>pfqybsj</w:instrText>
            </w:r>
            <w:r w:rsidRPr="003339CA">
              <w:rPr>
                <w:lang w:val="ru-RU"/>
                <w:rPrChange w:id="1727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FR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CHAT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код встраивания для каждой точки виджета; переписка из всех каналов — в общих очередях.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UC-A2.</w:t>
            </w:r>
          </w:p>
        </w:tc>
        <w:tc>
          <w:tcPr>
            <w:tcW w:w="1680" w:type="dxa"/>
          </w:tcPr>
          <w:p w14:paraId="0338F8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4.1.9, 4.4</w:t>
            </w:r>
          </w:p>
        </w:tc>
      </w:tr>
      <w:tr w:rsidR="009D43E8" w14:paraId="49242A47" w14:textId="77777777" w:rsidTr="009D43E8">
        <w:tc>
          <w:tcPr>
            <w:tcW w:w="1830" w:type="dxa"/>
          </w:tcPr>
          <w:p w14:paraId="4601E5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FR-CHAT-02</w:t>
            </w:r>
          </w:p>
        </w:tc>
        <w:tc>
          <w:tcPr>
            <w:tcW w:w="3375" w:type="dxa"/>
          </w:tcPr>
          <w:p w14:paraId="51C5BC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Единое АРМ оператора онлайн-чата</w:t>
            </w:r>
          </w:p>
        </w:tc>
        <w:tc>
          <w:tcPr>
            <w:tcW w:w="6735" w:type="dxa"/>
          </w:tcPr>
          <w:p w14:paraId="29DD169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входит в АРМ через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тную запись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единое рабочее место: очереди, диалог и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видит все каналы в одном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680" w:type="dxa"/>
          </w:tcPr>
          <w:p w14:paraId="21B8C9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62A58E9" w14:textId="77777777" w:rsidTr="009D43E8">
        <w:tc>
          <w:tcPr>
            <w:tcW w:w="1830" w:type="dxa"/>
          </w:tcPr>
          <w:p w14:paraId="0B76B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FR-CHAT-03</w:t>
            </w:r>
          </w:p>
        </w:tc>
        <w:tc>
          <w:tcPr>
            <w:tcW w:w="3375" w:type="dxa"/>
          </w:tcPr>
          <w:p w14:paraId="639FF2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Очереди, автоназначение, лимит диалогов на оператора</w:t>
            </w:r>
          </w:p>
        </w:tc>
        <w:tc>
          <w:tcPr>
            <w:tcW w:w="6735" w:type="dxa"/>
          </w:tcPr>
          <w:p w14:paraId="0A2D92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диалог клиента поступает в очередь отдела.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назначение по очереди (</w:t>
            </w:r>
            <w:r>
              <w:rPr>
                <w:rFonts w:ascii="Arial" w:eastAsia="Arial" w:hAnsi="Arial" w:cs="Arial"/>
                <w:color w:val="000000"/>
              </w:rPr>
              <w:t>round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robin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или по текущей загрузке; лимит диалогов на оператора.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в «Мои диалоги» или в «Общей очереди».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5.</w:t>
            </w:r>
          </w:p>
        </w:tc>
        <w:tc>
          <w:tcPr>
            <w:tcW w:w="1680" w:type="dxa"/>
          </w:tcPr>
          <w:p w14:paraId="115F75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A34F176" w14:textId="77777777" w:rsidTr="009D43E8">
        <w:tc>
          <w:tcPr>
            <w:tcW w:w="1830" w:type="dxa"/>
          </w:tcPr>
          <w:p w14:paraId="71A18D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FR-CHAT-04</w:t>
            </w:r>
          </w:p>
        </w:tc>
        <w:tc>
          <w:tcPr>
            <w:tcW w:w="3375" w:type="dxa"/>
          </w:tcPr>
          <w:p w14:paraId="5DC7036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Офлайн-обращения и ответ при возврате клиента</w:t>
            </w:r>
          </w:p>
        </w:tc>
        <w:tc>
          <w:tcPr>
            <w:tcW w:w="6735" w:type="dxa"/>
          </w:tcPr>
          <w:p w14:paraId="36DAFA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отключился от онлайн-чата.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очередь офлайн-сообщений; доставка при повторном подключении.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сообщения ожидают доставки или статус «потерянный».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CHAT-T-15, UC-K4.</w:t>
            </w:r>
          </w:p>
        </w:tc>
        <w:tc>
          <w:tcPr>
            <w:tcW w:w="1680" w:type="dxa"/>
          </w:tcPr>
          <w:p w14:paraId="09CD0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0FB382C" w14:textId="77777777" w:rsidTr="009D43E8">
        <w:tc>
          <w:tcPr>
            <w:tcW w:w="1830" w:type="dxa"/>
          </w:tcPr>
          <w:p w14:paraId="7C200E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FR-CHAT-05</w:t>
            </w:r>
          </w:p>
        </w:tc>
        <w:tc>
          <w:tcPr>
            <w:tcW w:w="3375" w:type="dxa"/>
          </w:tcPr>
          <w:p w14:paraId="74DC7E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Отделы / скилл-группы и маршрутизация</w:t>
            </w:r>
          </w:p>
        </w:tc>
        <w:tc>
          <w:tcPr>
            <w:tcW w:w="6735" w:type="dxa"/>
          </w:tcPr>
          <w:p w14:paraId="49F5ED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структуру обслуживания.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создание, изменение и удаление отделов и групп навыков.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таблицы маршрутизации §4.4.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CHAT-T-07, UC-A1.</w:t>
            </w:r>
          </w:p>
        </w:tc>
        <w:tc>
          <w:tcPr>
            <w:tcW w:w="1680" w:type="dxa"/>
          </w:tcPr>
          <w:p w14:paraId="7AA32C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F08A0B4" w14:textId="77777777" w:rsidTr="009D43E8">
        <w:tc>
          <w:tcPr>
            <w:tcW w:w="1830" w:type="dxa"/>
          </w:tcPr>
          <w:p w14:paraId="20A6DF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FR-CHAT-06</w:t>
            </w:r>
          </w:p>
        </w:tc>
        <w:tc>
          <w:tcPr>
            <w:tcW w:w="3375" w:type="dxa"/>
          </w:tcPr>
          <w:p w14:paraId="3CE0C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Telegram, Viber, VK, OK, API</w:t>
            </w:r>
          </w:p>
        </w:tc>
        <w:tc>
          <w:tcPr>
            <w:tcW w:w="6735" w:type="dxa"/>
          </w:tcPr>
          <w:p w14:paraId="178792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Вход:</w:t>
            </w:r>
            <w:r>
              <w:rPr>
                <w:rFonts w:ascii="Arial" w:eastAsia="Arial" w:hAnsi="Arial" w:cs="Arial"/>
                <w:color w:val="000000"/>
              </w:rPr>
              <w:t xml:space="preserve"> клиент пишет через Telegram, Viber, VK, OK или API.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адаптеры каналов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сохраняют переписку в едином хранилище.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одно рабочее место для всех каналов.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2.</w:t>
            </w:r>
          </w:p>
        </w:tc>
        <w:tc>
          <w:tcPr>
            <w:tcW w:w="1680" w:type="dxa"/>
          </w:tcPr>
          <w:p w14:paraId="47107F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136A6387" w14:textId="77777777" w:rsidTr="009D43E8">
        <w:tc>
          <w:tcPr>
            <w:tcW w:w="1830" w:type="dxa"/>
          </w:tcPr>
          <w:p w14:paraId="690A12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FR-CHAT-07</w:t>
            </w:r>
          </w:p>
        </w:tc>
        <w:tc>
          <w:tcPr>
            <w:tcW w:w="3375" w:type="dxa"/>
          </w:tcPr>
          <w:p w14:paraId="42625A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Единая история клиента между каналами (включая телефонию)</w:t>
            </w:r>
          </w:p>
        </w:tc>
        <w:tc>
          <w:tcPr>
            <w:tcW w:w="6735" w:type="dxa"/>
          </w:tcPr>
          <w:p w14:paraId="524816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с тем же идентификатором обращается через другой канал.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кросс-канальной истории +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 телефонии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-15); контекст предыдущих диалогов в подсказках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авто/ручной вызов.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всех каналов в АРМ; повторная тема подсвечена оператору.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CHAT-T-13, UC-K3.</w:t>
            </w:r>
          </w:p>
        </w:tc>
        <w:tc>
          <w:tcPr>
            <w:tcW w:w="1680" w:type="dxa"/>
          </w:tcPr>
          <w:p w14:paraId="328AD7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4.3.2.11, 4.3.2.12, 4.3.1.13, 4.3.1.14</w:t>
            </w:r>
          </w:p>
        </w:tc>
      </w:tr>
      <w:tr w:rsidR="009D43E8" w14:paraId="751247BF" w14:textId="77777777" w:rsidTr="009D43E8">
        <w:tc>
          <w:tcPr>
            <w:tcW w:w="1830" w:type="dxa"/>
          </w:tcPr>
          <w:p w14:paraId="7378E1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FR-CHAT-08</w:t>
            </w:r>
          </w:p>
        </w:tc>
        <w:tc>
          <w:tcPr>
            <w:tcW w:w="3375" w:type="dxa"/>
          </w:tcPr>
          <w:p w14:paraId="7F6338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Обязательная тематика при закрытии</w:t>
            </w:r>
          </w:p>
        </w:tc>
        <w:tc>
          <w:tcPr>
            <w:tcW w:w="6735" w:type="dxa"/>
          </w:tcPr>
          <w:p w14:paraId="1C7AF5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нажимает «Закрыть»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обязательный выбор тематики из выпадающего списка (не на форме входа).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закрыт; клиенту показывается опрос после обращения (§4.4.26).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4.</w:t>
            </w:r>
          </w:p>
        </w:tc>
        <w:tc>
          <w:tcPr>
            <w:tcW w:w="1680" w:type="dxa"/>
          </w:tcPr>
          <w:p w14:paraId="342E73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4791B66" w14:textId="77777777" w:rsidTr="009D43E8">
        <w:tc>
          <w:tcPr>
            <w:tcW w:w="1830" w:type="dxa"/>
          </w:tcPr>
          <w:p w14:paraId="59575E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FR-CHAT-09</w:t>
            </w:r>
          </w:p>
        </w:tc>
        <w:tc>
          <w:tcPr>
            <w:tcW w:w="3375" w:type="dxa"/>
          </w:tcPr>
          <w:p w14:paraId="07CF498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Черновик сообщения клиента до отправки</w:t>
            </w:r>
          </w:p>
        </w:tc>
        <w:tc>
          <w:tcPr>
            <w:tcW w:w="6735" w:type="dxa"/>
          </w:tcPr>
          <w:p w14:paraId="364596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набирает текст, но 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отправил сообщение.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предпросмотр черновика до отправки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индикатор набора текста и черновик сообщения.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680" w:type="dxa"/>
          </w:tcPr>
          <w:p w14:paraId="2698F1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41198930" w14:textId="77777777" w:rsidTr="009D43E8">
        <w:tc>
          <w:tcPr>
            <w:tcW w:w="1830" w:type="dxa"/>
          </w:tcPr>
          <w:p w14:paraId="451D07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FR-CHAT-10</w:t>
            </w:r>
          </w:p>
        </w:tc>
        <w:tc>
          <w:tcPr>
            <w:tcW w:w="3375" w:type="dxa"/>
          </w:tcPr>
          <w:p w14:paraId="05AECA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клиента с журналированием</w:t>
            </w:r>
          </w:p>
        </w:tc>
        <w:tc>
          <w:tcPr>
            <w:tcW w:w="6735" w:type="dxa"/>
          </w:tcPr>
          <w:p w14:paraId="1DA9D7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оператор инициирует блокировку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рный список и журнал аудита.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клиент заблокирован.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CHAT-T-19.</w:t>
            </w:r>
          </w:p>
        </w:tc>
        <w:tc>
          <w:tcPr>
            <w:tcW w:w="1680" w:type="dxa"/>
          </w:tcPr>
          <w:p w14:paraId="17B977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7A05D988" w14:textId="77777777" w:rsidTr="009D43E8">
        <w:tc>
          <w:tcPr>
            <w:tcW w:w="1830" w:type="dxa"/>
          </w:tcPr>
          <w:p w14:paraId="0BB0D1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FR-CHAT-11</w:t>
            </w:r>
          </w:p>
        </w:tc>
        <w:tc>
          <w:tcPr>
            <w:tcW w:w="3375" w:type="dxa"/>
          </w:tcPr>
          <w:p w14:paraId="195863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Статусы оператора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обед / </w:t>
            </w:r>
            <w:r>
              <w:rPr>
                <w:rFonts w:ascii="Arial" w:eastAsia="Arial" w:hAnsi="Arial" w:cs="Arial"/>
                <w:color w:val="000000"/>
              </w:rPr>
              <w:t>offline</w:t>
            </w:r>
          </w:p>
        </w:tc>
        <w:tc>
          <w:tcPr>
            <w:tcW w:w="6735" w:type="dxa"/>
          </w:tcPr>
          <w:p w14:paraId="6EF8E0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меняет статус «в сети» / «обед» / «не в сети».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статус влияет на получение новых диалогов.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статус отображается в шапке АРМ.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CHAT-T-02.</w:t>
            </w:r>
          </w:p>
        </w:tc>
        <w:tc>
          <w:tcPr>
            <w:tcW w:w="1680" w:type="dxa"/>
          </w:tcPr>
          <w:p w14:paraId="5CBDD7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4.4.6</w:t>
            </w:r>
          </w:p>
        </w:tc>
      </w:tr>
      <w:tr w:rsidR="009D43E8" w14:paraId="7100942B" w14:textId="77777777" w:rsidTr="009D43E8">
        <w:tc>
          <w:tcPr>
            <w:tcW w:w="1830" w:type="dxa"/>
          </w:tcPr>
          <w:p w14:paraId="4D7730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FR-CHAT-12</w:t>
            </w:r>
          </w:p>
        </w:tc>
        <w:tc>
          <w:tcPr>
            <w:tcW w:w="3375" w:type="dxa"/>
          </w:tcPr>
          <w:p w14:paraId="70883B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Настраиваемые поля формы входа</w:t>
            </w:r>
          </w:p>
        </w:tc>
        <w:tc>
          <w:tcPr>
            <w:tcW w:w="6735" w:type="dxa"/>
          </w:tcPr>
          <w:p w14:paraId="354F44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форму входа в виджет.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настраиваемые поля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при начале диалога (тема по умолчанию не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тся).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поля формы в виджете.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CHAT-T-07.</w:t>
            </w:r>
          </w:p>
        </w:tc>
        <w:tc>
          <w:tcPr>
            <w:tcW w:w="1680" w:type="dxa"/>
          </w:tcPr>
          <w:p w14:paraId="3D012B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</w:t>
            </w:r>
          </w:p>
        </w:tc>
      </w:tr>
      <w:tr w:rsidR="009D43E8" w14:paraId="2CA723FA" w14:textId="77777777" w:rsidTr="009D43E8">
        <w:tc>
          <w:tcPr>
            <w:tcW w:w="1830" w:type="dxa"/>
          </w:tcPr>
          <w:p w14:paraId="3E4135F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FR-CHAT-13</w:t>
            </w:r>
          </w:p>
        </w:tc>
        <w:tc>
          <w:tcPr>
            <w:tcW w:w="3375" w:type="dxa"/>
          </w:tcPr>
          <w:p w14:paraId="66C0712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Настраиваемый статус очереди для клиента</w:t>
            </w:r>
          </w:p>
        </w:tc>
        <w:tc>
          <w:tcPr>
            <w:tcW w:w="6735" w:type="dxa"/>
          </w:tcPr>
          <w:p w14:paraId="7FC14A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клиент ожидает ответа в очереди.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настраиваемый текст статуса очереди для клиента.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о статусе в виджете.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CHAT-T-01.</w:t>
            </w:r>
          </w:p>
        </w:tc>
        <w:tc>
          <w:tcPr>
            <w:tcW w:w="1680" w:type="dxa"/>
          </w:tcPr>
          <w:p w14:paraId="35482B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DB6A65C" w14:textId="77777777" w:rsidTr="009D43E8">
        <w:tc>
          <w:tcPr>
            <w:tcW w:w="1830" w:type="dxa"/>
          </w:tcPr>
          <w:p w14:paraId="231BF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FR-CHAT-14</w:t>
            </w:r>
          </w:p>
        </w:tc>
        <w:tc>
          <w:tcPr>
            <w:tcW w:w="3375" w:type="dxa"/>
          </w:tcPr>
          <w:p w14:paraId="0361E6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Обзор диалогов коллег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</w:t>
            </w:r>
          </w:p>
        </w:tc>
        <w:tc>
          <w:tcPr>
            <w:tcW w:w="6735" w:type="dxa"/>
          </w:tcPr>
          <w:p w14:paraId="5DE61EE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открывает секцию «Диалоги коллег» в левой панели АРМ.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только чтение диалогов коллег; навигация из </w:t>
            </w:r>
            <w:r>
              <w:rPr>
                <w:rFonts w:ascii="Arial" w:eastAsia="Arial" w:hAnsi="Arial" w:cs="Arial"/>
                <w:color w:val="000000"/>
              </w:rPr>
              <w:t>sidebar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без переключателя режима в центре.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без поля ввода.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-17,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8.</w:t>
            </w:r>
          </w:p>
        </w:tc>
        <w:tc>
          <w:tcPr>
            <w:tcW w:w="1680" w:type="dxa"/>
          </w:tcPr>
          <w:p w14:paraId="603CF6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63D78258" w14:textId="77777777" w:rsidTr="009D43E8">
        <w:tc>
          <w:tcPr>
            <w:tcW w:w="1830" w:type="dxa"/>
          </w:tcPr>
          <w:p w14:paraId="0318E6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FR-CHAT-15</w:t>
            </w:r>
          </w:p>
        </w:tc>
        <w:tc>
          <w:tcPr>
            <w:tcW w:w="3375" w:type="dxa"/>
          </w:tcPr>
          <w:p w14:paraId="6D3D3C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отказ/потерянный/офлайн</w:t>
            </w:r>
          </w:p>
        </w:tc>
        <w:tc>
          <w:tcPr>
            <w:tcW w:w="6735" w:type="dxa"/>
          </w:tcPr>
          <w:p w14:paraId="614365E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таймаут, отключение клиента или отказ от диалога.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классификация: потерянный /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нный / офлайн.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метки статуса и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-15/20,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4.</w:t>
            </w:r>
          </w:p>
        </w:tc>
        <w:tc>
          <w:tcPr>
            <w:tcW w:w="1680" w:type="dxa"/>
          </w:tcPr>
          <w:p w14:paraId="71A862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2C58A7F" w14:textId="77777777" w:rsidTr="009D43E8">
        <w:tc>
          <w:tcPr>
            <w:tcW w:w="1830" w:type="dxa"/>
          </w:tcPr>
          <w:p w14:paraId="5DB04C7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FR-CHAT-16</w:t>
            </w:r>
          </w:p>
        </w:tc>
        <w:tc>
          <w:tcPr>
            <w:tcW w:w="3375" w:type="dxa"/>
          </w:tcPr>
          <w:p w14:paraId="4F739E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 чат операторов</w:t>
            </w:r>
          </w:p>
        </w:tc>
        <w:tc>
          <w:tcPr>
            <w:tcW w:w="6735" w:type="dxa"/>
          </w:tcPr>
          <w:p w14:paraId="21A298B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отправляет сообщение другому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отдельный канал внутренних сообщений без участия клиента.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внутренней переписки операторов.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6.</w:t>
            </w:r>
          </w:p>
        </w:tc>
        <w:tc>
          <w:tcPr>
            <w:tcW w:w="1680" w:type="dxa"/>
          </w:tcPr>
          <w:p w14:paraId="75C99E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14608AFF" w14:textId="77777777" w:rsidTr="009D43E8">
        <w:tc>
          <w:tcPr>
            <w:tcW w:w="1830" w:type="dxa"/>
          </w:tcPr>
          <w:p w14:paraId="7F5F10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FR-CHAT-17</w:t>
            </w:r>
          </w:p>
        </w:tc>
        <w:tc>
          <w:tcPr>
            <w:tcW w:w="3375" w:type="dxa"/>
          </w:tcPr>
          <w:p w14:paraId="7D16C93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Бот первой линии с эскалацией</w:t>
            </w:r>
          </w:p>
        </w:tc>
        <w:tc>
          <w:tcPr>
            <w:tcW w:w="6735" w:type="dxa"/>
          </w:tcPr>
          <w:p w14:paraId="6E33638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включает сценарий бота первой линии.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бот первой линии с передачей оператору.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активируется сценарий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7.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7.</w:t>
            </w:r>
          </w:p>
        </w:tc>
        <w:tc>
          <w:tcPr>
            <w:tcW w:w="1680" w:type="dxa"/>
          </w:tcPr>
          <w:p w14:paraId="447D42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0C65746D" w14:textId="77777777" w:rsidTr="009D43E8">
        <w:tc>
          <w:tcPr>
            <w:tcW w:w="1830" w:type="dxa"/>
          </w:tcPr>
          <w:p w14:paraId="56C119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FR-CHAT-18</w:t>
            </w:r>
          </w:p>
        </w:tc>
        <w:tc>
          <w:tcPr>
            <w:tcW w:w="3375" w:type="dxa"/>
          </w:tcPr>
          <w:p w14:paraId="48FD0F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Супервайзинг и перераспределение</w:t>
            </w:r>
          </w:p>
        </w:tc>
        <w:tc>
          <w:tcPr>
            <w:tcW w:w="6735" w:type="dxa"/>
          </w:tcPr>
          <w:p w14:paraId="2F3783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открывает экран наблюдения.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просмотр и переназначение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супервизора (</w:t>
            </w:r>
            <w:r>
              <w:rPr>
                <w:rFonts w:ascii="Arial" w:eastAsia="Arial" w:hAnsi="Arial" w:cs="Arial"/>
                <w:color w:val="000000"/>
              </w:rPr>
              <w:t>canvas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1/</w:t>
            </w:r>
            <w:r>
              <w:rPr>
                <w:rFonts w:ascii="Arial" w:eastAsia="Arial" w:hAnsi="Arial" w:cs="Arial"/>
                <w:color w:val="000000"/>
              </w:rPr>
              <w:t>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2.</w:t>
            </w:r>
          </w:p>
        </w:tc>
        <w:tc>
          <w:tcPr>
            <w:tcW w:w="1680" w:type="dxa"/>
          </w:tcPr>
          <w:p w14:paraId="7FAC34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4.4</w:t>
            </w:r>
          </w:p>
        </w:tc>
      </w:tr>
      <w:tr w:rsidR="009D43E8" w14:paraId="5985FE8B" w14:textId="77777777" w:rsidTr="009D43E8">
        <w:tc>
          <w:tcPr>
            <w:tcW w:w="1830" w:type="dxa"/>
          </w:tcPr>
          <w:p w14:paraId="2B3040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FR-CHAT-19</w:t>
            </w:r>
          </w:p>
        </w:tc>
        <w:tc>
          <w:tcPr>
            <w:tcW w:w="3375" w:type="dxa"/>
          </w:tcPr>
          <w:p w14:paraId="751DE2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 через AD / LDAPS</w:t>
            </w:r>
          </w:p>
        </w:tc>
        <w:tc>
          <w:tcPr>
            <w:tcW w:w="6735" w:type="dxa"/>
          </w:tcPr>
          <w:p w14:paraId="1685DB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оператор входит в рабочее место (АРМ).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SSO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(открыто </w:t>
            </w:r>
            <w:r>
              <w:rPr>
                <w:rFonts w:ascii="Arial" w:eastAsia="Arial" w:hAnsi="Arial" w:cs="Arial"/>
                <w:color w:val="000000"/>
              </w:rPr>
              <w:t>VII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авторизованная сессия.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CHAT-T-02 (открыто).</w:t>
            </w:r>
          </w:p>
        </w:tc>
        <w:tc>
          <w:tcPr>
            <w:tcW w:w="1680" w:type="dxa"/>
          </w:tcPr>
          <w:p w14:paraId="284E28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4.4, §8 ТТ</w:t>
            </w:r>
          </w:p>
        </w:tc>
      </w:tr>
      <w:tr w:rsidR="009D43E8" w14:paraId="2F59D8D0" w14:textId="77777777" w:rsidTr="009D43E8">
        <w:tc>
          <w:tcPr>
            <w:tcW w:w="1830" w:type="dxa"/>
          </w:tcPr>
          <w:p w14:paraId="0482F5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FR-CHAT-20</w:t>
            </w:r>
          </w:p>
        </w:tc>
        <w:tc>
          <w:tcPr>
            <w:tcW w:w="3375" w:type="dxa"/>
          </w:tcPr>
          <w:p w14:paraId="2F1256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ИБ виджета: </w:t>
            </w:r>
            <w:r>
              <w:rPr>
                <w:rFonts w:ascii="Arial" w:eastAsia="Arial" w:hAnsi="Arial" w:cs="Arial"/>
                <w:color w:val="000000"/>
              </w:rPr>
              <w:t>CSP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домены, вложения</w:t>
            </w:r>
          </w:p>
        </w:tc>
        <w:tc>
          <w:tcPr>
            <w:tcW w:w="6735" w:type="dxa"/>
          </w:tcPr>
          <w:p w14:paraId="6D9A80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супервизор или аналитик открывает оперативную панель.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очередей и </w:t>
            </w:r>
            <w:r>
              <w:rPr>
                <w:rFonts w:ascii="Arial" w:eastAsia="Arial" w:hAnsi="Arial" w:cs="Arial"/>
                <w:color w:val="000000"/>
              </w:rPr>
              <w:t>SLA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реальном времени (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экран «Оперативная панель».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</w:t>
            </w:r>
          </w:p>
        </w:tc>
        <w:tc>
          <w:tcPr>
            <w:tcW w:w="1680" w:type="dxa"/>
          </w:tcPr>
          <w:p w14:paraId="5B4634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§8–9 ТТ</w:t>
            </w:r>
          </w:p>
        </w:tc>
      </w:tr>
      <w:tr w:rsidR="00E74DA7" w14:paraId="4BC5E283" w14:textId="77777777" w:rsidTr="009D43E8">
        <w:tc>
          <w:tcPr>
            <w:tcW w:w="1830" w:type="dxa"/>
          </w:tcPr>
          <w:p w14:paraId="604FE34E" w14:textId="77777777" w:rsidR="00E74DA7" w:rsidRPr="00E74DA7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3375" w:type="dxa"/>
          </w:tcPr>
          <w:p w14:paraId="73D01062" w14:textId="77777777" w:rsidR="00E74DA7" w:rsidRPr="003C42DA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  <w:tc>
          <w:tcPr>
            <w:tcW w:w="6735" w:type="dxa"/>
          </w:tcPr>
          <w:p w14:paraId="101172C5" w14:textId="77777777" w:rsidR="00E74DA7" w:rsidRPr="003C42DA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</w:p>
        </w:tc>
        <w:tc>
          <w:tcPr>
            <w:tcW w:w="1680" w:type="dxa"/>
          </w:tcPr>
          <w:p w14:paraId="086CAA17" w14:textId="77777777" w:rsidR="00E74DA7" w:rsidRDefault="00E74D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</w:p>
        </w:tc>
      </w:tr>
    </w:tbl>
    <w:p w14:paraId="24DF7F20" w14:textId="77777777" w:rsidR="009D43E8" w:rsidRPr="009D69A6" w:rsidRDefault="009D43E8">
      <w:pPr>
        <w:pStyle w:val="4"/>
        <w:rPr>
          <w:rFonts w:ascii="Arial" w:eastAsia="Arial" w:hAnsi="Arial" w:cs="Arial"/>
          <w:lang w:val="ru-RU"/>
          <w:rPrChange w:id="1728" w:author="Никита Гринь" w:date="2026-08-04T16:56:00Z" w16du:dateUtc="2026-08-04T13:56:00Z">
            <w:rPr>
              <w:rFonts w:ascii="Arial" w:eastAsia="Arial" w:hAnsi="Arial" w:cs="Arial"/>
            </w:rPr>
          </w:rPrChange>
        </w:rPr>
        <w:sectPr w:rsidR="009D43E8" w:rsidRPr="009D69A6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BDBAC9B" w14:textId="4C261505" w:rsidR="009D69A6" w:rsidRPr="009D69A6" w:rsidRDefault="009D69A6" w:rsidP="009D69A6">
      <w:pPr>
        <w:rPr>
          <w:ins w:id="1729" w:author="Никита Гринь" w:date="2026-08-04T16:56:00Z"/>
          <w:lang w:val="ru-RU"/>
        </w:rPr>
      </w:pPr>
      <w:ins w:id="1730" w:author="Никита Гринь" w:date="2026-08-04T16:56:00Z">
        <w:r w:rsidRPr="009D69A6">
          <w:rPr>
            <w:b/>
            <w:bCs/>
            <w:lang w:val="ru-RU"/>
          </w:rPr>
          <w:lastRenderedPageBreak/>
          <w:t xml:space="preserve">Бот в онлайн-чате </w:t>
        </w:r>
      </w:ins>
    </w:p>
    <w:p w14:paraId="257975C6" w14:textId="77777777" w:rsidR="009D69A6" w:rsidRPr="009D69A6" w:rsidRDefault="009D69A6" w:rsidP="009D69A6">
      <w:pPr>
        <w:rPr>
          <w:ins w:id="1731" w:author="Никита Гринь" w:date="2026-08-04T16:56:00Z"/>
          <w:lang w:val="ru-RU"/>
        </w:rPr>
      </w:pPr>
      <w:ins w:id="1732" w:author="Никита Гринь" w:date="2026-08-04T16:56:00Z">
        <w:r w:rsidRPr="009D69A6">
          <w:rPr>
            <w:b/>
            <w:bCs/>
            <w:lang w:val="ru-RU"/>
          </w:rPr>
          <w:t>1) Кнопочные чат-боты (§4.4.14)</w:t>
        </w:r>
      </w:ins>
    </w:p>
    <w:p w14:paraId="3FA80100" w14:textId="77777777" w:rsidR="009D69A6" w:rsidRPr="009D69A6" w:rsidRDefault="009D69A6" w:rsidP="009D69A6">
      <w:pPr>
        <w:numPr>
          <w:ilvl w:val="0"/>
          <w:numId w:val="41"/>
        </w:numPr>
        <w:rPr>
          <w:ins w:id="1733" w:author="Никита Гринь" w:date="2026-08-04T16:56:00Z"/>
          <w:lang w:val="ru-RU"/>
        </w:rPr>
      </w:pPr>
      <w:ins w:id="1734" w:author="Никита Гринь" w:date="2026-08-04T16:56:00Z">
        <w:r w:rsidRPr="009D69A6">
          <w:rPr>
            <w:b/>
            <w:bCs/>
            <w:lang w:val="ru-RU"/>
          </w:rPr>
          <w:t>Где:</w:t>
        </w:r>
        <w:r w:rsidRPr="009D69A6">
          <w:rPr>
            <w:lang w:val="ru-RU"/>
          </w:rPr>
          <w:t> панель админа модуля Контакт-центра → раздел чат-ботов / кнопочного меню (создание без лимита числа ботов).</w:t>
        </w:r>
      </w:ins>
    </w:p>
    <w:p w14:paraId="2B3B2F33" w14:textId="77777777" w:rsidR="009D69A6" w:rsidRPr="009D69A6" w:rsidRDefault="009D69A6" w:rsidP="009D69A6">
      <w:pPr>
        <w:numPr>
          <w:ilvl w:val="0"/>
          <w:numId w:val="41"/>
        </w:numPr>
        <w:rPr>
          <w:ins w:id="1735" w:author="Никита Гринь" w:date="2026-08-04T16:56:00Z"/>
          <w:lang w:val="ru-RU"/>
        </w:rPr>
      </w:pPr>
      <w:ins w:id="1736" w:author="Никита Гринь" w:date="2026-08-04T16:56:00Z">
        <w:r w:rsidRPr="009D69A6">
          <w:rPr>
            <w:b/>
            <w:bCs/>
            <w:lang w:val="ru-RU"/>
          </w:rPr>
          <w:t>Знания:</w:t>
        </w:r>
        <w:r w:rsidRPr="009D69A6">
          <w:rPr>
            <w:lang w:val="ru-RU"/>
          </w:rPr>
          <w:t> сценарий кнопок и текстов ответов, заданные админом в конструкторе бота (не произвольный LLM по всей СУЗ, пока админ не привязал диалоговый сценарий / LLM).</w:t>
        </w:r>
      </w:ins>
    </w:p>
    <w:p w14:paraId="188E74F9" w14:textId="77777777" w:rsidR="009D69A6" w:rsidRPr="009D69A6" w:rsidRDefault="009D69A6" w:rsidP="009D69A6">
      <w:pPr>
        <w:numPr>
          <w:ilvl w:val="0"/>
          <w:numId w:val="41"/>
        </w:numPr>
        <w:rPr>
          <w:ins w:id="1737" w:author="Никита Гринь" w:date="2026-08-04T16:56:00Z"/>
          <w:lang w:val="ru-RU"/>
        </w:rPr>
      </w:pPr>
      <w:ins w:id="1738" w:author="Никита Гринь" w:date="2026-08-04T16:56:00Z">
        <w:r w:rsidRPr="009D69A6">
          <w:rPr>
            <w:b/>
            <w:bCs/>
            <w:lang w:val="ru-RU"/>
          </w:rPr>
          <w:t>Функционал:</w:t>
        </w:r>
        <w:r w:rsidRPr="009D69A6">
          <w:rPr>
            <w:lang w:val="ru-RU"/>
          </w:rPr>
          <w:t> специализированное кнопочное меню для клиента; число ботов не ограничено.</w:t>
        </w:r>
      </w:ins>
    </w:p>
    <w:p w14:paraId="2C2A25D6" w14:textId="77777777" w:rsidR="009D69A6" w:rsidRPr="009D69A6" w:rsidRDefault="009D69A6" w:rsidP="009D69A6">
      <w:pPr>
        <w:rPr>
          <w:ins w:id="1739" w:author="Никита Гринь" w:date="2026-08-04T16:56:00Z"/>
          <w:lang w:val="ru-RU"/>
        </w:rPr>
      </w:pPr>
      <w:ins w:id="1740" w:author="Никита Гринь" w:date="2026-08-04T16:56:00Z">
        <w:r w:rsidRPr="009D69A6">
          <w:rPr>
            <w:b/>
            <w:bCs/>
            <w:lang w:val="ru-RU"/>
          </w:rPr>
          <w:t>2) Сообщение об отсутствии операторов (§4.4.15) — это не «база знаний LLM»</w:t>
        </w:r>
      </w:ins>
    </w:p>
    <w:p w14:paraId="67FA511D" w14:textId="77777777" w:rsidR="009D69A6" w:rsidRPr="009D69A6" w:rsidRDefault="009D69A6" w:rsidP="009D69A6">
      <w:pPr>
        <w:numPr>
          <w:ilvl w:val="0"/>
          <w:numId w:val="42"/>
        </w:numPr>
        <w:rPr>
          <w:ins w:id="1741" w:author="Никита Гринь" w:date="2026-08-04T16:56:00Z"/>
          <w:lang w:val="ru-RU"/>
        </w:rPr>
      </w:pPr>
      <w:ins w:id="1742" w:author="Никита Гринь" w:date="2026-08-04T16:56:00Z">
        <w:r w:rsidRPr="009D69A6">
          <w:rPr>
            <w:b/>
            <w:bCs/>
            <w:lang w:val="ru-RU"/>
          </w:rPr>
          <w:t>Где:</w:t>
        </w:r>
        <w:r w:rsidRPr="009D69A6">
          <w:rPr>
            <w:lang w:val="ru-RU"/>
          </w:rPr>
          <w:t> админка → скилл-группы / маршрутизация / текст автоответа при отсутствии операторов online.</w:t>
        </w:r>
      </w:ins>
    </w:p>
    <w:p w14:paraId="0906C597" w14:textId="77777777" w:rsidR="009D69A6" w:rsidRPr="009D69A6" w:rsidRDefault="009D69A6" w:rsidP="009D69A6">
      <w:pPr>
        <w:numPr>
          <w:ilvl w:val="0"/>
          <w:numId w:val="42"/>
        </w:numPr>
        <w:rPr>
          <w:ins w:id="1743" w:author="Никита Гринь" w:date="2026-08-04T16:56:00Z"/>
          <w:lang w:val="ru-RU"/>
        </w:rPr>
      </w:pPr>
      <w:ins w:id="1744" w:author="Никита Гринь" w:date="2026-08-04T16:56:00Z">
        <w:r w:rsidRPr="009D69A6">
          <w:rPr>
            <w:b/>
            <w:bCs/>
            <w:lang w:val="ru-RU"/>
          </w:rPr>
          <w:t>Знания:</w:t>
        </w:r>
        <w:r w:rsidRPr="009D69A6">
          <w:rPr>
            <w:lang w:val="ru-RU"/>
          </w:rPr>
          <w:t> не использует СУЗ/LLM. Это </w:t>
        </w:r>
        <w:r w:rsidRPr="009D69A6">
          <w:rPr>
            <w:b/>
            <w:bCs/>
            <w:lang w:val="ru-RU"/>
          </w:rPr>
          <w:t>заранее заданный текст</w:t>
        </w:r>
        <w:r w:rsidRPr="009D69A6">
          <w:rPr>
            <w:lang w:val="ru-RU"/>
          </w:rPr>
          <w:t> (настраивается админом).</w:t>
        </w:r>
      </w:ins>
    </w:p>
    <w:p w14:paraId="63D6F597" w14:textId="77777777" w:rsidR="009D69A6" w:rsidRPr="009D69A6" w:rsidRDefault="009D69A6" w:rsidP="009D69A6">
      <w:pPr>
        <w:numPr>
          <w:ilvl w:val="0"/>
          <w:numId w:val="42"/>
        </w:numPr>
        <w:rPr>
          <w:ins w:id="1745" w:author="Никита Гринь" w:date="2026-08-04T16:56:00Z"/>
          <w:lang w:val="ru-RU"/>
        </w:rPr>
      </w:pPr>
      <w:ins w:id="1746" w:author="Никита Гринь" w:date="2026-08-04T16:56:00Z">
        <w:r w:rsidRPr="009D69A6">
          <w:rPr>
            <w:b/>
            <w:bCs/>
            <w:lang w:val="ru-RU"/>
          </w:rPr>
          <w:t>Функционал:</w:t>
        </w:r>
        <w:r w:rsidRPr="009D69A6">
          <w:rPr>
            <w:lang w:val="ru-RU"/>
          </w:rPr>
          <w:t> если в </w:t>
        </w:r>
        <w:r w:rsidRPr="009D69A6">
          <w:rPr>
            <w:b/>
            <w:bCs/>
            <w:lang w:val="ru-RU"/>
          </w:rPr>
          <w:t>маршрутизируемой скилл-группе</w:t>
        </w:r>
        <w:r w:rsidRPr="009D69A6">
          <w:rPr>
            <w:lang w:val="ru-RU"/>
          </w:rPr>
          <w:t> нет операторов со статусом online, чат-бот/система </w:t>
        </w:r>
        <w:r w:rsidRPr="009D69A6">
          <w:rPr>
            <w:b/>
            <w:bCs/>
            <w:lang w:val="ru-RU"/>
          </w:rPr>
          <w:t>автоматически</w:t>
        </w:r>
        <w:r w:rsidRPr="009D69A6">
          <w:rPr>
            <w:lang w:val="ru-RU"/>
          </w:rPr>
          <w:t> показывает клиенту сообщение об отсутствии операторов. Клиент может оставить офлайн-вопрос (связь с офлайн-очередью).</w:t>
        </w:r>
      </w:ins>
    </w:p>
    <w:p w14:paraId="4898837D" w14:textId="77777777" w:rsidR="009D69A6" w:rsidRPr="009D69A6" w:rsidRDefault="009D69A6" w:rsidP="009D69A6">
      <w:pPr>
        <w:rPr>
          <w:ins w:id="1747" w:author="Никита Гринь" w:date="2026-08-04T16:56:00Z"/>
          <w:lang w:val="ru-RU"/>
        </w:rPr>
      </w:pPr>
      <w:ins w:id="1748" w:author="Никита Гринь" w:date="2026-08-04T16:56:00Z">
        <w:r w:rsidRPr="009D69A6">
          <w:rPr>
            <w:b/>
            <w:bCs/>
            <w:lang w:val="ru-RU"/>
          </w:rPr>
          <w:t>3) Бот первой линии / авто-диалог по сценарию (§4.3.2.8, FR-CHAT-17, UC-O7)</w:t>
        </w:r>
      </w:ins>
    </w:p>
    <w:p w14:paraId="1DF91FE3" w14:textId="77777777" w:rsidR="009D69A6" w:rsidRPr="009D69A6" w:rsidRDefault="009D69A6" w:rsidP="009D69A6">
      <w:pPr>
        <w:numPr>
          <w:ilvl w:val="0"/>
          <w:numId w:val="43"/>
        </w:numPr>
        <w:rPr>
          <w:ins w:id="1749" w:author="Никита Гринь" w:date="2026-08-04T16:56:00Z"/>
          <w:lang w:val="ru-RU"/>
        </w:rPr>
      </w:pPr>
      <w:ins w:id="1750" w:author="Никита Гринь" w:date="2026-08-04T16:56:00Z">
        <w:r w:rsidRPr="009D69A6">
          <w:rPr>
            <w:b/>
            <w:bCs/>
            <w:lang w:val="ru-RU"/>
          </w:rPr>
          <w:t>Где:</w:t>
        </w:r>
        <w:r w:rsidRPr="009D69A6">
          <w:rPr>
            <w:lang w:val="ru-RU"/>
          </w:rPr>
          <w:t> Hub → «Редактор сценариев» — публикация сценария; админка онлайн-чата — включение бота первой линии / привязка сценария к каналу/скилл-группе (UC-A4).</w:t>
        </w:r>
      </w:ins>
    </w:p>
    <w:p w14:paraId="79491A42" w14:textId="77777777" w:rsidR="009D69A6" w:rsidRPr="009D69A6" w:rsidRDefault="009D69A6" w:rsidP="009D69A6">
      <w:pPr>
        <w:numPr>
          <w:ilvl w:val="0"/>
          <w:numId w:val="43"/>
        </w:numPr>
        <w:rPr>
          <w:ins w:id="1751" w:author="Никита Гринь" w:date="2026-08-04T16:56:00Z"/>
          <w:lang w:val="ru-RU"/>
        </w:rPr>
      </w:pPr>
      <w:ins w:id="1752" w:author="Никита Гринь" w:date="2026-08-04T16:56:00Z">
        <w:r w:rsidRPr="009D69A6">
          <w:rPr>
            <w:b/>
            <w:bCs/>
            <w:lang w:val="ru-RU"/>
          </w:rPr>
          <w:t>Знания:</w:t>
        </w:r>
        <w:r w:rsidRPr="009D69A6">
          <w:rPr>
            <w:lang w:val="ru-RU"/>
          </w:rPr>
          <w:t> диалоговый сценарий + при ответах через LLM — база знаний КЦ </w:t>
        </w:r>
        <w:r w:rsidRPr="009D69A6">
          <w:rPr>
            <w:b/>
            <w:bCs/>
            <w:lang w:val="ru-RU"/>
          </w:rPr>
          <w:t>cc_production на основе СУЗ</w:t>
        </w:r>
        <w:r w:rsidRPr="009D69A6">
          <w:rPr>
            <w:lang w:val="ru-RU"/>
          </w:rPr>
          <w:t> (тот же контур, что суфлёр), промпт sufler_cc.</w:t>
        </w:r>
      </w:ins>
    </w:p>
    <w:p w14:paraId="04814B2B" w14:textId="77777777" w:rsidR="009D69A6" w:rsidRPr="009D69A6" w:rsidRDefault="009D69A6" w:rsidP="009D69A6">
      <w:pPr>
        <w:numPr>
          <w:ilvl w:val="0"/>
          <w:numId w:val="43"/>
        </w:numPr>
        <w:rPr>
          <w:ins w:id="1753" w:author="Никита Гринь" w:date="2026-08-04T16:56:00Z"/>
          <w:lang w:val="ru-RU"/>
        </w:rPr>
      </w:pPr>
      <w:ins w:id="1754" w:author="Никита Гринь" w:date="2026-08-04T16:56:00Z">
        <w:r w:rsidRPr="009D69A6">
          <w:rPr>
            <w:b/>
            <w:bCs/>
            <w:lang w:val="ru-RU"/>
          </w:rPr>
          <w:t>Функционал:</w:t>
        </w:r>
        <w:r w:rsidRPr="009D69A6">
          <w:rPr>
            <w:lang w:val="ru-RU"/>
          </w:rPr>
          <w:t> автоматическая переписка с клиентом по сценарию; при необходимости — эскалация на оператора; оператору — оповещение (§4.3.2.8).</w:t>
        </w:r>
      </w:ins>
    </w:p>
    <w:p w14:paraId="66D96A88" w14:textId="731B004F" w:rsidR="009D69A6" w:rsidRDefault="009D69A6" w:rsidP="009D69A6">
      <w:pPr>
        <w:rPr>
          <w:ins w:id="1755" w:author="Никита Гринь" w:date="2026-08-04T16:56:00Z" w16du:dateUtc="2026-08-04T13:56:00Z"/>
          <w:lang w:val="ru-RU"/>
        </w:rPr>
      </w:pPr>
    </w:p>
    <w:p w14:paraId="192AACB1" w14:textId="77777777" w:rsidR="009D69A6" w:rsidRDefault="009D69A6" w:rsidP="009D69A6">
      <w:pPr>
        <w:rPr>
          <w:ins w:id="1756" w:author="Никита Гринь" w:date="2026-08-04T16:56:00Z" w16du:dateUtc="2026-08-04T13:56:00Z"/>
          <w:lang w:val="ru-RU"/>
        </w:rPr>
      </w:pPr>
    </w:p>
    <w:p w14:paraId="188F3A5F" w14:textId="77777777" w:rsidR="009D69A6" w:rsidRDefault="009D69A6" w:rsidP="009D69A6">
      <w:pPr>
        <w:rPr>
          <w:ins w:id="1757" w:author="Никита Гринь" w:date="2026-08-04T16:56:00Z" w16du:dateUtc="2026-08-04T13:56:00Z"/>
          <w:lang w:val="ru-RU"/>
        </w:rPr>
      </w:pPr>
    </w:p>
    <w:p w14:paraId="17BDAC94" w14:textId="77777777" w:rsidR="009D69A6" w:rsidRDefault="009D69A6" w:rsidP="009D69A6">
      <w:pPr>
        <w:rPr>
          <w:ins w:id="1758" w:author="Никита Гринь" w:date="2026-08-04T16:56:00Z" w16du:dateUtc="2026-08-04T13:56:00Z"/>
          <w:lang w:val="ru-RU"/>
        </w:rPr>
      </w:pPr>
    </w:p>
    <w:p w14:paraId="2D1CC71E" w14:textId="0E931428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.5.9. Возможности сообщений по каналам (§6.3)</w:t>
      </w:r>
    </w:p>
    <w:p w14:paraId="440F913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</w:t>
      </w:r>
      <w:r>
        <w:rPr>
          <w:rFonts w:ascii="Arial" w:eastAsia="Arial" w:hAnsi="Arial" w:cs="Arial"/>
          <w:b/>
          <w:bCs/>
          <w:color w:val="000000"/>
        </w:rPr>
        <w:t>integration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TZ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§6.3]: цитирование, вложения по каналам</w:t>
      </w:r>
    </w:p>
    <w:p w14:paraId="24435B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Матрица возможностей виджет </w:t>
      </w:r>
      <w:r>
        <w:rPr>
          <w:rFonts w:ascii="Arial" w:eastAsia="Arial" w:hAnsi="Arial" w:cs="Arial"/>
          <w:color w:val="000000"/>
        </w:rPr>
        <w:t>vs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Telegram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Viber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VK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5"/>
        <w:tblW w:w="795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1485"/>
        <w:gridCol w:w="1590"/>
        <w:gridCol w:w="1590"/>
        <w:gridCol w:w="1590"/>
      </w:tblGrid>
      <w:tr w:rsidR="009D43E8" w14:paraId="7A2016E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5" w:type="dxa"/>
          </w:tcPr>
          <w:p w14:paraId="47117A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</w:t>
            </w:r>
          </w:p>
        </w:tc>
        <w:tc>
          <w:tcPr>
            <w:tcW w:w="1485" w:type="dxa"/>
          </w:tcPr>
          <w:p w14:paraId="048CB4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Виджет</w:t>
            </w:r>
          </w:p>
        </w:tc>
        <w:tc>
          <w:tcPr>
            <w:tcW w:w="1590" w:type="dxa"/>
          </w:tcPr>
          <w:p w14:paraId="24EA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Telegram</w:t>
            </w:r>
          </w:p>
        </w:tc>
        <w:tc>
          <w:tcPr>
            <w:tcW w:w="1590" w:type="dxa"/>
          </w:tcPr>
          <w:p w14:paraId="48E0C9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Viber</w:t>
            </w:r>
          </w:p>
        </w:tc>
        <w:tc>
          <w:tcPr>
            <w:tcW w:w="1590" w:type="dxa"/>
          </w:tcPr>
          <w:p w14:paraId="728F2F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VK / OK</w:t>
            </w:r>
          </w:p>
        </w:tc>
      </w:tr>
      <w:tr w:rsidR="009D43E8" w14:paraId="3D49144F" w14:textId="77777777" w:rsidTr="009D43E8">
        <w:tc>
          <w:tcPr>
            <w:tcW w:w="1695" w:type="dxa"/>
          </w:tcPr>
          <w:p w14:paraId="3C1B7E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Цитирование</w:t>
            </w:r>
          </w:p>
        </w:tc>
        <w:tc>
          <w:tcPr>
            <w:tcW w:w="1485" w:type="dxa"/>
          </w:tcPr>
          <w:p w14:paraId="05C91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590" w:type="dxa"/>
          </w:tcPr>
          <w:p w14:paraId="0E7043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03DE39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1590" w:type="dxa"/>
          </w:tcPr>
          <w:p w14:paraId="7F4CB8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Ограничено*</w:t>
            </w:r>
          </w:p>
        </w:tc>
      </w:tr>
      <w:tr w:rsidR="009D43E8" w14:paraId="78FC708B" w14:textId="77777777" w:rsidTr="009D43E8">
        <w:tc>
          <w:tcPr>
            <w:tcW w:w="1695" w:type="dxa"/>
          </w:tcPr>
          <w:p w14:paraId="379CFC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Редактирование</w:t>
            </w:r>
          </w:p>
        </w:tc>
        <w:tc>
          <w:tcPr>
            <w:tcW w:w="1485" w:type="dxa"/>
          </w:tcPr>
          <w:p w14:paraId="1C9A55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</w:t>
            </w:r>
          </w:p>
        </w:tc>
        <w:tc>
          <w:tcPr>
            <w:tcW w:w="1590" w:type="dxa"/>
          </w:tcPr>
          <w:p w14:paraId="67D1EF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7BD248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  <w:tc>
          <w:tcPr>
            <w:tcW w:w="1590" w:type="dxa"/>
          </w:tcPr>
          <w:p w14:paraId="4D3803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Нет*</w:t>
            </w:r>
          </w:p>
        </w:tc>
      </w:tr>
      <w:tr w:rsidR="009D43E8" w14:paraId="4644FA5A" w14:textId="77777777" w:rsidTr="009D43E8">
        <w:tc>
          <w:tcPr>
            <w:tcW w:w="1695" w:type="dxa"/>
          </w:tcPr>
          <w:p w14:paraId="07767A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Вложения</w:t>
            </w:r>
          </w:p>
        </w:tc>
        <w:tc>
          <w:tcPr>
            <w:tcW w:w="1485" w:type="dxa"/>
          </w:tcPr>
          <w:p w14:paraId="67498A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ИБ</w:t>
            </w:r>
          </w:p>
        </w:tc>
        <w:tc>
          <w:tcPr>
            <w:tcW w:w="1590" w:type="dxa"/>
          </w:tcPr>
          <w:p w14:paraId="0B460D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19745F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  <w:tc>
          <w:tcPr>
            <w:tcW w:w="1590" w:type="dxa"/>
          </w:tcPr>
          <w:p w14:paraId="208917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Да*</w:t>
            </w:r>
          </w:p>
        </w:tc>
      </w:tr>
    </w:tbl>
    <w:p w14:paraId="5F4518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Точная матрица уточняется при подключении канала.</w:t>
      </w:r>
    </w:p>
    <w:p w14:paraId="78D81C7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759" w:name="bookmark=id.s55fe2hjtj6r" w:colFirst="0" w:colLast="0"/>
      <w:bookmarkEnd w:id="1759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.5.10. Дополнительные функции §4.4 </w:t>
      </w:r>
    </w:p>
    <w:p w14:paraId="15C912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§4.4.26–39]: </w:t>
      </w:r>
      <w:r>
        <w:rPr>
          <w:rFonts w:ascii="Arial" w:eastAsia="Arial" w:hAnsi="Arial" w:cs="Arial"/>
          <w:b/>
          <w:bCs/>
          <w:color w:val="000000"/>
        </w:rPr>
        <w:t>post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шаблоны, </w:t>
      </w:r>
      <w:r>
        <w:rPr>
          <w:rFonts w:ascii="Arial" w:eastAsia="Arial" w:hAnsi="Arial" w:cs="Arial"/>
          <w:b/>
          <w:bCs/>
          <w:color w:val="000000"/>
        </w:rPr>
        <w:t>hold</w:t>
      </w:r>
    </w:p>
    <w:p w14:paraId="5DCF93E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Опрос после диалога, </w:t>
      </w:r>
      <w:r>
        <w:rPr>
          <w:rFonts w:ascii="Arial" w:eastAsia="Arial" w:hAnsi="Arial" w:cs="Arial"/>
          <w:color w:val="000000"/>
        </w:rPr>
        <w:t>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mail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транскрипта, шаблоны ответов оператора.</w:t>
      </w:r>
    </w:p>
    <w:tbl>
      <w:tblPr>
        <w:tblStyle w:val="94"/>
        <w:tblW w:w="85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5"/>
        <w:gridCol w:w="2610"/>
        <w:gridCol w:w="3855"/>
      </w:tblGrid>
      <w:tr w:rsidR="009D43E8" w14:paraId="6FD57A9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5" w:type="dxa"/>
          </w:tcPr>
          <w:p w14:paraId="7F69B1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2610" w:type="dxa"/>
          </w:tcPr>
          <w:p w14:paraId="14C878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Функция</w:t>
            </w:r>
          </w:p>
        </w:tc>
        <w:tc>
          <w:tcPr>
            <w:tcW w:w="3855" w:type="dxa"/>
          </w:tcPr>
          <w:p w14:paraId="69BF6D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Реализация </w:t>
            </w:r>
          </w:p>
        </w:tc>
      </w:tr>
      <w:tr w:rsidR="009D43E8" w:rsidRPr="0050000B" w14:paraId="3F013383" w14:textId="77777777" w:rsidTr="009D43E8">
        <w:tc>
          <w:tcPr>
            <w:tcW w:w="2055" w:type="dxa"/>
          </w:tcPr>
          <w:p w14:paraId="6BCCA8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§4.4.26–27</w:t>
            </w:r>
          </w:p>
        </w:tc>
        <w:tc>
          <w:tcPr>
            <w:tcW w:w="2610" w:type="dxa"/>
          </w:tcPr>
          <w:p w14:paraId="2571D87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Опрос оценки оператора после диалога</w:t>
            </w:r>
          </w:p>
        </w:tc>
        <w:tc>
          <w:tcPr>
            <w:tcW w:w="3855" w:type="dxa"/>
          </w:tcPr>
          <w:p w14:paraId="1B8B03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виджет: 1–5 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зд + комментарий</w:t>
            </w:r>
          </w:p>
        </w:tc>
      </w:tr>
      <w:tr w:rsidR="009D43E8" w:rsidRPr="0050000B" w14:paraId="45FEADFB" w14:textId="77777777" w:rsidTr="009D43E8">
        <w:tc>
          <w:tcPr>
            <w:tcW w:w="2055" w:type="dxa"/>
          </w:tcPr>
          <w:p w14:paraId="2C21F2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§4.4.28</w:t>
            </w:r>
          </w:p>
        </w:tc>
        <w:tc>
          <w:tcPr>
            <w:tcW w:w="2610" w:type="dxa"/>
          </w:tcPr>
          <w:p w14:paraId="2D73E24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Отправка транскрипта на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</w:p>
        </w:tc>
        <w:tc>
          <w:tcPr>
            <w:tcW w:w="3855" w:type="dxa"/>
          </w:tcPr>
          <w:p w14:paraId="51BC75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Кнопка «Отправить на </w:t>
            </w:r>
            <w:r>
              <w:rPr>
                <w:rFonts w:ascii="Arial" w:eastAsia="Arial" w:hAnsi="Arial" w:cs="Arial"/>
                <w:color w:val="000000"/>
              </w:rPr>
              <w:t>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mail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» в АРМ /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</w:p>
        </w:tc>
      </w:tr>
      <w:tr w:rsidR="009D43E8" w:rsidRPr="0050000B" w14:paraId="65DD2C45" w14:textId="77777777" w:rsidTr="009D43E8">
        <w:tc>
          <w:tcPr>
            <w:tcW w:w="2055" w:type="dxa"/>
          </w:tcPr>
          <w:p w14:paraId="56653E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§4.4.29</w:t>
            </w:r>
          </w:p>
        </w:tc>
        <w:tc>
          <w:tcPr>
            <w:tcW w:w="2610" w:type="dxa"/>
          </w:tcPr>
          <w:p w14:paraId="051B26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Звуковые уведомления клиента</w:t>
            </w:r>
          </w:p>
        </w:tc>
        <w:tc>
          <w:tcPr>
            <w:tcW w:w="3855" w:type="dxa"/>
          </w:tcPr>
          <w:p w14:paraId="7D9205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Настройка в виджете (вкл/выкл)</w:t>
            </w:r>
          </w:p>
        </w:tc>
      </w:tr>
      <w:tr w:rsidR="009D43E8" w14:paraId="173BE81E" w14:textId="77777777" w:rsidTr="009D43E8">
        <w:tc>
          <w:tcPr>
            <w:tcW w:w="2055" w:type="dxa"/>
          </w:tcPr>
          <w:p w14:paraId="70F831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§4.4.31</w:t>
            </w:r>
          </w:p>
        </w:tc>
        <w:tc>
          <w:tcPr>
            <w:tcW w:w="2610" w:type="dxa"/>
          </w:tcPr>
          <w:p w14:paraId="7C8C0A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ответов оператора</w:t>
            </w:r>
          </w:p>
        </w:tc>
        <w:tc>
          <w:tcPr>
            <w:tcW w:w="3855" w:type="dxa"/>
          </w:tcPr>
          <w:p w14:paraId="236FE8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«Шаблоны» в АРМ</w:t>
            </w:r>
          </w:p>
        </w:tc>
      </w:tr>
      <w:tr w:rsidR="009D43E8" w:rsidRPr="0050000B" w14:paraId="7F4438DF" w14:textId="77777777" w:rsidTr="009D43E8">
        <w:tc>
          <w:tcPr>
            <w:tcW w:w="2055" w:type="dxa"/>
          </w:tcPr>
          <w:p w14:paraId="70447D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§4.4.39</w:t>
            </w:r>
          </w:p>
        </w:tc>
        <w:tc>
          <w:tcPr>
            <w:tcW w:w="2610" w:type="dxa"/>
          </w:tcPr>
          <w:p w14:paraId="0E9EA0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Hold + таймауты</w:t>
            </w:r>
          </w:p>
        </w:tc>
        <w:tc>
          <w:tcPr>
            <w:tcW w:w="3855" w:type="dxa"/>
          </w:tcPr>
          <w:p w14:paraId="767EF32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Таймер </w:t>
            </w:r>
            <w:r>
              <w:rPr>
                <w:rFonts w:ascii="Arial" w:eastAsia="Arial" w:hAnsi="Arial" w:cs="Arial"/>
                <w:color w:val="000000"/>
              </w:rPr>
              <w:t>hold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авто-закрытие по политике КЦ</w:t>
            </w:r>
          </w:p>
        </w:tc>
      </w:tr>
      <w:tr w:rsidR="009D43E8" w:rsidRPr="0050000B" w14:paraId="3FE22369" w14:textId="77777777" w:rsidTr="009D43E8">
        <w:tc>
          <w:tcPr>
            <w:tcW w:w="2055" w:type="dxa"/>
          </w:tcPr>
          <w:p w14:paraId="7746CB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§4.4.x</w:t>
            </w:r>
          </w:p>
        </w:tc>
        <w:tc>
          <w:tcPr>
            <w:tcW w:w="2610" w:type="dxa"/>
          </w:tcPr>
          <w:p w14:paraId="71F258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Смайлики, вложения</w:t>
            </w:r>
          </w:p>
        </w:tc>
        <w:tc>
          <w:tcPr>
            <w:tcW w:w="3855" w:type="dxa"/>
          </w:tcPr>
          <w:p w14:paraId="7943FA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Пикер </w:t>
            </w:r>
            <w:r>
              <w:rPr>
                <w:rFonts w:ascii="Arial" w:eastAsia="Arial" w:hAnsi="Arial" w:cs="Arial"/>
                <w:color w:val="000000"/>
              </w:rPr>
              <w:t>emoji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вложения с антивирусом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-20)</w:t>
            </w:r>
          </w:p>
        </w:tc>
      </w:tr>
    </w:tbl>
    <w:p w14:paraId="6175457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Слайд 23. Макет интерфейса </w:t>
      </w:r>
      <w:r>
        <w:rPr>
          <w:rFonts w:ascii="Arial" w:eastAsia="Arial" w:hAnsi="Arial" w:cs="Arial"/>
          <w:b/>
          <w:bCs/>
          <w:color w:val="000000"/>
        </w:rPr>
        <w:t>Post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— опрос после диалога</w:t>
      </w:r>
    </w:p>
    <w:p w14:paraId="6AF7BE26" w14:textId="77777777" w:rsidR="009D43E8" w:rsidRDefault="00317F00">
      <w:pP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721582FE" wp14:editId="3E4F4947">
            <wp:extent cx="4524375" cy="6362700"/>
            <wp:effectExtent l="0" t="0" r="0" b="0"/>
            <wp:docPr id="32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636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46ADA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1760" w:name="bookmark=id.1glrqibn37p" w:colFirst="0" w:colLast="0"/>
      <w:bookmarkEnd w:id="1760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.6. Модуль «Отчетность» (§4.7)</w:t>
      </w:r>
    </w:p>
    <w:p w14:paraId="02562014" w14:textId="3D195B0F" w:rsidR="00846C8F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§4.7]: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мониторинг и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модуля Контакт-центра</w:t>
      </w:r>
    </w:p>
    <w:p w14:paraId="3C288FF1" w14:textId="58F63A0A" w:rsidR="00846C8F" w:rsidRPr="003F1B40" w:rsidDel="003F1B40" w:rsidRDefault="003F1B40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63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ins w:id="1764" w:author="Никита Гринь" w:date="2026-08-04T14:55:00Z">
        <w:r w:rsidRPr="003F1B40">
          <w:rPr>
            <w:rFonts w:ascii="Arial" w:eastAsia="Arial" w:hAnsi="Arial" w:cs="Arial"/>
            <w:i/>
            <w:iCs/>
            <w:color w:val="000000"/>
            <w:lang w:val="ru-RU"/>
            <w:rPrChange w:id="1765" w:author="Никита Гринь" w:date="2026-08-04T14:55:00Z" w16du:dateUtc="2026-08-04T11:55:00Z">
              <w:rPr>
                <w:rFonts w:ascii="Arial" w:eastAsia="Arial" w:hAnsi="Arial" w:cs="Arial"/>
                <w:i/>
                <w:iCs/>
                <w:color w:val="000000"/>
              </w:rPr>
            </w:rPrChange>
          </w:rPr>
          <w:t xml:space="preserve">Состав отчётов модуля «Отчётность» (§4.7) — в таблице </w:t>
        </w:r>
        <w:r w:rsidRPr="003F1B40">
          <w:rPr>
            <w:rFonts w:ascii="Arial" w:eastAsia="Arial" w:hAnsi="Arial" w:cs="Arial"/>
            <w:i/>
            <w:iCs/>
            <w:color w:val="000000"/>
          </w:rPr>
          <w:t>II</w:t>
        </w:r>
        <w:r w:rsidRPr="003F1B40">
          <w:rPr>
            <w:rFonts w:ascii="Arial" w:eastAsia="Arial" w:hAnsi="Arial" w:cs="Arial"/>
            <w:i/>
            <w:iCs/>
            <w:color w:val="000000"/>
            <w:lang w:val="ru-RU"/>
            <w:rPrChange w:id="1766" w:author="Никита Гринь" w:date="2026-08-04T14:55:00Z" w16du:dateUtc="2026-08-04T11:55:00Z">
              <w:rPr>
                <w:rFonts w:ascii="Arial" w:eastAsia="Arial" w:hAnsi="Arial" w:cs="Arial"/>
                <w:i/>
                <w:iCs/>
                <w:color w:val="000000"/>
              </w:rPr>
            </w:rPrChange>
          </w:rPr>
          <w:t>.6.1</w:t>
        </w:r>
      </w:ins>
      <w:del w:id="1767" w:author="Никита Гринь" w:date="2026-08-04T14:55:00Z" w16du:dateUtc="2026-08-04T11:55:00Z">
        <w:r w:rsidR="00846C8F" w:rsidRPr="003F1B40" w:rsidDel="003F1B40">
          <w:rPr>
            <w:rFonts w:ascii="Arial" w:eastAsia="Arial" w:hAnsi="Arial" w:cs="Arial"/>
            <w:color w:val="000000"/>
            <w:lang w:val="ru-RU"/>
          </w:rPr>
          <w:delText>Реестр отчётов модуля «Отчётность» (§4.7 ТТ). По каждому отчёту ниже указаны назначение, формула, данные/фильтры, вид представления и периоды. Потребитель — Аналитик Контакт-центра (§2.4 п.7), если не указано иное.</w:delText>
        </w:r>
      </w:del>
    </w:p>
    <w:p w14:paraId="7B26F780" w14:textId="0EB7033C" w:rsidR="00846C8F" w:rsidRPr="003F1B40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68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20F1D95F" w14:textId="37405CC8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69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70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Отчёт по повторным обращениям (§4.7.4.6). Назначение: показать, сколько клиентов обращались повторно и по каким тематикам. Формула: число повторных обращений = число клиентов, у которых за период не менее двух обращений; доля повторных = число таких клиентов / число всех клиентов с обращениями за период × 100%. Данные и фильтры: период, канал (телефония / онлайн-чат), тематика, идентификатор клиента. Вид: сводная таблица и столбчатая диаграмма по тематикам. Периоды: день, неделя, месяц или произвольный диапазон.</w:delText>
        </w:r>
      </w:del>
    </w:p>
    <w:p w14:paraId="792CCC54" w14:textId="3B34458A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1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46A7A2E8" w14:textId="7BB81F23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2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73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Отчёт по качеству преобразования речи в текст и анализу разговоров (§4.7.4.7). Назначение: контроль качества ASR и разбор телефонных разговоров. Формула: средняя уверенность ASR = сумма confidence по репликам / число реплик; доля нераспознанных = число реплик со статусом «не распознано» или confidence ниже порога / все реплики × 100%. Данные и фильтры: период, оператор, номер телефона, порог качества (в том числе критерии §4.7.3.5: успешность распознавания менее 90%, доля неразборчивых фрагментов 10% и более). Вид: таблица записей и линейный график качества по дням; доступна выгрузка аудио и транскрипта. Периоды: день, неделя, месяц или произвольный диапазон.</w:delText>
        </w:r>
      </w:del>
    </w:p>
    <w:p w14:paraId="282189CE" w14:textId="618F8237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4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29B0706A" w14:textId="20DD94D2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5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76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Отчёт по диалогам в текстовом виде (§4.7.4.8). Назначение: просмотр каждого диалога в виде текста с репликами клиента и оператора (телефония или онлайн-чат). Формула: построчный журнал реплик выбранного диалога; дополнительно фиксируется наличие или отсутствие отметки полезности по подсказкам диалога. Данные и фильтры: период, канал, оператор, тематика, признак наличия отметки полезности. Вид: текстовая лента / таблица реплик; выгрузка в .xlsx и .pdf. Периоды: произвольный диапазон или выбранный диалог.</w:delText>
        </w:r>
      </w:del>
    </w:p>
    <w:p w14:paraId="70D55E68" w14:textId="6FA307E4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7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4493BC0F" w14:textId="3393B28F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78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79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Отчёт по категоризации запросов и ответов LLM по тематикам (§4.7.4.9.1). Назначение: разложить запросы клиентов и ответы модуля LLM по тематикам. Формула: доля тематики = число обращений или ответов данной тематики / общее число за период × 100%. Данные и фильтры: период, канал, тематика запроса, тематика ответа. Вид: круговая или столбчатая диаграмма и сводная таблица. Периоды: день, неделя, месяц.</w:delText>
        </w:r>
      </w:del>
    </w:p>
    <w:p w14:paraId="72A26416" w14:textId="4435EBB8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0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5AE69B9F" w14:textId="59CDF997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1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82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 xml:space="preserve">Отчёт по диалогам с галлюцинациями LLM (§4.7.4.9.2). Назначение: перечень диалогов с признаками галлюцинации (ответ вне СУЗ, низкая опора на источники, </w:delText>
        </w:r>
        <w:r w:rsidRPr="00846C8F" w:rsidDel="003F1B40">
          <w:rPr>
            <w:rFonts w:ascii="Arial" w:eastAsia="Arial" w:hAnsi="Arial" w:cs="Arial"/>
            <w:color w:val="000000"/>
            <w:lang w:val="ru-RU"/>
          </w:rPr>
          <w:delText>пометка аналитика</w:delText>
        </w:r>
        <w:r w:rsidRPr="00846C8F" w:rsidDel="003F1B40">
          <w:rPr>
            <w:rFonts w:ascii="Arial" w:eastAsia="Arial" w:hAnsi="Arial" w:cs="Arial"/>
            <w:color w:val="000000"/>
            <w:lang w:val="ru-RU"/>
          </w:rPr>
          <w:delText>) с просмотром запроса, ответа и тематики. Формула: число таких диалогов; доля = число диалогов с галлюцинацией / число всех диалогов с ответом LLM за период × 100%. Данные и фильтры: период, канал, тематика, оператор. Вид: таблица кейсов с переходом в карточку диалога. Периоды: день, неделя, месяц или произвольный диапазон.</w:delText>
        </w:r>
      </w:del>
    </w:p>
    <w:p w14:paraId="5BED17E0" w14:textId="4DECF889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5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31B9C28B" w14:textId="1615F8BC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6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87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Статистические диаграммы и выгрузка (§4.7.5, §4.7.7). Модуль строит статистику в виде сводных таблиц, графиков и диаграмм и позволяет выгружать их в форматах .png, .csv, .xlsx, .docx и иных согласованных форматах.</w:delText>
        </w:r>
      </w:del>
    </w:p>
    <w:p w14:paraId="3E6923FD" w14:textId="63F3F200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8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6296846A" w14:textId="7DDB6BC0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89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90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Регулярность формирования отчётов (§4.7.6). Отчёты формируются регулярно: ежедневно, еженедельно, ежемесячно, а также по запросу аналитика.</w:delText>
        </w:r>
      </w:del>
    </w:p>
    <w:p w14:paraId="4362B8BD" w14:textId="65C1A2DA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91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</w:p>
    <w:p w14:paraId="3D560985" w14:textId="78027F62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92" w:author="Никита Гринь" w:date="2026-08-04T14:55:00Z" w16du:dateUtc="2026-08-04T11:55:00Z"/>
          <w:rFonts w:ascii="Arial" w:eastAsia="Arial" w:hAnsi="Arial" w:cs="Arial"/>
          <w:color w:val="000000"/>
          <w:lang w:val="ru-RU"/>
        </w:rPr>
      </w:pPr>
      <w:del w:id="1793" w:author="Никита Гринь" w:date="2026-08-04T14:55:00Z" w16du:dateUtc="2026-08-04T11:55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Конструктор отчётов (§4.7.8.1–4.7.8.4). Аналитик может настраивать содержание отчёта, добавлять и убирать метрики, изменять формат представления данных (таблица, график, диаграмма) и создавать собственные шаблоны отчётов для повторного использования. В конструкторе также доступен отчёт по диалогам с наличием/отсутствием отметки полезности, разбивкой по операторам и возможностью для аналитика проставить отметку постфактум при разборе (с фиксацией в журнале).</w:delText>
        </w:r>
      </w:del>
    </w:p>
    <w:p w14:paraId="28B80B82" w14:textId="77777777" w:rsidR="00846C8F" w:rsidRPr="00846C8F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44CFD91A" w14:textId="54CF74D0" w:rsidR="00846C8F" w:rsidRPr="00846C8F" w:rsidDel="003F1B40" w:rsidRDefault="00846C8F" w:rsidP="00846C8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94" w:author="Никита Гринь" w:date="2026-08-04T14:56:00Z" w16du:dateUtc="2026-08-04T11:56:00Z"/>
          <w:rFonts w:ascii="Arial" w:eastAsia="Arial" w:hAnsi="Arial" w:cs="Arial"/>
          <w:color w:val="000000"/>
          <w:lang w:val="ru-RU"/>
        </w:rPr>
      </w:pPr>
      <w:del w:id="1795" w:author="Никита Гринь" w:date="2026-08-04T14:56:00Z" w16du:dateUtc="2026-08-04T11:56:00Z">
        <w:r w:rsidRPr="00846C8F" w:rsidDel="003F1B40">
          <w:rPr>
            <w:rFonts w:ascii="Arial" w:eastAsia="Arial" w:hAnsi="Arial" w:cs="Arial"/>
            <w:color w:val="000000"/>
            <w:lang w:val="ru-RU"/>
          </w:rPr>
          <w:delText>Приёмка модуля «Отчётность» выполняется по описанным формулам и сценариям RPT-T (критерии приёмки отчётности добавляются отдельным блоком).</w:delText>
        </w:r>
      </w:del>
    </w:p>
    <w:p w14:paraId="09C04B68" w14:textId="473122A6" w:rsidR="009D43E8" w:rsidRPr="00846C8F" w:rsidDel="003F1B40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796" w:author="Никита Гринь" w:date="2026-08-04T14:56:00Z" w16du:dateUtc="2026-08-04T11:56:00Z"/>
          <w:rFonts w:ascii="Arial" w:eastAsia="Arial" w:hAnsi="Arial" w:cs="Arial"/>
          <w:color w:val="000000"/>
          <w:lang w:val="ru-RU"/>
        </w:rPr>
      </w:pPr>
      <w:del w:id="1797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Модуль «Отчетность» собирает метрики релевантности подсказок </w:delText>
        </w:r>
        <w:r w:rsidDel="003F1B40">
          <w:rPr>
            <w:rFonts w:ascii="Arial" w:eastAsia="Arial" w:hAnsi="Arial" w:cs="Arial"/>
            <w:color w:val="000000"/>
          </w:rPr>
          <w:delText>LLM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, производительности каналов и качества </w:delText>
        </w:r>
        <w:r w:rsidDel="003F1B40">
          <w:rPr>
            <w:rFonts w:ascii="Arial" w:eastAsia="Arial" w:hAnsi="Arial" w:cs="Arial"/>
            <w:color w:val="000000"/>
          </w:rPr>
          <w:delText>ASR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для роли 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аналитик Контакт-центра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(§2.4 п.7). </w:delText>
        </w:r>
        <w:r w:rsidRPr="00846C8F" w:rsidDel="003F1B40">
          <w:rPr>
            <w:rFonts w:ascii="Arial" w:eastAsia="Arial" w:hAnsi="Arial" w:cs="Arial"/>
            <w:color w:val="000000"/>
            <w:lang w:val="ru-RU"/>
          </w:rPr>
          <w:delText>Он обеспечивает:</w:delText>
        </w:r>
      </w:del>
    </w:p>
    <w:p w14:paraId="3119918D" w14:textId="316614D6" w:rsidR="009D43E8" w:rsidRPr="003C42DA" w:rsidDel="003F1B40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1798" w:author="Никита Гринь" w:date="2026-08-04T14:56:00Z" w16du:dateUtc="2026-08-04T11:56:00Z"/>
          <w:rFonts w:ascii="Arial" w:eastAsia="Arial" w:hAnsi="Arial" w:cs="Arial"/>
          <w:lang w:val="ru-RU"/>
        </w:rPr>
      </w:pPr>
      <w:del w:id="1799" w:author="Никита Гринь" w:date="2026-08-04T14:56:00Z" w16du:dateUtc="2026-08-04T11:56:00Z">
        <w:r w:rsidDel="003F1B40">
          <w:rPr>
            <w:rFonts w:ascii="Arial" w:eastAsia="Arial" w:hAnsi="Arial" w:cs="Arial"/>
            <w:color w:val="000000"/>
          </w:rPr>
          <w:delText>Real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>-</w:delText>
        </w:r>
        <w:r w:rsidDel="003F1B40">
          <w:rPr>
            <w:rFonts w:ascii="Arial" w:eastAsia="Arial" w:hAnsi="Arial" w:cs="Arial"/>
            <w:color w:val="000000"/>
          </w:rPr>
          <w:delText>time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дашборд очередей и </w:delText>
        </w:r>
        <w:r w:rsidDel="003F1B40">
          <w:rPr>
            <w:rFonts w:ascii="Arial" w:eastAsia="Arial" w:hAnsi="Arial" w:cs="Arial"/>
            <w:color w:val="000000"/>
          </w:rPr>
          <w:delText>SLA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(§4.7.3.1)</w:delText>
        </w:r>
      </w:del>
    </w:p>
    <w:p w14:paraId="3CF18D9D" w14:textId="2B6A54B3" w:rsidR="009D43E8" w:rsidRPr="003C42DA" w:rsidDel="003F1B40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1800" w:author="Никита Гринь" w:date="2026-08-04T14:56:00Z" w16du:dateUtc="2026-08-04T11:56:00Z"/>
          <w:rFonts w:ascii="Arial" w:eastAsia="Arial" w:hAnsi="Arial" w:cs="Arial"/>
          <w:lang w:val="ru-RU"/>
        </w:rPr>
      </w:pPr>
      <w:del w:id="1801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color w:val="000000"/>
            <w:lang w:val="ru-RU"/>
          </w:rPr>
          <w:delText>Отч</w:delText>
        </w:r>
        <w:r w:rsidRPr="003C42DA" w:rsidDel="003F1B40">
          <w:rPr>
            <w:rFonts w:ascii="Arial" w:eastAsia="Arial" w:hAnsi="Arial" w:cs="Arial"/>
            <w:lang w:val="ru-RU"/>
          </w:rPr>
          <w:delText>е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>ты релевантности/полезности по обратной связи операторов</w:delText>
        </w:r>
      </w:del>
    </w:p>
    <w:p w14:paraId="19D28D24" w14:textId="4271A3DF" w:rsidR="009D43E8" w:rsidRPr="003C42DA" w:rsidDel="003F1B40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1802" w:author="Никита Гринь" w:date="2026-08-04T14:56:00Z" w16du:dateUtc="2026-08-04T11:56:00Z"/>
          <w:rFonts w:ascii="Arial" w:eastAsia="Arial" w:hAnsi="Arial" w:cs="Arial"/>
          <w:lang w:val="ru-RU"/>
        </w:rPr>
      </w:pPr>
      <w:del w:id="1803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color w:val="000000"/>
            <w:lang w:val="ru-RU"/>
          </w:rPr>
          <w:delText>Конструктор отч</w:delText>
        </w:r>
        <w:r w:rsidRPr="003C42DA" w:rsidDel="003F1B40">
          <w:rPr>
            <w:rFonts w:ascii="Arial" w:eastAsia="Arial" w:hAnsi="Arial" w:cs="Arial"/>
            <w:lang w:val="ru-RU"/>
          </w:rPr>
          <w:delText>е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тов и выгрузку </w:delText>
        </w:r>
        <w:r w:rsidDel="003F1B40">
          <w:rPr>
            <w:rFonts w:ascii="Arial" w:eastAsia="Arial" w:hAnsi="Arial" w:cs="Arial"/>
            <w:color w:val="000000"/>
          </w:rPr>
          <w:delText>xlsx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>/</w:delText>
        </w:r>
        <w:r w:rsidDel="003F1B40">
          <w:rPr>
            <w:rFonts w:ascii="Arial" w:eastAsia="Arial" w:hAnsi="Arial" w:cs="Arial"/>
            <w:color w:val="000000"/>
          </w:rPr>
          <w:delText>pdf</w:delText>
        </w:r>
      </w:del>
    </w:p>
    <w:p w14:paraId="3D7D4E08" w14:textId="7BA17448" w:rsidR="009D43E8" w:rsidRPr="003C42DA" w:rsidDel="003F1B40" w:rsidRDefault="00317F00">
      <w:pPr>
        <w:numPr>
          <w:ilvl w:val="0"/>
          <w:numId w:val="25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1804" w:author="Никита Гринь" w:date="2026-08-04T14:56:00Z" w16du:dateUtc="2026-08-04T11:56:00Z"/>
          <w:lang w:val="ru-RU"/>
        </w:rPr>
      </w:pPr>
      <w:del w:id="1805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Просмотр 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всех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записей звонков и чатов с транскриптами (§4.2.2.10, §4.7.3); при</w:delText>
        </w:r>
        <w:r w:rsidRPr="003C42DA" w:rsidDel="003F1B40">
          <w:rPr>
            <w:rFonts w:ascii="Arial" w:eastAsia="Arial" w:hAnsi="Arial" w:cs="Arial"/>
            <w:lang w:val="ru-RU"/>
          </w:rPr>
          <w:delText>е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м нераспознанных </w:delText>
        </w:r>
        <w:r w:rsidDel="003F1B40">
          <w:rPr>
            <w:rFonts w:ascii="Arial" w:eastAsia="Arial" w:hAnsi="Arial" w:cs="Arial"/>
            <w:color w:val="000000"/>
          </w:rPr>
          <w:delText>ASR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>-записей (§4.2.2.11)</w:delText>
        </w:r>
      </w:del>
    </w:p>
    <w:p w14:paraId="0B276C57" w14:textId="09DE0308" w:rsidR="009D43E8" w:rsidRPr="003C42DA" w:rsidDel="003F1B40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06" w:author="Никита Гринь" w:date="2026-08-04T14:56:00Z" w16du:dateUtc="2026-08-04T11:56:00Z"/>
          <w:rFonts w:ascii="Arial" w:eastAsia="Arial" w:hAnsi="Arial" w:cs="Arial"/>
          <w:color w:val="000000"/>
          <w:lang w:val="ru-RU"/>
        </w:rPr>
      </w:pPr>
      <w:del w:id="1807" w:author="Никита Гринь" w:date="2026-08-04T14:56:00Z" w16du:dateUtc="2026-08-04T11:56:00Z"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Целевой эффект: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руководство КЦ принимает решения по качеству обслуживания и дообучению сценариев на основе объективных данных.</w:delText>
        </w:r>
      </w:del>
    </w:p>
    <w:p w14:paraId="0273FA82" w14:textId="6F71C62F" w:rsidR="009D43E8" w:rsidRPr="003C42DA" w:rsidDel="003F1B40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08" w:author="Никита Гринь" w:date="2026-08-04T14:56:00Z" w16du:dateUtc="2026-08-04T11:56:00Z"/>
          <w:rFonts w:ascii="Arial" w:eastAsia="Arial" w:hAnsi="Arial" w:cs="Arial"/>
          <w:color w:val="000000"/>
          <w:lang w:val="ru-RU"/>
        </w:rPr>
      </w:pPr>
      <w:del w:id="1809" w:author="Никита Гринь" w:date="2026-08-04T14:56:00Z" w16du:dateUtc="2026-08-04T11:56:00Z">
        <w:r w:rsidDel="003F1B40">
          <w:rPr>
            <w:rFonts w:ascii="Arial" w:eastAsia="Arial" w:hAnsi="Arial" w:cs="Arial"/>
            <w:b/>
            <w:bCs/>
            <w:color w:val="000000"/>
          </w:rPr>
          <w:delText>Scope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 xml:space="preserve"> </w:delText>
        </w:r>
        <w:r w:rsidDel="003F1B40">
          <w:rPr>
            <w:rFonts w:ascii="Arial" w:eastAsia="Arial" w:hAnsi="Arial" w:cs="Arial"/>
            <w:b/>
            <w:bCs/>
            <w:color w:val="000000"/>
          </w:rPr>
          <w:delText>v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1.4: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функциональность §4.7 — подраздел </w:delText>
        </w:r>
        <w:r w:rsidDel="003F1B40">
          <w:rPr>
            <w:rFonts w:ascii="Arial" w:eastAsia="Arial" w:hAnsi="Arial" w:cs="Arial"/>
            <w:color w:val="000000"/>
          </w:rPr>
          <w:delText>II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.6 (не отдельный </w:delText>
        </w:r>
        <w:r w:rsidDel="003F1B40">
          <w:rPr>
            <w:rFonts w:ascii="Arial" w:eastAsia="Arial" w:hAnsi="Arial" w:cs="Arial"/>
            <w:color w:val="000000"/>
          </w:rPr>
          <w:delText>Part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§2.2). Потребитель: </w:delText>
        </w:r>
        <w:r w:rsidRPr="003C42DA" w:rsidDel="003F1B40">
          <w:rPr>
            <w:rFonts w:ascii="Arial" w:eastAsia="Arial" w:hAnsi="Arial" w:cs="Arial"/>
            <w:b/>
            <w:bCs/>
            <w:color w:val="000000"/>
            <w:lang w:val="ru-RU"/>
          </w:rPr>
          <w:delText>аналитик Контакт-центра</w:delText>
        </w:r>
        <w:r w:rsidRPr="003C42DA" w:rsidDel="003F1B40">
          <w:rPr>
            <w:rFonts w:ascii="Arial" w:eastAsia="Arial" w:hAnsi="Arial" w:cs="Arial"/>
            <w:color w:val="000000"/>
            <w:lang w:val="ru-RU"/>
          </w:rPr>
          <w:delText xml:space="preserve"> (§2.4 п.7).</w:delText>
        </w:r>
      </w:del>
    </w:p>
    <w:p w14:paraId="365E09D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</w:p>
    <w:p w14:paraId="50AC7B49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10" w:author="Никита Гринь" w:date="2026-08-02T01:48:00Z" w16du:dateUtc="2026-08-01T22:48:00Z"/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25. Макет интерфейса оперативной панели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02BAFE24" wp14:editId="5AB45A48">
            <wp:extent cx="8620065" cy="5134942"/>
            <wp:effectExtent l="0" t="0" r="0" b="0"/>
            <wp:docPr id="4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0065" cy="51349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C0B82D" w14:textId="2B5DF669" w:rsidR="002E5BE7" w:rsidRPr="002E5BE7" w:rsidRDefault="002E5BE7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  <w:rPrChange w:id="1813" w:author="Никита Гринь" w:date="2026-08-02T01:48:00Z" w16du:dateUtc="2026-08-01T22:48:00Z">
            <w:rPr>
              <w:rFonts w:ascii="Arial" w:eastAsia="Arial" w:hAnsi="Arial" w:cs="Arial"/>
              <w:i/>
              <w:iCs/>
              <w:lang w:val="ru-RU"/>
            </w:rPr>
          </w:rPrChange>
        </w:rPr>
      </w:pPr>
      <w:ins w:id="1814" w:author="Никита Гринь" w:date="2026-08-02T01:48:00Z" w16du:dateUtc="2026-08-01T22:48:00Z">
        <w:r w:rsidRPr="002E5BE7">
          <w:rPr>
            <w:rFonts w:ascii="Arial" w:eastAsia="Arial" w:hAnsi="Arial" w:cs="Arial"/>
            <w:lang w:val="ru-RU"/>
            <w:rPrChange w:id="1815" w:author="Никита Гринь" w:date="2026-08-02T01:48:00Z" w16du:dateUtc="2026-08-01T22:4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t xml:space="preserve">Автоуведомления при отклонении порогов и по росту тематики доставляются: (1) карточкой в блок «Оповещения» оперативной панели КЦ; (2) e-mail на адреса получателей, заданные администратором (по умолчанию — </w:t>
        </w:r>
        <w:r w:rsidRPr="002E5BE7">
          <w:rPr>
            <w:rFonts w:ascii="Arial" w:eastAsia="Arial" w:hAnsi="Arial" w:cs="Arial"/>
            <w:lang w:val="ru-RU"/>
            <w:rPrChange w:id="1816" w:author="Никита Гринь" w:date="2026-08-02T01:48:00Z" w16du:dateUtc="2026-08-01T22:48:00Z">
              <w:rPr>
                <w:rFonts w:ascii="Arial" w:eastAsia="Arial" w:hAnsi="Arial" w:cs="Arial"/>
                <w:i/>
                <w:iCs/>
                <w:lang w:val="ru-RU"/>
              </w:rPr>
            </w:rPrChange>
          </w:rPr>
          <w:lastRenderedPageBreak/>
          <w:t>аналитик Контакт-центра и супервизор). Содержание: тип события, канал/отдел, время, краткое описание; в письме — ссылка на оперативную панель.</w:t>
        </w:r>
      </w:ins>
    </w:p>
    <w:p w14:paraId="04028BDF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70BC9026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0CF2ED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26. Макет интерфейса аналитики модуля онлайн-чат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53F866A1" wp14:editId="7B862399">
            <wp:extent cx="8581125" cy="5315917"/>
            <wp:effectExtent l="0" t="0" r="0" b="0"/>
            <wp:docPr id="49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81125" cy="53159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B91ACC" w14:textId="2E70AA3A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lastRenderedPageBreak/>
        <w:t>Свод статистики модуля онлайн-чат (§4.4.40–4.4.41 ТТ). Отчётность онлайн-чата формируется в отдельном функционале (не смешивается с общими отчётами §4.7 без отдельного разреза «онлайн-чат»). Ниже — состав свода и формулы. Период: день / неделя / месяц / произвольный диапазон. Фильтры: отдел, скилл-группа, оператор, канал виджета/мессенджера/соцсети, онлайн/офлайн. Роль: аналитик / администратор модуля Контакт-центра.</w:t>
      </w:r>
    </w:p>
    <w:p w14:paraId="6345B5A3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4560A88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1) Статистика по категориям (тематикам). Показатели: «Обращений закрыто» = число диалогов, закрытых в данной категории за период; «% от обращений» = (число диалогов категории / общее число закрытых диалогов за период) × 100.</w:t>
      </w:r>
    </w:p>
    <w:p w14:paraId="73DEAE7D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0D8DC42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2) Статистика по отделам (онлайн и офлайн отдельно). «Обращений поступило» = число диалогов, обработанных в отделе за период (включая переводы на отдел); «Обращений закрыто» = число полностью завершённых диалогов в отделе за период.</w:t>
      </w:r>
    </w:p>
    <w:p w14:paraId="5A86AAB7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7B50070B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3) Статистика использования по датам — онлайн. «Обращений поступило» = число диалогов, поступивших за сутки; «Запрос впервые» = число диалогов от новых посетителей (новый ID) за сутки; «Сообщений операторов» / «Сообщений посетителей» = сумма сообщений соответствующей стороны за сутки; «Среднее время в очереди» = сумма времени ожидания в QUEUE / число таких диалогов; «Среднее время ожидания в очереди оператора» (при автоназначении) = сумма времени ожидания в персональной очереди / число назначенных диалогов; «Среднее время ожидания для пропущенных» = сумма времени ожидания пропущенных / число пропущенных; «Среднее время ответа на сообщение» = сумма времён до ответа оператора / число ответов; «Диалогов» = число состоявшихся диалогов за сутки; «Ответ дан за 20 с.» = число диалогов с временем ответа ≤ 20 с; «Ответ за 10/20/30/40 с.» (%) = (число диалогов с ответом в пределах N секунд / число всех обращений за сутки) × 100; «Пропущенных» = число диалогов, оставшихся в QUEUE при закрытии, при наличии хотя бы одного оператора online; «Отказов» = число диалогов, закрытых посетителем до таймаута; «Непринятых приглашений» = число диалогов, закрытых по таймауту в состоянии INVITATION.</w:t>
      </w:r>
    </w:p>
    <w:p w14:paraId="482B25A9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A509731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lastRenderedPageBreak/>
        <w:t>4) Статистика использования по датам — офлайн. «Офлайновых попало в общую очередь» = число офлайн-диалогов в QUEUE за сутки; «Офлайновых назначено на оператора» (при автоназначении) = число офлайн-диалогов, назначенных оператору; «Обработанных офлайн» = число офлайн-диалогов, закрытых оператором за сутки; «Сообщений операторов» = число сообщений операторов по офлайн-обращениям; «Среднее время ожидания офлайнового в общей очереди» = сумма времени в QUEUE / число офлайн-диалогов; «Среднее время ожидания в очереди оператора» (при автоназначении) = сумма времени в персональной очереди / число таких обращений; «Среднее время получения ответа на сообщение посетителя для офлайн» = сумма времён от офлайн-обращения до ответа / число таких обращений.</w:t>
      </w:r>
    </w:p>
    <w:p w14:paraId="40C501A0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0DC3442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 xml:space="preserve">5) Статистика использования по часам. Те же показатели, что в п. 3–4, агрегируются по часу суток (усреднение за выбранный период) отдельно для онлайн и </w:t>
      </w:r>
      <w:r w:rsidRPr="00CD52AE">
        <w:rPr>
          <w:rFonts w:ascii="Arial" w:eastAsia="Arial" w:hAnsi="Arial" w:cs="Arial"/>
          <w:lang w:val="ru-RU"/>
        </w:rPr>
        <w:t>офлайн</w:t>
      </w:r>
      <w:r w:rsidRPr="00CD52AE">
        <w:rPr>
          <w:rFonts w:ascii="Arial" w:eastAsia="Arial" w:hAnsi="Arial" w:cs="Arial"/>
          <w:lang w:val="ru-RU"/>
        </w:rPr>
        <w:t>.</w:t>
      </w:r>
    </w:p>
    <w:p w14:paraId="7ACDBFB5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C69A55A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19" w:author="Никита Гринь" w:date="2026-08-02T01:56:00Z" w16du:dateUtc="2026-08-01T22:56:00Z"/>
          <w:rFonts w:ascii="Arial" w:eastAsia="Arial" w:hAnsi="Arial" w:cs="Arial"/>
          <w:lang w:val="ru-RU"/>
        </w:rPr>
      </w:pPr>
      <w:ins w:id="1820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6) Статистика по операторам. Активность каждого оператора за период с разбивкой по суткам (период не длиннее 7 дней). Показатели: «Обработано диалогов»; «Ответ дан за 20 с.»; «Офлайновых назначено на оператора» (при автоназначении); «Обработанных офлайн»; «Сообщений оператора (онлайн+офлайн)»; «Средняя длина сообщения (в символах)»; «Средний рейтинг оператора»; «Среднее время ожидания оператора в его очереди»; «Кол-во приглашенных посетителей»; «Непринятых приглашений»; «Кол-во переводов из отдела» / «в отдел»; «Кол-во сообщений о занятости оператора».</w:t>
        </w:r>
      </w:ins>
    </w:p>
    <w:p w14:paraId="0BF9399A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1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73237C7E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2" w:author="Никита Гринь" w:date="2026-08-02T01:56:00Z" w16du:dateUtc="2026-08-01T22:56:00Z"/>
          <w:rFonts w:ascii="Arial" w:eastAsia="Arial" w:hAnsi="Arial" w:cs="Arial"/>
          <w:lang w:val="ru-RU"/>
        </w:rPr>
      </w:pPr>
      <w:ins w:id="1823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7) Суммарная статистика по операторам. Те же показатели, что в п. 6, агрегированные за выбранный период без разбивки по суткам.</w:t>
        </w:r>
      </w:ins>
    </w:p>
    <w:p w14:paraId="336BECC7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4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4E6763A3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5" w:author="Никита Гринь" w:date="2026-08-02T01:56:00Z" w16du:dateUtc="2026-08-01T22:56:00Z"/>
          <w:rFonts w:ascii="Arial" w:eastAsia="Arial" w:hAnsi="Arial" w:cs="Arial"/>
          <w:lang w:val="ru-RU"/>
        </w:rPr>
      </w:pPr>
      <w:ins w:id="1826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8) Статистика по пропущенным посетителям. «Кол-во пропущенных посетителей» по операторам; «Среднее время ожидания для пропущенных». Пропущенный: при выключенном автоназначении диалог переведён на оператора, посетитель ушёл без первого ответа оператора, ожидание дольше таймаута отказа.</w:t>
        </w:r>
      </w:ins>
    </w:p>
    <w:p w14:paraId="6F6639C8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7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3FC39821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28" w:author="Никита Гринь" w:date="2026-08-02T01:56:00Z" w16du:dateUtc="2026-08-01T22:56:00Z"/>
          <w:rFonts w:ascii="Arial" w:eastAsia="Arial" w:hAnsi="Arial" w:cs="Arial"/>
          <w:lang w:val="ru-RU"/>
        </w:rPr>
      </w:pPr>
      <w:ins w:id="1829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lastRenderedPageBreak/>
          <w:t>9) Статистика по посетителям, получившим ответ от других операторов. «Кол-во взятых другим оператором посетителей, пока оператор был online»; «Среднее время ожидания посетителя» (ответ других операторов в период online данного оператора).</w:t>
        </w:r>
      </w:ins>
    </w:p>
    <w:p w14:paraId="4DB0082C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0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7536662F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1" w:author="Никита Гринь" w:date="2026-08-02T01:56:00Z" w16du:dateUtc="2026-08-01T22:56:00Z"/>
          <w:rFonts w:ascii="Arial" w:eastAsia="Arial" w:hAnsi="Arial" w:cs="Arial"/>
          <w:lang w:val="ru-RU"/>
        </w:rPr>
      </w:pPr>
      <w:ins w:id="1832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10) Статистика по использованию времени операторами. «Время online»; «Время в диалогах»; «Суммарное время в диалогах»; «Время с одним / двумя / тремя и более чатами»; «Среднее время в диалоге»; время по статусам (на телефоне, перед обедом, обед, инструктаж, технический / короткий / личный перерыв, на встрече, невидимка, обработка офлайн-обращений).</w:t>
        </w:r>
      </w:ins>
    </w:p>
    <w:p w14:paraId="42FB0FFC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3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34A11A94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4" w:author="Никита Гринь" w:date="2026-08-02T01:56:00Z" w16du:dateUtc="2026-08-01T22:56:00Z"/>
          <w:rFonts w:ascii="Arial" w:eastAsia="Arial" w:hAnsi="Arial" w:cs="Arial"/>
          <w:lang w:val="ru-RU"/>
        </w:rPr>
      </w:pPr>
      <w:ins w:id="1835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11) Статистика по регионам. «Страна»; «Регион»; «Обращений закрыто»; «В процентах» = (обращения из региона / все обращения) × 100. Регион — по геотаргетингу.</w:t>
        </w:r>
      </w:ins>
    </w:p>
    <w:p w14:paraId="2385660D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36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42408CFF" w14:textId="1843811D" w:rsidR="00CD52AE" w:rsidDel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37" w:author="Никита Гринь" w:date="2026-08-02T01:56:00Z" w16du:dateUtc="2026-08-01T22:56:00Z"/>
          <w:rFonts w:ascii="Arial" w:eastAsia="Arial" w:hAnsi="Arial" w:cs="Arial"/>
          <w:lang w:val="ru-RU"/>
        </w:rPr>
      </w:pPr>
      <w:ins w:id="1838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12) Статистика по начальным страницам. «Страница начала» (URL); «Обращений»; «% от обращений» = (обращения с страницы / все обращения) × 100.</w:t>
        </w:r>
        <w:r w:rsidRPr="00FA549F" w:rsidDel="00FA549F">
          <w:rPr>
            <w:rFonts w:ascii="Arial" w:eastAsia="Arial" w:hAnsi="Arial" w:cs="Arial"/>
            <w:lang w:val="ru-RU"/>
          </w:rPr>
          <w:t xml:space="preserve"> </w:t>
        </w:r>
      </w:ins>
      <w:del w:id="1839" w:author="Никита Гринь" w:date="2026-08-02T01:56:00Z" w16du:dateUtc="2026-08-01T22:56:00Z">
        <w:r w:rsidR="00CD52AE" w:rsidRPr="00CD52AE" w:rsidDel="00FA549F">
          <w:rPr>
            <w:rFonts w:ascii="Arial" w:eastAsia="Arial" w:hAnsi="Arial" w:cs="Arial"/>
            <w:lang w:val="ru-RU"/>
          </w:rPr>
          <w:delText>6) Историческая отчётность по обращениям (§4.4.34). Журнал обращений с фильтрами: скилл-группа; данные клиента (телефон, ФИО, IP); оценка в чате; категория при закрытии; просмотр данных клиента, истории общения, оценки клиента и тематики, указанной оператором при закрытии.</w:delText>
        </w:r>
      </w:del>
    </w:p>
    <w:p w14:paraId="43C945FE" w14:textId="77777777" w:rsidR="00FA549F" w:rsidRDefault="00FA549F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40" w:author="Никита Гринь" w:date="2026-08-02T01:57:00Z" w16du:dateUtc="2026-08-01T22:57:00Z"/>
          <w:rFonts w:ascii="Arial" w:eastAsia="Arial" w:hAnsi="Arial" w:cs="Arial"/>
          <w:lang w:val="ru-RU"/>
        </w:rPr>
      </w:pPr>
    </w:p>
    <w:p w14:paraId="7B95AF10" w14:textId="77777777" w:rsidR="00FA549F" w:rsidRPr="00CD52AE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41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002FE962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42" w:author="Никита Гринь" w:date="2026-08-02T01:56:00Z" w16du:dateUtc="2026-08-01T22:56:00Z"/>
          <w:rFonts w:ascii="Arial" w:eastAsia="Arial" w:hAnsi="Arial" w:cs="Arial"/>
          <w:lang w:val="ru-RU"/>
        </w:rPr>
      </w:pPr>
      <w:ins w:id="1843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13) Историческая отчётность по обращениям (§4.4.34). Журнал обращений с фильтрами: скилл-группа; данные клиента (телефон, ФИО, IP); оценка в чате; категория при закрытии; просмотр данных клиента, истории общения, оценки клиента и тематики, указанной оператором при закрытии.</w:t>
        </w:r>
      </w:ins>
    </w:p>
    <w:p w14:paraId="4918FF63" w14:textId="77777777" w:rsidR="00FA549F" w:rsidRPr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1844" w:author="Никита Гринь" w:date="2026-08-02T01:56:00Z" w16du:dateUtc="2026-08-01T22:56:00Z"/>
          <w:rFonts w:ascii="Arial" w:eastAsia="Arial" w:hAnsi="Arial" w:cs="Arial"/>
          <w:lang w:val="ru-RU"/>
        </w:rPr>
      </w:pPr>
    </w:p>
    <w:p w14:paraId="416DF16C" w14:textId="5F0A47F0" w:rsidR="00CD52AE" w:rsidRPr="00CD52AE" w:rsidDel="00FA549F" w:rsidRDefault="00FA549F" w:rsidP="00FA549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45" w:author="Никита Гринь" w:date="2026-08-02T01:56:00Z" w16du:dateUtc="2026-08-01T22:56:00Z"/>
          <w:rFonts w:ascii="Arial" w:eastAsia="Arial" w:hAnsi="Arial" w:cs="Arial"/>
          <w:lang w:val="ru-RU"/>
        </w:rPr>
      </w:pPr>
      <w:ins w:id="1846" w:author="Никита Гринь" w:date="2026-08-02T01:56:00Z" w16du:dateUtc="2026-08-01T22:56:00Z">
        <w:r w:rsidRPr="00FA549F">
          <w:rPr>
            <w:rFonts w:ascii="Arial" w:eastAsia="Arial" w:hAnsi="Arial" w:cs="Arial"/>
            <w:lang w:val="ru-RU"/>
          </w:rPr>
          <w:t>14) Конструктор отчётов онлайн-чата (§4.4.43). Создание, редактирование и удаление индивидуальных отчётов; выбор источников данных; создание собственных метрик на основе показателей п. 1–12.</w:t>
        </w:r>
      </w:ins>
    </w:p>
    <w:p w14:paraId="31D38D75" w14:textId="1D04637E" w:rsidR="00CD52AE" w:rsidRPr="00CD52AE" w:rsidDel="00FA549F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del w:id="1847" w:author="Никита Гринь" w:date="2026-08-02T01:56:00Z" w16du:dateUtc="2026-08-01T22:56:00Z"/>
          <w:rFonts w:ascii="Arial" w:eastAsia="Arial" w:hAnsi="Arial" w:cs="Arial"/>
          <w:lang w:val="ru-RU"/>
        </w:rPr>
      </w:pPr>
      <w:del w:id="1848" w:author="Никита Гринь" w:date="2026-08-02T01:56:00Z" w16du:dateUtc="2026-08-01T22:56:00Z">
        <w:r w:rsidRPr="00CD52AE" w:rsidDel="00FA549F">
          <w:rPr>
            <w:rFonts w:ascii="Arial" w:eastAsia="Arial" w:hAnsi="Arial" w:cs="Arial"/>
            <w:lang w:val="ru-RU"/>
          </w:rPr>
          <w:delText>7) Конструктор отчётов онлайн-чата (§4.4.43). Создание, редактирование и удаление индивидуальных отчётов; выбор источников данных; создание собственных метрик на основе показателей п. 1–6.</w:delText>
        </w:r>
      </w:del>
    </w:p>
    <w:p w14:paraId="1BE69773" w14:textId="77777777" w:rsidR="00CD52AE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E7EDC7B" w14:textId="784CD75D" w:rsidR="009D43E8" w:rsidRPr="00CD52AE" w:rsidRDefault="00CD52AE" w:rsidP="00CD52A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 w:rsidRPr="00CD52AE">
        <w:rPr>
          <w:rFonts w:ascii="Arial" w:eastAsia="Arial" w:hAnsi="Arial" w:cs="Arial"/>
          <w:lang w:val="ru-RU"/>
        </w:rPr>
        <w:t>Приёмка свода онлайн-чата — по формулам выше (отдельные критерии CHAT-T / RPT-T для ключевых метрик).</w:t>
      </w:r>
    </w:p>
    <w:p w14:paraId="43DD32F3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6410A11C" wp14:editId="6D01AB2D">
            <wp:extent cx="8229600" cy="51308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3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86D12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307D0862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7B75DF6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609C6F58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6C688006" w14:textId="77777777" w:rsidR="009D43E8" w:rsidRPr="00671E55" w:rsidRDefault="00317F00">
      <w:pP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410CEC9" wp14:editId="43D9F586">
            <wp:extent cx="8229600" cy="5194300"/>
            <wp:effectExtent l="0" t="0" r="0" b="0"/>
            <wp:docPr id="44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9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44618" w14:textId="77777777" w:rsidR="009D43E8" w:rsidRPr="00114E2E" w:rsidRDefault="00317F00">
      <w:pPr>
        <w:spacing w:before="180" w:after="180"/>
        <w:rPr>
          <w:rFonts w:ascii="Arial" w:eastAsia="Arial" w:hAnsi="Arial" w:cs="Arial"/>
          <w:i/>
          <w:iCs/>
          <w:lang w:val="ru-RU"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BACDCF0" wp14:editId="51A4B30F">
            <wp:extent cx="8229600" cy="5372100"/>
            <wp:effectExtent l="0" t="0" r="0" b="0"/>
            <wp:docPr id="46" name="image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01A703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676386B" wp14:editId="705F1EE9">
            <wp:extent cx="8229600" cy="5511800"/>
            <wp:effectExtent l="0" t="0" r="0" b="0"/>
            <wp:docPr id="59" name="image5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51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7102F2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C31B9C6" wp14:editId="6AB08E69">
            <wp:extent cx="8229600" cy="5803900"/>
            <wp:effectExtent l="0" t="0" r="0" b="0"/>
            <wp:docPr id="37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AD1FC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25435CD" wp14:editId="43A0C347">
            <wp:extent cx="8229600" cy="5753100"/>
            <wp:effectExtent l="0" t="0" r="0" b="0"/>
            <wp:docPr id="42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75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A682BE" w14:textId="0F558B3A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1849" w:name="bookmark=id.ur7n96ntzyno" w:colFirst="0" w:colLast="0"/>
      <w:bookmarkEnd w:id="1849"/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>.6.1. Функциональные требования</w:t>
      </w:r>
      <w:ins w:id="1850" w:author="Никита Гринь" w:date="2026-08-02T02:13:00Z" w16du:dateUtc="2026-08-01T23:13:00Z">
        <w:r w:rsidR="008E2FA7">
          <w:rPr>
            <w:rFonts w:ascii="Arial" w:eastAsia="Arial" w:hAnsi="Arial" w:cs="Arial"/>
            <w:lang w:val="ru-RU"/>
          </w:rPr>
          <w:tab/>
        </w:r>
      </w:ins>
    </w:p>
    <w:p w14:paraId="61F296D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§4.7]: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RPT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-01…12</w:t>
      </w:r>
    </w:p>
    <w:p w14:paraId="32911A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тности КЦ: мониторинг, корректность ответов, производительность.</w:t>
      </w:r>
    </w:p>
    <w:tbl>
      <w:tblPr>
        <w:tblStyle w:val="93"/>
        <w:tblW w:w="135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810"/>
        <w:gridCol w:w="6135"/>
        <w:gridCol w:w="1665"/>
      </w:tblGrid>
      <w:tr w:rsidR="009D43E8" w:rsidRPr="0050000B" w:rsidDel="00C72715" w14:paraId="0B8F2E60" w14:textId="16628DAD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del w:id="1851" w:author="Никита Гринь" w:date="2026-08-04T15:07:00Z"/>
        </w:trPr>
        <w:tc>
          <w:tcPr>
            <w:tcW w:w="1980" w:type="dxa"/>
          </w:tcPr>
          <w:p w14:paraId="03BC52DB" w14:textId="4ED8FA41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5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53" w:author="Никита Гринь" w:date="2026-08-05T12:11:00Z" w16du:dateUtc="2026-08-05T09:11:00Z">
                  <w:rPr>
                    <w:del w:id="185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55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ID</w:delText>
              </w:r>
            </w:del>
          </w:p>
        </w:tc>
        <w:tc>
          <w:tcPr>
            <w:tcW w:w="3810" w:type="dxa"/>
          </w:tcPr>
          <w:p w14:paraId="6AC34EE2" w14:textId="6CF02A32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5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57" w:author="Никита Гринь" w:date="2026-08-05T12:11:00Z" w16du:dateUtc="2026-08-05T09:11:00Z">
                  <w:rPr>
                    <w:del w:id="1858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59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6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Описание</w:delText>
              </w:r>
            </w:del>
          </w:p>
        </w:tc>
        <w:tc>
          <w:tcPr>
            <w:tcW w:w="6135" w:type="dxa"/>
          </w:tcPr>
          <w:p w14:paraId="61B61E33" w14:textId="28F931BA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6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62" w:author="Никита Гринь" w:date="2026-08-05T12:11:00Z" w16du:dateUtc="2026-08-05T09:11:00Z">
                  <w:rPr>
                    <w:del w:id="186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6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6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Реализация</w:delText>
              </w:r>
            </w:del>
          </w:p>
        </w:tc>
        <w:tc>
          <w:tcPr>
            <w:tcW w:w="1665" w:type="dxa"/>
          </w:tcPr>
          <w:p w14:paraId="22B16C29" w14:textId="345E07E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6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69" w:author="Никита Гринь" w:date="2026-08-05T12:11:00Z" w16du:dateUtc="2026-08-05T09:11:00Z">
                  <w:rPr>
                    <w:del w:id="1870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71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7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Пункт в ТТ</w:delText>
              </w:r>
            </w:del>
          </w:p>
        </w:tc>
      </w:tr>
      <w:tr w:rsidR="009D43E8" w:rsidRPr="0050000B" w:rsidDel="00C72715" w14:paraId="3DF6457D" w14:textId="6AF83359" w:rsidTr="009D43E8">
        <w:trPr>
          <w:del w:id="1873" w:author="Никита Гринь" w:date="2026-08-04T15:07:00Z"/>
        </w:trPr>
        <w:tc>
          <w:tcPr>
            <w:tcW w:w="1980" w:type="dxa"/>
          </w:tcPr>
          <w:p w14:paraId="0EF2C550" w14:textId="3F82D27C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74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75" w:author="Никита Гринь" w:date="2026-08-05T12:11:00Z" w16du:dateUtc="2026-08-05T09:11:00Z">
                  <w:rPr>
                    <w:del w:id="1876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77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7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7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8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-01</w:delText>
              </w:r>
            </w:del>
          </w:p>
        </w:tc>
        <w:tc>
          <w:tcPr>
            <w:tcW w:w="3810" w:type="dxa"/>
          </w:tcPr>
          <w:p w14:paraId="12883687" w14:textId="3F8C5B33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8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882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Модуль Контакт-центра должен иметь возможность для мониторинга всех этапов обработки запросов и корректности ответов.</w:delText>
              </w:r>
            </w:del>
          </w:p>
        </w:tc>
        <w:tc>
          <w:tcPr>
            <w:tcW w:w="6135" w:type="dxa"/>
          </w:tcPr>
          <w:p w14:paraId="0EA08FD2" w14:textId="1D5CD310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83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884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Контакт-центра открывает модуль «Отч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тность».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</w:del>
            <w:customXmlDelRangeStart w:id="1885" w:author="Никита Гринь" w:date="2026-08-04T15:07:00Z"/>
            <w:sdt>
              <w:sdtPr>
                <w:tag w:val="goog_rdk_203"/>
                <w:id w:val="554843916"/>
              </w:sdtPr>
              <w:sdtContent>
                <w:customXmlDelRangeEnd w:id="1885"/>
                <w:del w:id="1886" w:author="Никита Гринь" w:date="2026-08-04T15:07:00Z" w16du:dateUtc="2026-08-04T12:07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мониторинг этапов обработки: понимание запроса → поиск в базе знаний → ответ модели. </w:delText>
                  </w:r>
                </w:del>
                <w:customXmlDelRangeStart w:id="1887" w:author="Никита Гринь" w:date="2026-08-04T15:07:00Z"/>
              </w:sdtContent>
            </w:sdt>
            <w:customXmlDelRangeEnd w:id="1887"/>
            <w:del w:id="1888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операционная панель с текущим состоянием процессов.</w:delText>
              </w:r>
            </w:del>
            <w:del w:id="1889" w:author="Никита Гринь" w:date="2026-08-04T13:23:00Z" w16du:dateUtc="2026-08-04T10:23:00Z"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189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40BA164C" w14:textId="346D94F4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9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93" w:author="Никита Гринь" w:date="2026-08-05T12:11:00Z" w16du:dateUtc="2026-08-05T09:11:00Z">
                  <w:rPr>
                    <w:del w:id="189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89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89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4.7.1</w:delText>
              </w:r>
            </w:del>
          </w:p>
        </w:tc>
      </w:tr>
      <w:tr w:rsidR="009D43E8" w:rsidRPr="0050000B" w:rsidDel="00C72715" w14:paraId="0EAA77F0" w14:textId="07475743" w:rsidTr="009D43E8">
        <w:trPr>
          <w:del w:id="1897" w:author="Никита Гринь" w:date="2026-08-04T15:07:00Z"/>
        </w:trPr>
        <w:tc>
          <w:tcPr>
            <w:tcW w:w="1980" w:type="dxa"/>
          </w:tcPr>
          <w:p w14:paraId="2BD4AB1F" w14:textId="21A7BD6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89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899" w:author="Никита Гринь" w:date="2026-08-05T12:11:00Z" w16du:dateUtc="2026-08-05T09:11:00Z">
                  <w:rPr>
                    <w:del w:id="1900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01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0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0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0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-02</w:delText>
              </w:r>
            </w:del>
          </w:p>
        </w:tc>
        <w:tc>
          <w:tcPr>
            <w:tcW w:w="3810" w:type="dxa"/>
          </w:tcPr>
          <w:p w14:paraId="18B58E85" w14:textId="34A023AB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0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06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Модуль Контакт-центра должен автоматически формировать отчеты с результатами по релевантности и полезности ответов модуля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на основе отметок, проставленных операторами канала телефония и онлайн-чата в разрезе ролей пользователей.</w:delText>
              </w:r>
            </w:del>
          </w:p>
        </w:tc>
        <w:tc>
          <w:tcPr>
            <w:tcW w:w="6135" w:type="dxa"/>
          </w:tcPr>
          <w:p w14:paraId="08293805" w14:textId="5162EFFB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07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08" w:author="Никита Гринь" w:date="2026-08-04T13:33:00Z" w16du:dateUtc="2026-08-04T10:33:00Z"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накоплены события обратной связи от операторов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группировка по каналу: телефония и онлайн-чат. 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отч</w:delText>
              </w:r>
              <w:r w:rsidRPr="003C42DA" w:rsidDel="004739C4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о релевантности и полезности подсказок (§4.7.2). </w:delText>
              </w:r>
            </w:del>
            <w:del w:id="1910" w:author="Никита Гринь" w:date="2026-08-04T13:23:00Z" w16du:dateUtc="2026-08-04T10:23:00Z"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4739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1912" w:author="Никита Гринь" w:date="2026-08-04T13:33:00Z" w16du:dateUtc="2026-08-04T10:33:00Z"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3056D808" w14:textId="3C36397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13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14" w:author="Никита Гринь" w:date="2026-08-05T12:11:00Z" w16du:dateUtc="2026-08-05T09:11:00Z">
                  <w:rPr>
                    <w:del w:id="1915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16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1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4.7.2</w:delText>
              </w:r>
            </w:del>
          </w:p>
        </w:tc>
      </w:tr>
      <w:tr w:rsidR="009D43E8" w:rsidRPr="0050000B" w:rsidDel="00C72715" w14:paraId="07386CD5" w14:textId="24FDE1D4" w:rsidTr="009D43E8">
        <w:trPr>
          <w:del w:id="1918" w:author="Никита Гринь" w:date="2026-08-04T15:07:00Z"/>
        </w:trPr>
        <w:tc>
          <w:tcPr>
            <w:tcW w:w="1980" w:type="dxa"/>
          </w:tcPr>
          <w:p w14:paraId="3CC7DB2C" w14:textId="1C28ADB5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19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20" w:author="Никита Гринь" w:date="2026-08-05T12:11:00Z" w16du:dateUtc="2026-08-05T09:11:00Z">
                  <w:rPr>
                    <w:del w:id="1921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22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2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2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2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-03</w:delText>
              </w:r>
            </w:del>
          </w:p>
        </w:tc>
        <w:tc>
          <w:tcPr>
            <w:tcW w:w="3810" w:type="dxa"/>
          </w:tcPr>
          <w:p w14:paraId="5A300E89" w14:textId="3803C462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2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27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дашборд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real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time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: активные диалоги, очереди,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SLA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 каналам (тел./онлайн-чат) в режиме реального времени:</w:delText>
              </w:r>
            </w:del>
          </w:p>
        </w:tc>
        <w:tc>
          <w:tcPr>
            <w:tcW w:w="6135" w:type="dxa"/>
          </w:tcPr>
          <w:p w14:paraId="00AA78A9" w14:textId="5F623B34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2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2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супервизор открывает оперативную панель.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показатели обновляются в реальном времени: активные диалоги, очереди, соблюдение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SLA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экран «Оперативная панель» (§4.7.3.1).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-11,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1.</w:delText>
              </w:r>
              <w:r w:rsidR="0000640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006401" w:rsidRPr="0000640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Оперативная панель (§4.7.3.1). В режиме реального времени отображаются не только сводные показатели эффективности (очереди, SLA, загрузка), но и сами диалоги каналов телефония и онлайн-чат со всей сопутствующей информацией для анализа: канал, статус диалога, оператор, клиент/идентификатор, тематика, время ожидания/ответа, текст обращения и ответ/подсказка LLM, </w:delText>
              </w:r>
            </w:del>
            <w:del w:id="1930" w:author="Никита Гринь" w:date="2026-08-04T13:38:00Z" w16du:dateUtc="2026-08-04T10:38:00Z">
              <w:r w:rsidR="00006401" w:rsidRPr="00006401" w:rsidDel="006F1BDD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отметка полезности </w:delText>
              </w:r>
              <w:r w:rsidR="00006401" w:rsidRPr="00006401" w:rsidDel="006F1BDD">
                <w:rPr>
                  <w:rFonts w:ascii="Arial" w:eastAsia="Arial" w:hAnsi="Arial" w:cs="Arial"/>
                  <w:color w:val="000000"/>
                  <w:lang w:val="ru-RU"/>
                </w:rPr>
                <w:delText>(если проставлена)</w:delText>
              </w:r>
              <w:r w:rsidR="00006401" w:rsidRPr="00006401" w:rsidDel="006F1BDD">
                <w:rPr>
                  <w:rFonts w:ascii="Arial" w:eastAsia="Arial" w:hAnsi="Arial" w:cs="Arial"/>
                  <w:color w:val="000000"/>
                  <w:lang w:val="ru-RU"/>
                </w:rPr>
                <w:delText>, признак низкой релевантности или отклонения ответа</w:delText>
              </w:r>
            </w:del>
            <w:del w:id="1932" w:author="Никита Гринь" w:date="2026-08-04T15:07:00Z" w16du:dateUtc="2026-08-04T12:07:00Z">
              <w:r w:rsidR="00006401" w:rsidRPr="0000640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 Из списка доступен переход в карточку диалога для детального просмотра. Сводные цифры дополняют ленту/список диалогов, но не заменяют её.</w:delText>
              </w:r>
            </w:del>
          </w:p>
        </w:tc>
        <w:tc>
          <w:tcPr>
            <w:tcW w:w="1665" w:type="dxa"/>
          </w:tcPr>
          <w:p w14:paraId="26E3AB89" w14:textId="717EB54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33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34" w:author="Никита Гринь" w:date="2026-08-05T12:11:00Z" w16du:dateUtc="2026-08-05T09:11:00Z">
                  <w:rPr>
                    <w:del w:id="1935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36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3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4.7.3.1</w:delText>
              </w:r>
            </w:del>
          </w:p>
        </w:tc>
      </w:tr>
      <w:tr w:rsidR="009D43E8" w:rsidRPr="0050000B" w:rsidDel="00C72715" w14:paraId="6121C4C4" w14:textId="477D2168" w:rsidTr="009D43E8">
        <w:trPr>
          <w:del w:id="1938" w:author="Никита Гринь" w:date="2026-08-04T15:07:00Z"/>
        </w:trPr>
        <w:tc>
          <w:tcPr>
            <w:tcW w:w="1980" w:type="dxa"/>
          </w:tcPr>
          <w:p w14:paraId="1AB3DFFD" w14:textId="6FDA19C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39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40" w:author="Никита Гринь" w:date="2026-08-05T12:11:00Z" w16du:dateUtc="2026-08-05T09:11:00Z">
                  <w:rPr>
                    <w:del w:id="1941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42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4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4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4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-04</w:delText>
              </w:r>
            </w:del>
          </w:p>
        </w:tc>
        <w:tc>
          <w:tcPr>
            <w:tcW w:w="3810" w:type="dxa"/>
          </w:tcPr>
          <w:p w14:paraId="01A4BC60" w14:textId="21F0FBAD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4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47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анализ корректности: сравнение ответа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vs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финальный текст оператора; фидбек </w:delText>
              </w:r>
            </w:del>
            <w:del w:id="1948" w:author="Никита Гринь" w:date="2026-08-04T01:57:00Z" w16du:dateUtc="2026-08-03T22:57:00Z"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>«</w:delText>
              </w:r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>воспользовался/нет/неполный/неверно</w:delText>
              </w:r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» </w:delText>
              </w:r>
            </w:del>
            <w:del w:id="1950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ответов модуля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:</w:delText>
              </w:r>
            </w:del>
          </w:p>
        </w:tc>
        <w:tc>
          <w:tcPr>
            <w:tcW w:w="6135" w:type="dxa"/>
          </w:tcPr>
          <w:p w14:paraId="27DB6756" w14:textId="2CEC812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5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52" w:author="Никита Гринь" w:date="2026-08-05T12:11:00Z" w16du:dateUtc="2026-08-05T09:11:00Z">
                  <w:rPr>
                    <w:del w:id="195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54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сравнивает текст подсказки и финальный ответ оператора.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сопоставление «текст суфл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ра» и «отправлено оператором» с уч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том оценок.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955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Выход: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5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отч</w:delText>
              </w:r>
              <w:r w:rsidRPr="00910837" w:rsidDel="00C72715">
                <w:rPr>
                  <w:rFonts w:ascii="Arial" w:eastAsia="Arial" w:hAnsi="Arial" w:cs="Arial"/>
                  <w:lang w:val="ru-RU"/>
                  <w:rPrChange w:id="1957" w:author="Никита Гринь" w:date="2026-08-05T12:11:00Z" w16du:dateUtc="2026-08-05T09:11:00Z">
                    <w:rPr>
                      <w:rFonts w:ascii="Arial" w:eastAsia="Arial" w:hAnsi="Arial" w:cs="Arial"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5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т о корректности ответов (§4.7.3.2).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959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1960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1961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6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</w:del>
            <w:del w:id="1964" w:author="Никита Гринь" w:date="2026-08-04T13:28:00Z" w16du:dateUtc="2026-08-04T10:28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196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196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-05</w:delText>
              </w:r>
            </w:del>
            <w:del w:id="1967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6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.</w:delText>
              </w:r>
            </w:del>
          </w:p>
        </w:tc>
        <w:tc>
          <w:tcPr>
            <w:tcW w:w="1665" w:type="dxa"/>
          </w:tcPr>
          <w:p w14:paraId="27180FC5" w14:textId="752FD7F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7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71" w:author="Никита Гринь" w:date="2026-08-05T12:11:00Z" w16du:dateUtc="2026-08-05T09:11:00Z">
                  <w:rPr>
                    <w:del w:id="1972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73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7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4.7.3.2</w:delText>
              </w:r>
            </w:del>
          </w:p>
        </w:tc>
      </w:tr>
      <w:tr w:rsidR="009D43E8" w:rsidRPr="0050000B" w:rsidDel="00C72715" w14:paraId="122C8E51" w14:textId="2C83AE1A" w:rsidTr="009D43E8">
        <w:trPr>
          <w:del w:id="1975" w:author="Никита Гринь" w:date="2026-08-04T15:07:00Z"/>
        </w:trPr>
        <w:tc>
          <w:tcPr>
            <w:tcW w:w="1980" w:type="dxa"/>
          </w:tcPr>
          <w:p w14:paraId="678688FD" w14:textId="4D4CEFE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7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77" w:author="Никита Гринь" w:date="2026-08-05T12:11:00Z" w16du:dateUtc="2026-08-05T09:11:00Z">
                  <w:rPr>
                    <w:del w:id="1978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79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8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8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8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-05</w:delText>
              </w:r>
            </w:del>
          </w:p>
        </w:tc>
        <w:tc>
          <w:tcPr>
            <w:tcW w:w="3810" w:type="dxa"/>
          </w:tcPr>
          <w:p w14:paraId="2F42406E" w14:textId="3A2EC9D3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83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85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производительность: время подсказки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95,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AHT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, загрузка операторов:</w:delText>
              </w:r>
            </w:del>
          </w:p>
        </w:tc>
        <w:tc>
          <w:tcPr>
            <w:tcW w:w="6135" w:type="dxa"/>
          </w:tcPr>
          <w:p w14:paraId="1BAE92BB" w14:textId="1BF613F3" w:rsidR="009D43E8" w:rsidRPr="00D95451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87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1988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наступило расписание или запрос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ad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hoc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Реализовано посредством: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формирование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та по расписанию: день / неделя / месяц или по запросу. </w:delText>
              </w:r>
              <w:r w:rsidRPr="00D95451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D9545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готовый файл отч</w:delText>
              </w:r>
              <w:r w:rsidRPr="00D95451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D9545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та для скачивания. </w:delText>
              </w:r>
              <w:r w:rsidRPr="00D95451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D95451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D95451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D9545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del w:id="1990" w:author="Никита Гринь" w:date="2026-08-04T13:29:00Z" w16du:dateUtc="2026-08-04T10:29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D95451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D95451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1991" w:author="Никита Гринь" w:date="2026-08-04T15:07:00Z" w16du:dateUtc="2026-08-04T12:07:00Z">
              <w:r w:rsidRPr="00D9545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133FD073" w14:textId="151D9FAF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9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93" w:author="Никита Гринь" w:date="2026-08-05T12:11:00Z" w16du:dateUtc="2026-08-05T09:11:00Z">
                  <w:rPr>
                    <w:del w:id="199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199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199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4.7.3.3</w:delText>
              </w:r>
            </w:del>
          </w:p>
        </w:tc>
      </w:tr>
      <w:tr w:rsidR="009D43E8" w:rsidRPr="0050000B" w:rsidDel="00C72715" w14:paraId="357A0860" w14:textId="51B4179B" w:rsidTr="009D43E8">
        <w:trPr>
          <w:del w:id="1997" w:author="Никита Гринь" w:date="2026-08-04T15:07:00Z"/>
        </w:trPr>
        <w:tc>
          <w:tcPr>
            <w:tcW w:w="1980" w:type="dxa"/>
          </w:tcPr>
          <w:p w14:paraId="525C784A" w14:textId="69BF9EEC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199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1999" w:author="Никита Гринь" w:date="2026-08-05T12:11:00Z" w16du:dateUtc="2026-08-05T09:11:00Z">
                  <w:rPr>
                    <w:del w:id="2000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01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0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0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0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-06</w:delText>
              </w:r>
            </w:del>
          </w:p>
        </w:tc>
        <w:tc>
          <w:tcPr>
            <w:tcW w:w="3810" w:type="dxa"/>
          </w:tcPr>
          <w:p w14:paraId="407F97EF" w14:textId="077664B9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0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06" w:author="Никита Гринь" w:date="2026-08-05T12:11:00Z" w16du:dateUtc="2026-08-05T09:11:00Z">
                  <w:rPr>
                    <w:del w:id="200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0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0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автоуведомления при отклонении порогов:</w:delText>
              </w:r>
            </w:del>
          </w:p>
        </w:tc>
        <w:tc>
          <w:tcPr>
            <w:tcW w:w="6135" w:type="dxa"/>
          </w:tcPr>
          <w:p w14:paraId="79F4789F" w14:textId="008FC691" w:rsidR="009D43E8" w:rsidRPr="00025E46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1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1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отклонение 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порога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или закономерность по тематике §4.7.4.5.1.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реализации:автоматическая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отправка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email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/дашборд); аналитик не собирает рассылку вручную. 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уведомление доставлено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del w:id="2014" w:author="Никита Гринь" w:date="2026-08-04T13:29:00Z" w16du:dateUtc="2026-08-04T10:29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025E46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025E46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2015" w:author="Никита Гринь" w:date="2026-08-04T15:07:00Z" w16du:dateUtc="2026-08-04T12:07:00Z"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32C472EF" w14:textId="629A3A1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16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17" w:author="Никита Гринь" w:date="2026-08-05T12:11:00Z" w16du:dateUtc="2026-08-05T09:11:00Z">
                  <w:rPr>
                    <w:del w:id="2018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19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2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4.7.3.4, 4.7.4.5.1</w:delText>
              </w:r>
            </w:del>
          </w:p>
        </w:tc>
      </w:tr>
      <w:tr w:rsidR="009D43E8" w:rsidRPr="0050000B" w:rsidDel="00C72715" w14:paraId="5A9711BB" w14:textId="2C880499" w:rsidTr="009D43E8">
        <w:trPr>
          <w:del w:id="2021" w:author="Никита Гринь" w:date="2026-08-04T15:07:00Z"/>
        </w:trPr>
        <w:tc>
          <w:tcPr>
            <w:tcW w:w="1980" w:type="dxa"/>
          </w:tcPr>
          <w:p w14:paraId="25A024A4" w14:textId="151F86A5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2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23" w:author="Никита Гринь" w:date="2026-08-05T12:11:00Z" w16du:dateUtc="2026-08-05T09:11:00Z">
                  <w:rPr>
                    <w:del w:id="202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25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2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2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2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-07</w:delText>
              </w:r>
            </w:del>
          </w:p>
        </w:tc>
        <w:tc>
          <w:tcPr>
            <w:tcW w:w="3810" w:type="dxa"/>
          </w:tcPr>
          <w:p w14:paraId="0BAA7249" w14:textId="3ABCF7C0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29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30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 релевантности по каналам и тематикам:</w:delText>
              </w:r>
            </w:del>
          </w:p>
        </w:tc>
        <w:tc>
          <w:tcPr>
            <w:tcW w:w="6135" w:type="dxa"/>
          </w:tcPr>
          <w:p w14:paraId="24EF11AB" w14:textId="7B9EBBD9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3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32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006401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Разработчик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настраивает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Реализовано посредством: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конструктор: выбор показателей, формата и шаблона 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(§4.7.4.4).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шаблон сохран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н для повторного использования.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-01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02859AFA" w14:textId="7E5C0DB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3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36" w:author="Никита Гринь" w:date="2026-08-05T12:11:00Z" w16du:dateUtc="2026-08-05T09:11:00Z">
                  <w:rPr>
                    <w:del w:id="203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3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3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4.7.4.1</w:delText>
              </w:r>
            </w:del>
          </w:p>
        </w:tc>
      </w:tr>
      <w:tr w:rsidR="009D43E8" w:rsidRPr="0050000B" w:rsidDel="00C72715" w14:paraId="3E28B5B2" w14:textId="3AC00433" w:rsidTr="009D43E8">
        <w:trPr>
          <w:del w:id="2040" w:author="Никита Гринь" w:date="2026-08-04T15:07:00Z"/>
        </w:trPr>
        <w:tc>
          <w:tcPr>
            <w:tcW w:w="1980" w:type="dxa"/>
          </w:tcPr>
          <w:p w14:paraId="70901384" w14:textId="1FA2A6BE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4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42" w:author="Никита Гринь" w:date="2026-08-05T12:11:00Z" w16du:dateUtc="2026-08-05T09:11:00Z">
                  <w:rPr>
                    <w:del w:id="204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4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4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4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4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-08</w:delText>
              </w:r>
            </w:del>
          </w:p>
        </w:tc>
        <w:tc>
          <w:tcPr>
            <w:tcW w:w="3810" w:type="dxa"/>
          </w:tcPr>
          <w:p w14:paraId="6249A4F7" w14:textId="49191810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4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4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 полезности по отметкам операторов ответов:</w:delText>
              </w:r>
            </w:del>
          </w:p>
        </w:tc>
        <w:tc>
          <w:tcPr>
            <w:tcW w:w="6135" w:type="dxa"/>
          </w:tcPr>
          <w:p w14:paraId="3E4A74DE" w14:textId="06FD9EF6" w:rsidR="009D43E8" w:rsidRPr="00B359C0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5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5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фильтры: канал, период, тематика, 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роль оператора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агрегация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FeedbackEvent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;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показатели §4.7.4.2.1–2: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доля 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«полезно» / «неполно» / «неверно»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, динамика по периодам, разрез телефония/онлайн-чат. </w:delText>
              </w:r>
              <w:r w:rsidRPr="00B359C0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xlsx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B359C0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B359C0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B359C0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-01</w:delText>
              </w:r>
              <w:r w:rsidRPr="00B359C0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49723A05" w14:textId="7355B9A6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5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56" w:author="Никита Гринь" w:date="2026-08-05T12:11:00Z" w16du:dateUtc="2026-08-05T09:11:00Z">
                  <w:rPr>
                    <w:del w:id="205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5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5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4.7.4.2</w:delText>
              </w:r>
            </w:del>
          </w:p>
        </w:tc>
      </w:tr>
      <w:tr w:rsidR="009D43E8" w:rsidRPr="0050000B" w:rsidDel="00C72715" w14:paraId="00C94501" w14:textId="07FD1C10" w:rsidTr="009D43E8">
        <w:trPr>
          <w:del w:id="2060" w:author="Никита Гринь" w:date="2026-08-04T15:07:00Z"/>
        </w:trPr>
        <w:tc>
          <w:tcPr>
            <w:tcW w:w="1980" w:type="dxa"/>
          </w:tcPr>
          <w:p w14:paraId="3ACF4C60" w14:textId="5AFADD33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6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62" w:author="Никита Гринь" w:date="2026-08-05T12:11:00Z" w16du:dateUtc="2026-08-05T09:11:00Z">
                  <w:rPr>
                    <w:del w:id="206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6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6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6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6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-09</w:delText>
              </w:r>
            </w:del>
          </w:p>
        </w:tc>
        <w:tc>
          <w:tcPr>
            <w:tcW w:w="3810" w:type="dxa"/>
          </w:tcPr>
          <w:p w14:paraId="3DB1C921" w14:textId="402925B2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6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6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некорректных ответов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: причины, частота, примеры:</w:delText>
              </w:r>
            </w:del>
          </w:p>
        </w:tc>
        <w:tc>
          <w:tcPr>
            <w:tcW w:w="6135" w:type="dxa"/>
          </w:tcPr>
          <w:p w14:paraId="687DD10D" w14:textId="0907C846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7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71" w:author="Никита Гринь" w:date="2026-08-05T12:11:00Z" w16du:dateUtc="2026-08-05T09:11:00Z">
                  <w:rPr>
                    <w:del w:id="2072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73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некорректные ответы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(оценка 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«неверно»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, расхождение подсказки и финального ответа оператора).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классификация причин, частота, примеры диалогов с контекстом.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 §4.7.4.3 (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не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качество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/записей).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075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2076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077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7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-02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.</w:delText>
              </w:r>
            </w:del>
          </w:p>
        </w:tc>
        <w:tc>
          <w:tcPr>
            <w:tcW w:w="1665" w:type="dxa"/>
          </w:tcPr>
          <w:p w14:paraId="3DC9C64D" w14:textId="70FBD3E6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8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86" w:author="Никита Гринь" w:date="2026-08-05T12:11:00Z" w16du:dateUtc="2026-08-05T09:11:00Z">
                  <w:rPr>
                    <w:del w:id="208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8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8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4.7.4.3</w:delText>
              </w:r>
            </w:del>
          </w:p>
        </w:tc>
      </w:tr>
      <w:tr w:rsidR="009D43E8" w:rsidRPr="0050000B" w:rsidDel="00C72715" w14:paraId="66F80AD6" w14:textId="157981E2" w:rsidTr="009D43E8">
        <w:trPr>
          <w:del w:id="2090" w:author="Никита Гринь" w:date="2026-08-04T15:07:00Z"/>
        </w:trPr>
        <w:tc>
          <w:tcPr>
            <w:tcW w:w="1980" w:type="dxa"/>
          </w:tcPr>
          <w:p w14:paraId="4468E059" w14:textId="3620E900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9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092" w:author="Никита Гринь" w:date="2026-08-05T12:11:00Z" w16du:dateUtc="2026-08-05T09:11:00Z">
                  <w:rPr>
                    <w:del w:id="209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09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9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9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09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-10</w:delText>
              </w:r>
            </w:del>
          </w:p>
        </w:tc>
        <w:tc>
          <w:tcPr>
            <w:tcW w:w="3810" w:type="dxa"/>
          </w:tcPr>
          <w:p w14:paraId="06739DE3" w14:textId="28CDE69D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09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09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периодические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ты для аналитиков/руководителей для аналитиков и управленцев:</w:delText>
              </w:r>
            </w:del>
          </w:p>
        </w:tc>
        <w:tc>
          <w:tcPr>
            <w:tcW w:w="6135" w:type="dxa"/>
          </w:tcPr>
          <w:p w14:paraId="1C7CCD75" w14:textId="3C86AB1F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0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01" w:author="Никита Гринь" w:date="2026-08-05T12:11:00Z" w16du:dateUtc="2026-08-05T09:11:00Z">
                  <w:rPr>
                    <w:del w:id="2102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03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формирует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по операторам.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группировка показателей по каждому оператору.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04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Выход: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0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сводная оценка работы оператора.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06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2107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08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0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</w:del>
            <w:del w:id="2110" w:author="Никита Гринь" w:date="2026-08-04T13:29:00Z" w16du:dateUtc="2026-08-04T10:29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211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211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-14</w:delText>
              </w:r>
            </w:del>
            <w:del w:id="2113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1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.</w:delText>
              </w:r>
            </w:del>
          </w:p>
        </w:tc>
        <w:tc>
          <w:tcPr>
            <w:tcW w:w="1665" w:type="dxa"/>
          </w:tcPr>
          <w:p w14:paraId="7AE2B99F" w14:textId="0FC8628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1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16" w:author="Никита Гринь" w:date="2026-08-05T12:11:00Z" w16du:dateUtc="2026-08-05T09:11:00Z">
                  <w:rPr>
                    <w:del w:id="211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1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1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4.7.4.4</w:delText>
              </w:r>
            </w:del>
          </w:p>
        </w:tc>
      </w:tr>
      <w:tr w:rsidR="009D43E8" w:rsidRPr="0050000B" w:rsidDel="00C72715" w14:paraId="38702E56" w14:textId="4910AFB4" w:rsidTr="009D43E8">
        <w:trPr>
          <w:del w:id="2120" w:author="Никита Гринь" w:date="2026-08-04T15:07:00Z"/>
        </w:trPr>
        <w:tc>
          <w:tcPr>
            <w:tcW w:w="1980" w:type="dxa"/>
          </w:tcPr>
          <w:p w14:paraId="54C49A2B" w14:textId="35DD826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2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22" w:author="Никита Гринь" w:date="2026-08-05T12:11:00Z" w16du:dateUtc="2026-08-05T09:11:00Z">
                  <w:rPr>
                    <w:del w:id="212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2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2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2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2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-11</w:delText>
              </w:r>
            </w:del>
          </w:p>
        </w:tc>
        <w:tc>
          <w:tcPr>
            <w:tcW w:w="3810" w:type="dxa"/>
          </w:tcPr>
          <w:p w14:paraId="155B4914" w14:textId="23CEEA28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2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12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отчеты должны быть доступны в разных форматах (.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xlsx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, .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) и содержать сводные данные по каналам, качеству обслуживания и показателям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LLM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, чтобы их можно было использовать для улучшения клиентского сервиса.</w:delText>
              </w:r>
            </w:del>
          </w:p>
        </w:tc>
        <w:tc>
          <w:tcPr>
            <w:tcW w:w="6135" w:type="dxa"/>
          </w:tcPr>
          <w:p w14:paraId="6A0F357E" w14:textId="48207D43" w:rsidR="009D43E8" w:rsidRPr="00843813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3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13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запрашивает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с разбивкой по каналам обслуживания.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сбор показателей телефонии и онлайн-чата: объ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м обращений, качество, использование подсказок.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сводная панель по каналам; выгрузка в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Excel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для улучшения сервиса. </w:delText>
              </w:r>
              <w:r w:rsidRPr="00843813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843813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843813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843813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del w:id="2133" w:author="Никита Гринь" w:date="2026-08-04T13:30:00Z" w16du:dateUtc="2026-08-04T10:30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843813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843813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2134" w:author="Никита Гринь" w:date="2026-08-04T15:07:00Z" w16du:dateUtc="2026-08-04T12:07:00Z">
              <w:r w:rsidRPr="00843813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64840993" w14:textId="3C23EB8F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3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36" w:author="Никита Гринь" w:date="2026-08-05T12:11:00Z" w16du:dateUtc="2026-08-05T09:11:00Z">
                  <w:rPr>
                    <w:del w:id="213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3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3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4.7.4.4.1</w:delText>
              </w:r>
            </w:del>
          </w:p>
        </w:tc>
      </w:tr>
      <w:tr w:rsidR="009D43E8" w:rsidRPr="0050000B" w:rsidDel="00C72715" w14:paraId="408D1E4D" w14:textId="5F5A9D7D" w:rsidTr="009D43E8">
        <w:trPr>
          <w:del w:id="2140" w:author="Никита Гринь" w:date="2026-08-04T15:07:00Z"/>
        </w:trPr>
        <w:tc>
          <w:tcPr>
            <w:tcW w:w="1980" w:type="dxa"/>
          </w:tcPr>
          <w:p w14:paraId="42AE5C3A" w14:textId="247BDC7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4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42" w:author="Никита Гринь" w:date="2026-08-05T12:11:00Z" w16du:dateUtc="2026-08-05T09:11:00Z">
                  <w:rPr>
                    <w:del w:id="214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4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4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4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4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-12</w:delText>
              </w:r>
            </w:del>
          </w:p>
        </w:tc>
        <w:tc>
          <w:tcPr>
            <w:tcW w:w="3810" w:type="dxa"/>
          </w:tcPr>
          <w:p w14:paraId="361505BF" w14:textId="2B8EC45B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4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14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выявление закономерностей (повторные обращения, «бь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тся» в каналы):</w:delText>
              </w:r>
            </w:del>
          </w:p>
        </w:tc>
        <w:tc>
          <w:tcPr>
            <w:tcW w:w="6135" w:type="dxa"/>
          </w:tcPr>
          <w:p w14:paraId="5F8A40B5" w14:textId="6C294270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5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15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накоплена история обращений клиентов.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анализ повторных обращений и переключений между каналами.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о закономерностях для улучшения 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маршрутизации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del w:id="2153" w:author="Никита Гринь" w:date="2026-08-04T13:30:00Z" w16du:dateUtc="2026-08-04T10:30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3C42DA" w:rsidDel="004739C4">
                <w:rPr>
                  <w:rFonts w:ascii="Arial" w:eastAsia="Arial" w:hAnsi="Arial" w:cs="Arial"/>
                  <w:color w:val="000000"/>
                  <w:lang w:val="ru-RU"/>
                </w:rPr>
                <w:delText>-14</w:delText>
              </w:r>
            </w:del>
            <w:del w:id="2154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  <w:tc>
          <w:tcPr>
            <w:tcW w:w="1665" w:type="dxa"/>
          </w:tcPr>
          <w:p w14:paraId="55E1552A" w14:textId="009E98DA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5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56" w:author="Никита Гринь" w:date="2026-08-05T12:11:00Z" w16du:dateUtc="2026-08-05T09:11:00Z">
                  <w:rPr>
                    <w:del w:id="215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5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5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4.7.4.5</w:delText>
              </w:r>
            </w:del>
          </w:p>
        </w:tc>
      </w:tr>
      <w:tr w:rsidR="009D43E8" w:rsidRPr="0050000B" w:rsidDel="00C72715" w14:paraId="09212D25" w14:textId="32D3304D" w:rsidTr="009D43E8">
        <w:trPr>
          <w:del w:id="2160" w:author="Никита Гринь" w:date="2026-08-04T15:07:00Z"/>
        </w:trPr>
        <w:tc>
          <w:tcPr>
            <w:tcW w:w="1980" w:type="dxa"/>
          </w:tcPr>
          <w:p w14:paraId="00D034FC" w14:textId="0E8D8570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6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62" w:author="Никита Гринь" w:date="2026-08-05T12:11:00Z" w16du:dateUtc="2026-08-05T09:11:00Z">
                  <w:rPr>
                    <w:del w:id="216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65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6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6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6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-13</w:delText>
              </w:r>
            </w:del>
          </w:p>
        </w:tc>
        <w:tc>
          <w:tcPr>
            <w:tcW w:w="3810" w:type="dxa"/>
          </w:tcPr>
          <w:p w14:paraId="4E8D6630" w14:textId="7AAA5CF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7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71" w:author="Никита Гринь" w:date="2026-08-05T12:11:00Z" w16du:dateUtc="2026-08-05T09:11:00Z">
                  <w:rPr>
                    <w:del w:id="2172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73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7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закономерности по тематике обращения:</w:delText>
              </w:r>
            </w:del>
          </w:p>
        </w:tc>
        <w:tc>
          <w:tcPr>
            <w:tcW w:w="6135" w:type="dxa"/>
          </w:tcPr>
          <w:p w14:paraId="21961396" w14:textId="5953B83B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7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76" w:author="Никита Гринь" w:date="2026-08-05T12:11:00Z" w16du:dateUtc="2026-08-05T09:11:00Z">
                  <w:rPr>
                    <w:del w:id="217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78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история обращений.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анализ по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тематике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§4.7.4.5 + триггер автоуведомления.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79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Выход: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80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отч</w:delText>
              </w:r>
              <w:r w:rsidRPr="00910837" w:rsidDel="00C72715">
                <w:rPr>
                  <w:rFonts w:ascii="Arial" w:eastAsia="Arial" w:hAnsi="Arial" w:cs="Arial"/>
                  <w:lang w:val="ru-RU"/>
                  <w:rPrChange w:id="2181" w:author="Никита Гринь" w:date="2026-08-05T12:11:00Z" w16du:dateUtc="2026-08-05T09:11:00Z">
                    <w:rPr>
                      <w:rFonts w:ascii="Arial" w:eastAsia="Arial" w:hAnsi="Arial" w:cs="Arial"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8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т.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83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2184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185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8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</w:del>
            <w:del w:id="2187" w:author="Никита Гринь" w:date="2026-08-04T13:30:00Z" w16du:dateUtc="2026-08-04T10:30:00Z">
              <w:r w:rsidDel="004739C4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2188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4739C4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910837" w:rsidDel="004739C4">
                <w:rPr>
                  <w:rFonts w:ascii="Arial" w:eastAsia="Arial" w:hAnsi="Arial" w:cs="Arial"/>
                  <w:color w:val="000000"/>
                  <w:lang w:val="ru-RU"/>
                  <w:rPrChange w:id="218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-14</w:delText>
              </w:r>
            </w:del>
            <w:del w:id="2190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9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.</w:delText>
              </w:r>
            </w:del>
          </w:p>
        </w:tc>
        <w:tc>
          <w:tcPr>
            <w:tcW w:w="1665" w:type="dxa"/>
          </w:tcPr>
          <w:p w14:paraId="157A1FC3" w14:textId="6378F81C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9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93" w:author="Никита Гринь" w:date="2026-08-05T12:11:00Z" w16du:dateUtc="2026-08-05T09:11:00Z">
                  <w:rPr>
                    <w:del w:id="219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19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19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4.7.4.5</w:delText>
              </w:r>
            </w:del>
          </w:p>
        </w:tc>
      </w:tr>
      <w:tr w:rsidR="009D43E8" w:rsidRPr="0050000B" w:rsidDel="00C72715" w14:paraId="364CAAB5" w14:textId="20BDFC46" w:rsidTr="009D43E8">
        <w:trPr>
          <w:del w:id="2197" w:author="Никита Гринь" w:date="2026-08-04T15:07:00Z"/>
        </w:trPr>
        <w:tc>
          <w:tcPr>
            <w:tcW w:w="1980" w:type="dxa"/>
          </w:tcPr>
          <w:p w14:paraId="58CDABD9" w14:textId="318AE04D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19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199" w:author="Никита Гринь" w:date="2026-08-05T12:11:00Z" w16du:dateUtc="2026-08-05T09:11:00Z">
                  <w:rPr>
                    <w:del w:id="2200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01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0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0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0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-14</w:delText>
              </w:r>
            </w:del>
          </w:p>
        </w:tc>
        <w:tc>
          <w:tcPr>
            <w:tcW w:w="3810" w:type="dxa"/>
          </w:tcPr>
          <w:p w14:paraId="654681A4" w14:textId="25DA6613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0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06" w:author="Никита Гринь" w:date="2026-08-05T12:11:00Z" w16du:dateUtc="2026-08-05T09:11:00Z">
                  <w:rPr>
                    <w:del w:id="220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0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0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конструктор отч</w:delText>
              </w:r>
              <w:r w:rsidRPr="00910837" w:rsidDel="00C72715">
                <w:rPr>
                  <w:rFonts w:ascii="Arial" w:eastAsia="Arial" w:hAnsi="Arial" w:cs="Arial"/>
                  <w:lang w:val="ru-RU"/>
                  <w:rPrChange w:id="2210" w:author="Никита Гринь" w:date="2026-08-05T12:11:00Z" w16du:dateUtc="2026-08-05T09:11:00Z">
                    <w:rPr>
                      <w:rFonts w:ascii="Arial" w:eastAsia="Arial" w:hAnsi="Arial" w:cs="Arial"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1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тов §4.7.8.1–4.7.8.4:</w:delText>
              </w:r>
            </w:del>
          </w:p>
        </w:tc>
        <w:tc>
          <w:tcPr>
            <w:tcW w:w="6135" w:type="dxa"/>
          </w:tcPr>
          <w:p w14:paraId="5CE85A4D" w14:textId="2A85AE67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1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13" w:author="Никита Гринь" w:date="2026-08-05T12:11:00Z" w16du:dateUtc="2026-08-05T09:11:00Z">
                  <w:rPr>
                    <w:del w:id="221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15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 созда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шаблон.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показатели, фильтры, формат.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216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Выход: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1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конструктор §4.7.8. 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218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При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lang w:val="ru-RU"/>
                  <w:rPrChange w:id="2219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</w:rPr>
                  </w:rPrChange>
                </w:rPr>
                <w:delText>е</w:delText>
              </w:r>
              <w:r w:rsidRPr="00910837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  <w:rPrChange w:id="2220" w:author="Никита Гринь" w:date="2026-08-05T12:11:00Z" w16du:dateUtc="2026-08-05T09:11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delText>мка: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1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UC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2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REP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3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4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-01.</w:delText>
              </w:r>
            </w:del>
          </w:p>
        </w:tc>
        <w:tc>
          <w:tcPr>
            <w:tcW w:w="1665" w:type="dxa"/>
          </w:tcPr>
          <w:p w14:paraId="58DD2120" w14:textId="08D64FBF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25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26" w:author="Никита Гринь" w:date="2026-08-05T12:11:00Z" w16du:dateUtc="2026-08-05T09:11:00Z">
                  <w:rPr>
                    <w:del w:id="2227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28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29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4.7.8.1–4.7.8.4</w:delText>
              </w:r>
            </w:del>
          </w:p>
        </w:tc>
      </w:tr>
      <w:tr w:rsidR="009D43E8" w:rsidRPr="0050000B" w:rsidDel="00C72715" w14:paraId="297640A0" w14:textId="2FCFC05F" w:rsidTr="009D43E8">
        <w:trPr>
          <w:del w:id="2230" w:author="Никита Гринь" w:date="2026-08-04T15:07:00Z"/>
        </w:trPr>
        <w:tc>
          <w:tcPr>
            <w:tcW w:w="1980" w:type="dxa"/>
          </w:tcPr>
          <w:p w14:paraId="363DB2AD" w14:textId="63095E63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31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32" w:author="Никита Гринь" w:date="2026-08-05T12:11:00Z" w16du:dateUtc="2026-08-05T09:11:00Z">
                  <w:rPr>
                    <w:del w:id="2233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34" w:author="Никита Гринь" w:date="2026-08-04T15:07:00Z" w16du:dateUtc="2026-08-04T12:07:00Z"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35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RPT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3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CC</w:delText>
              </w:r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37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-15</w:delText>
              </w:r>
            </w:del>
          </w:p>
        </w:tc>
        <w:tc>
          <w:tcPr>
            <w:tcW w:w="3810" w:type="dxa"/>
          </w:tcPr>
          <w:p w14:paraId="77FC7747" w14:textId="6098F6ED" w:rsidR="009D43E8" w:rsidRPr="003C42DA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38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239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единая история каналов в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тах:</w:delText>
              </w:r>
            </w:del>
          </w:p>
        </w:tc>
        <w:tc>
          <w:tcPr>
            <w:tcW w:w="6135" w:type="dxa"/>
          </w:tcPr>
          <w:p w14:paraId="2B78D63B" w14:textId="0638FE97" w:rsidR="009D43E8" w:rsidRPr="00025E46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40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</w:rPr>
            </w:pPr>
            <w:del w:id="2241" w:author="Никита Гринь" w:date="2026-08-04T15:07:00Z" w16du:dateUtc="2026-08-04T12:07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клиент обращался в телефонии и онлайн-чате.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сквозная история §4.3.1.13–14.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единая карточка клиента. 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025E46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мка: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CHAT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T</w:delText>
              </w:r>
              <w:r w:rsidRPr="00025E46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-13.</w:delText>
              </w:r>
            </w:del>
          </w:p>
        </w:tc>
        <w:tc>
          <w:tcPr>
            <w:tcW w:w="1665" w:type="dxa"/>
          </w:tcPr>
          <w:p w14:paraId="55BF5D97" w14:textId="305E6184" w:rsidR="009D43E8" w:rsidRPr="00910837" w:rsidDel="00C72715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del w:id="2242" w:author="Никита Гринь" w:date="2026-08-04T15:07:00Z" w16du:dateUtc="2026-08-04T12:07:00Z"/>
                <w:rFonts w:ascii="Arial" w:eastAsia="Arial" w:hAnsi="Arial" w:cs="Arial"/>
                <w:color w:val="000000"/>
                <w:lang w:val="ru-RU"/>
                <w:rPrChange w:id="2243" w:author="Никита Гринь" w:date="2026-08-05T12:11:00Z" w16du:dateUtc="2026-08-05T09:11:00Z">
                  <w:rPr>
                    <w:del w:id="2244" w:author="Никита Гринь" w:date="2026-08-04T15:07:00Z" w16du:dateUtc="2026-08-04T12:07:00Z"/>
                    <w:rFonts w:ascii="Arial" w:eastAsia="Arial" w:hAnsi="Arial" w:cs="Arial"/>
                    <w:color w:val="000000"/>
                  </w:rPr>
                </w:rPrChange>
              </w:rPr>
            </w:pPr>
            <w:del w:id="2245" w:author="Никита Гринь" w:date="2026-08-04T15:07:00Z" w16du:dateUtc="2026-08-04T12:07:00Z">
              <w:r w:rsidRPr="00910837" w:rsidDel="00C72715">
                <w:rPr>
                  <w:rFonts w:ascii="Arial" w:eastAsia="Arial" w:hAnsi="Arial" w:cs="Arial"/>
                  <w:color w:val="000000"/>
                  <w:lang w:val="ru-RU"/>
                  <w:rPrChange w:id="2246" w:author="Никита Гринь" w:date="2026-08-05T12:11:00Z" w16du:dateUtc="2026-08-05T09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4.3.1.13, 4.3.1.14</w:delText>
              </w:r>
            </w:del>
          </w:p>
        </w:tc>
      </w:tr>
    </w:tbl>
    <w:p w14:paraId="717392F7" w14:textId="77777777" w:rsidR="00AF5052" w:rsidRDefault="00AF5052">
      <w:pPr>
        <w:pStyle w:val="3"/>
        <w:rPr>
          <w:ins w:id="2247" w:author="Никита Гринь" w:date="2026-08-04T14:42:00Z" w16du:dateUtc="2026-08-04T11:42:00Z"/>
          <w:rFonts w:ascii="Arial" w:eastAsia="Arial" w:hAnsi="Arial" w:cs="Arial"/>
          <w:lang w:val="ru-RU"/>
        </w:rPr>
      </w:pPr>
      <w:bookmarkStart w:id="2248" w:name="bookmark=id.9ir7bvk5qnt7" w:colFirst="0" w:colLast="0"/>
      <w:bookmarkEnd w:id="2248"/>
    </w:p>
    <w:tbl>
      <w:tblPr>
        <w:tblStyle w:val="af3"/>
        <w:tblW w:w="12895" w:type="dxa"/>
        <w:tblLook w:val="04A0" w:firstRow="1" w:lastRow="0" w:firstColumn="1" w:lastColumn="0" w:noHBand="0" w:noVBand="1"/>
        <w:tblPrChange w:id="2249" w:author="Никита Гринь" w:date="2026-08-04T14:43:00Z" w16du:dateUtc="2026-08-04T11:43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200"/>
        <w:gridCol w:w="4087"/>
        <w:gridCol w:w="6476"/>
        <w:gridCol w:w="1132"/>
        <w:tblGridChange w:id="2250">
          <w:tblGrid>
            <w:gridCol w:w="1200"/>
            <w:gridCol w:w="82"/>
            <w:gridCol w:w="4005"/>
            <w:gridCol w:w="237"/>
            <w:gridCol w:w="5904"/>
            <w:gridCol w:w="335"/>
            <w:gridCol w:w="1132"/>
            <w:gridCol w:w="55"/>
          </w:tblGrid>
        </w:tblGridChange>
      </w:tblGrid>
      <w:tr w:rsidR="00C061A1" w:rsidRPr="00C061A1" w14:paraId="59730259" w14:textId="77777777" w:rsidTr="00C061A1">
        <w:trPr>
          <w:trHeight w:val="292"/>
          <w:ins w:id="2251" w:author="Никита Гринь" w:date="2026-08-04T14:42:00Z"/>
          <w:trPrChange w:id="2252" w:author="Никита Гринь" w:date="2026-08-04T14:43:00Z" w16du:dateUtc="2026-08-04T11:43:00Z">
            <w:trPr>
              <w:trHeight w:val="292"/>
            </w:trPr>
          </w:trPrChange>
        </w:trPr>
        <w:tc>
          <w:tcPr>
            <w:tcW w:w="1231" w:type="dxa"/>
            <w:hideMark/>
            <w:tcPrChange w:id="2253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E27A7B8" w14:textId="77777777" w:rsidR="00C061A1" w:rsidRPr="00C061A1" w:rsidRDefault="00C061A1">
            <w:pPr>
              <w:rPr>
                <w:ins w:id="2254" w:author="Никита Гринь" w:date="2026-08-04T14:42:00Z"/>
                <w:b/>
                <w:bCs/>
              </w:rPr>
            </w:pPr>
            <w:ins w:id="2255" w:author="Никита Гринь" w:date="2026-08-04T14:42:00Z">
              <w:r w:rsidRPr="00C061A1">
                <w:rPr>
                  <w:b/>
                  <w:bCs/>
                </w:rPr>
                <w:t>ID</w:t>
              </w:r>
            </w:ins>
          </w:p>
        </w:tc>
        <w:tc>
          <w:tcPr>
            <w:tcW w:w="4146" w:type="dxa"/>
            <w:hideMark/>
            <w:tcPrChange w:id="2256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125A20AD" w14:textId="77777777" w:rsidR="00C061A1" w:rsidRPr="00C061A1" w:rsidRDefault="00C061A1">
            <w:pPr>
              <w:rPr>
                <w:ins w:id="2257" w:author="Никита Гринь" w:date="2026-08-04T14:42:00Z"/>
                <w:b/>
                <w:bCs/>
              </w:rPr>
            </w:pPr>
            <w:ins w:id="2258" w:author="Никита Гринь" w:date="2026-08-04T14:42:00Z">
              <w:r w:rsidRPr="00C061A1">
                <w:rPr>
                  <w:b/>
                  <w:bCs/>
                </w:rPr>
                <w:t>Описание</w:t>
              </w:r>
            </w:ins>
          </w:p>
        </w:tc>
        <w:tc>
          <w:tcPr>
            <w:tcW w:w="6667" w:type="dxa"/>
            <w:hideMark/>
            <w:tcPrChange w:id="225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26A456BB" w14:textId="77777777" w:rsidR="00C061A1" w:rsidRPr="00C061A1" w:rsidRDefault="00C061A1">
            <w:pPr>
              <w:rPr>
                <w:ins w:id="2260" w:author="Никита Гринь" w:date="2026-08-04T14:42:00Z"/>
                <w:b/>
                <w:bCs/>
              </w:rPr>
            </w:pPr>
            <w:ins w:id="2261" w:author="Никита Гринь" w:date="2026-08-04T14:42:00Z">
              <w:r w:rsidRPr="00C061A1">
                <w:rPr>
                  <w:b/>
                  <w:bCs/>
                </w:rPr>
                <w:t>Реализация</w:t>
              </w:r>
            </w:ins>
          </w:p>
        </w:tc>
        <w:tc>
          <w:tcPr>
            <w:tcW w:w="851" w:type="dxa"/>
            <w:hideMark/>
            <w:tcPrChange w:id="2262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099FFB29" w14:textId="77777777" w:rsidR="00C061A1" w:rsidRPr="00C061A1" w:rsidRDefault="00C061A1">
            <w:pPr>
              <w:rPr>
                <w:ins w:id="2263" w:author="Никита Гринь" w:date="2026-08-04T14:42:00Z"/>
                <w:b/>
                <w:bCs/>
              </w:rPr>
            </w:pPr>
            <w:ins w:id="2264" w:author="Никита Гринь" w:date="2026-08-04T14:42:00Z">
              <w:r w:rsidRPr="00C061A1">
                <w:rPr>
                  <w:b/>
                  <w:bCs/>
                </w:rPr>
                <w:t>Пункт в ТТ</w:t>
              </w:r>
            </w:ins>
          </w:p>
        </w:tc>
      </w:tr>
      <w:tr w:rsidR="00C061A1" w:rsidRPr="00C061A1" w14:paraId="5514E918" w14:textId="77777777" w:rsidTr="00C061A1">
        <w:trPr>
          <w:trHeight w:val="2332"/>
          <w:ins w:id="2265" w:author="Никита Гринь" w:date="2026-08-04T14:42:00Z"/>
          <w:trPrChange w:id="2266" w:author="Никита Гринь" w:date="2026-08-04T14:43:00Z" w16du:dateUtc="2026-08-04T11:43:00Z">
            <w:trPr>
              <w:trHeight w:val="2332"/>
            </w:trPr>
          </w:trPrChange>
        </w:trPr>
        <w:tc>
          <w:tcPr>
            <w:tcW w:w="1231" w:type="dxa"/>
            <w:hideMark/>
            <w:tcPrChange w:id="2267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C2E01DA" w14:textId="77777777" w:rsidR="00C061A1" w:rsidRPr="00C061A1" w:rsidRDefault="00C061A1">
            <w:pPr>
              <w:rPr>
                <w:ins w:id="2268" w:author="Никита Гринь" w:date="2026-08-04T14:42:00Z"/>
              </w:rPr>
            </w:pPr>
            <w:ins w:id="2269" w:author="Никита Гринь" w:date="2026-08-04T14:42:00Z">
              <w:r w:rsidRPr="00C061A1">
                <w:t>FR-RPT-CC-01</w:t>
              </w:r>
            </w:ins>
          </w:p>
        </w:tc>
        <w:tc>
          <w:tcPr>
            <w:tcW w:w="4146" w:type="dxa"/>
            <w:hideMark/>
            <w:tcPrChange w:id="2270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C09C2C9" w14:textId="77777777" w:rsidR="00C061A1" w:rsidRPr="00C061A1" w:rsidRDefault="00C061A1">
            <w:pPr>
              <w:rPr>
                <w:ins w:id="2271" w:author="Никита Гринь" w:date="2026-08-04T14:42:00Z"/>
                <w:lang w:val="ru-RU"/>
                <w:rPrChange w:id="2272" w:author="Никита Гринь" w:date="2026-08-04T14:42:00Z" w16du:dateUtc="2026-08-04T11:42:00Z">
                  <w:rPr>
                    <w:ins w:id="2273" w:author="Никита Гринь" w:date="2026-08-04T14:42:00Z"/>
                  </w:rPr>
                </w:rPrChange>
              </w:rPr>
            </w:pPr>
            <w:ins w:id="2274" w:author="Никита Гринь" w:date="2026-08-04T14:42:00Z">
              <w:r w:rsidRPr="00C061A1">
                <w:rPr>
                  <w:lang w:val="ru-RU"/>
                  <w:rPrChange w:id="2275" w:author="Никита Гринь" w:date="2026-08-04T14:42:00Z" w16du:dateUtc="2026-08-04T11:42:00Z">
                    <w:rPr/>
                  </w:rPrChange>
                </w:rPr>
                <w:t>Модуль Контакт-центра должен иметь возможность для мониторинга всех этапов обработки запросов и корректности ответов.</w:t>
              </w:r>
            </w:ins>
          </w:p>
        </w:tc>
        <w:tc>
          <w:tcPr>
            <w:tcW w:w="6667" w:type="dxa"/>
            <w:hideMark/>
            <w:tcPrChange w:id="227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1D829ADF" w14:textId="77777777" w:rsidR="00C061A1" w:rsidRPr="00C061A1" w:rsidRDefault="00C061A1">
            <w:pPr>
              <w:rPr>
                <w:ins w:id="2277" w:author="Никита Гринь" w:date="2026-08-04T14:42:00Z"/>
                <w:lang w:val="ru-RU"/>
                <w:rPrChange w:id="2278" w:author="Никита Гринь" w:date="2026-08-04T14:42:00Z" w16du:dateUtc="2026-08-04T11:42:00Z">
                  <w:rPr>
                    <w:ins w:id="2279" w:author="Никита Гринь" w:date="2026-08-04T14:42:00Z"/>
                  </w:rPr>
                </w:rPrChange>
              </w:rPr>
            </w:pPr>
            <w:ins w:id="2280" w:author="Никита Гринь" w:date="2026-08-04T14:42:00Z">
              <w:r w:rsidRPr="00C061A1">
                <w:rPr>
                  <w:lang w:val="ru-RU"/>
                  <w:rPrChange w:id="2281" w:author="Никита Гринь" w:date="2026-08-04T14:42:00Z" w16du:dateUtc="2026-08-04T11:42:00Z">
                    <w:rPr/>
                  </w:rPrChange>
                </w:rPr>
                <w:t xml:space="preserve">Готовый функционал мониторинга (не конструктор). Назначение: контроль этапов обработки запроса </w:t>
              </w:r>
              <w:r w:rsidRPr="00C061A1">
                <w:t>LLM</w:t>
              </w:r>
              <w:r w:rsidRPr="00C061A1">
                <w:rPr>
                  <w:lang w:val="ru-RU"/>
                  <w:rPrChange w:id="2282" w:author="Никита Гринь" w:date="2026-08-04T14:42:00Z" w16du:dateUtc="2026-08-04T11:42:00Z">
                    <w:rPr/>
                  </w:rPrChange>
                </w:rPr>
                <w:t xml:space="preserve"> и корректности ответов. Состав: этапы понимание запроса → поиск в СУЗ → формирование ответа </w:t>
              </w:r>
              <w:r w:rsidRPr="00C061A1">
                <w:t>LLM</w:t>
              </w:r>
              <w:r w:rsidRPr="00C061A1">
                <w:rPr>
                  <w:lang w:val="ru-RU"/>
                  <w:rPrChange w:id="2283" w:author="Никита Гринь" w:date="2026-08-04T14:42:00Z" w16du:dateUtc="2026-08-04T11:42:00Z">
                    <w:rPr/>
                  </w:rPrChange>
                </w:rPr>
                <w:t xml:space="preserve"> → отображение оператору; статусы этапов; канал; % релевантности либо явно «не проставлен»; отметка полезности («воспользовался» / «не воспользовался» / «неполный ответ» либо явно «не проставлена»). Фильтры: период, канал (телефония / онлайн-чат). Вид: операционная панель / список обращений с переходом в карточку. Периоды: </w:t>
              </w:r>
              <w:r w:rsidRPr="00C061A1">
                <w:t>real</w:t>
              </w:r>
              <w:r w:rsidRPr="00C061A1">
                <w:rPr>
                  <w:lang w:val="ru-RU"/>
                  <w:rPrChange w:id="2284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time</w:t>
              </w:r>
              <w:r w:rsidRPr="00C061A1">
                <w:rPr>
                  <w:lang w:val="ru-RU"/>
                  <w:rPrChange w:id="2285" w:author="Никита Гринь" w:date="2026-08-04T14:42:00Z" w16du:dateUtc="2026-08-04T11:42:00Z">
                    <w:rPr/>
                  </w:rPrChange>
                </w:rPr>
                <w:t xml:space="preserve"> и произвольный диапазон.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286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287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288" w:author="Никита Гринь" w:date="2026-08-04T14:42:00Z" w16du:dateUtc="2026-08-04T11:42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289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290" w:author="Никита Гринь" w:date="2026-08-04T14:42:00Z" w16du:dateUtc="2026-08-04T11:42:00Z">
                    <w:rPr/>
                  </w:rPrChange>
                </w:rPr>
                <w:t>-01.</w:t>
              </w:r>
            </w:ins>
          </w:p>
        </w:tc>
        <w:tc>
          <w:tcPr>
            <w:tcW w:w="851" w:type="dxa"/>
            <w:hideMark/>
            <w:tcPrChange w:id="2291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367C2E9C" w14:textId="77777777" w:rsidR="00C061A1" w:rsidRPr="00C061A1" w:rsidRDefault="00C061A1">
            <w:pPr>
              <w:rPr>
                <w:ins w:id="2292" w:author="Никита Гринь" w:date="2026-08-04T14:42:00Z"/>
              </w:rPr>
            </w:pPr>
            <w:ins w:id="2293" w:author="Никита Гринь" w:date="2026-08-04T14:42:00Z">
              <w:r w:rsidRPr="00C061A1">
                <w:t>4.7.1</w:t>
              </w:r>
            </w:ins>
          </w:p>
        </w:tc>
      </w:tr>
      <w:tr w:rsidR="00C061A1" w:rsidRPr="00C061A1" w14:paraId="3EDFD27E" w14:textId="77777777" w:rsidTr="00C061A1">
        <w:trPr>
          <w:trHeight w:val="2623"/>
          <w:ins w:id="2294" w:author="Никита Гринь" w:date="2026-08-04T14:42:00Z"/>
          <w:trPrChange w:id="2295" w:author="Никита Гринь" w:date="2026-08-04T14:43:00Z" w16du:dateUtc="2026-08-04T11:43:00Z">
            <w:trPr>
              <w:trHeight w:val="2623"/>
            </w:trPr>
          </w:trPrChange>
        </w:trPr>
        <w:tc>
          <w:tcPr>
            <w:tcW w:w="1231" w:type="dxa"/>
            <w:hideMark/>
            <w:tcPrChange w:id="2296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1E3F1011" w14:textId="77777777" w:rsidR="00C061A1" w:rsidRPr="00C061A1" w:rsidRDefault="00C061A1">
            <w:pPr>
              <w:rPr>
                <w:ins w:id="2297" w:author="Никита Гринь" w:date="2026-08-04T14:42:00Z"/>
              </w:rPr>
            </w:pPr>
            <w:ins w:id="2298" w:author="Никита Гринь" w:date="2026-08-04T14:42:00Z">
              <w:r w:rsidRPr="00C061A1">
                <w:t>FR-RPT-CC-02</w:t>
              </w:r>
            </w:ins>
          </w:p>
        </w:tc>
        <w:tc>
          <w:tcPr>
            <w:tcW w:w="4146" w:type="dxa"/>
            <w:hideMark/>
            <w:tcPrChange w:id="2299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458278D" w14:textId="77777777" w:rsidR="00C061A1" w:rsidRPr="00C061A1" w:rsidRDefault="00C061A1">
            <w:pPr>
              <w:rPr>
                <w:ins w:id="2300" w:author="Никита Гринь" w:date="2026-08-04T14:42:00Z"/>
                <w:lang w:val="ru-RU"/>
                <w:rPrChange w:id="2301" w:author="Никита Гринь" w:date="2026-08-04T14:42:00Z" w16du:dateUtc="2026-08-04T11:42:00Z">
                  <w:rPr>
                    <w:ins w:id="2302" w:author="Никита Гринь" w:date="2026-08-04T14:42:00Z"/>
                  </w:rPr>
                </w:rPrChange>
              </w:rPr>
            </w:pPr>
            <w:ins w:id="2303" w:author="Никита Гринь" w:date="2026-08-04T14:42:00Z">
              <w:r w:rsidRPr="00C061A1">
                <w:rPr>
                  <w:lang w:val="ru-RU"/>
                  <w:rPrChange w:id="2304" w:author="Никита Гринь" w:date="2026-08-04T14:42:00Z" w16du:dateUtc="2026-08-04T11:42:00Z">
                    <w:rPr/>
                  </w:rPrChange>
                </w:rPr>
                <w:t xml:space="preserve">Модуль Контакт-центра должен автоматически формировать отчеты с результатами по релевантности и полезности ответов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305" w:author="Никита Гринь" w:date="2026-08-04T14:42:00Z" w16du:dateUtc="2026-08-04T11:42:00Z">
                    <w:rPr/>
                  </w:rPrChange>
                </w:rPr>
                <w:t xml:space="preserve"> на основе отметок, проставленных операторами канала телефония и онлайн-чата в разрезе ролей пользователей.</w:t>
              </w:r>
            </w:ins>
          </w:p>
        </w:tc>
        <w:tc>
          <w:tcPr>
            <w:tcW w:w="6667" w:type="dxa"/>
            <w:hideMark/>
            <w:tcPrChange w:id="230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4F24215" w14:textId="77777777" w:rsidR="00C061A1" w:rsidRPr="00C061A1" w:rsidRDefault="00C061A1">
            <w:pPr>
              <w:rPr>
                <w:ins w:id="2307" w:author="Никита Гринь" w:date="2026-08-04T14:42:00Z"/>
              </w:rPr>
            </w:pPr>
            <w:ins w:id="2308" w:author="Никита Гринь" w:date="2026-08-04T14:42:00Z">
              <w:r w:rsidRPr="00C061A1">
                <w:rPr>
                  <w:lang w:val="ru-RU"/>
                  <w:rPrChange w:id="2309" w:author="Никита Гринь" w:date="2026-08-04T14:42:00Z" w16du:dateUtc="2026-08-04T11:42:00Z">
                    <w:rPr/>
                  </w:rPrChange>
                </w:rPr>
                <w:t xml:space="preserve">Готовый отчёт (не конструктор). Назначение: автоматический отчёт по релевантности (%) и полезности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310" w:author="Никита Гринь" w:date="2026-08-04T14:42:00Z" w16du:dateUtc="2026-08-04T11:42:00Z">
                    <w:rPr/>
                  </w:rPrChange>
                </w:rPr>
                <w:t xml:space="preserve">. Показатели: среднее % релевантности; распределение %; доли отметок «воспользовался» / «не воспользовался» / «неполный ответ»; доля без отметки («не проставлена»). Формулы: среднее % релевантности = сумма % / число ответов с проставленным %; доля статуса = число ответов со статусом / число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311" w:author="Никита Гринь" w:date="2026-08-04T14:42:00Z" w16du:dateUtc="2026-08-04T11:42:00Z">
                    <w:rPr/>
                  </w:rPrChange>
                </w:rPr>
                <w:t xml:space="preserve"> за период × 100%. Разрезы: канал (телефония / онлайн-чат), роль пользователя, оператор. Фильтры: период, канал, роль, оператор, </w:t>
              </w:r>
              <w:r w:rsidRPr="00C061A1">
                <w:rPr>
                  <w:lang w:val="ru-RU"/>
                  <w:rPrChange w:id="2312" w:author="Никита Гринь" w:date="2026-08-04T14:42:00Z" w16du:dateUtc="2026-08-04T11:42:00Z">
                    <w:rPr/>
                  </w:rPrChange>
                </w:rPr>
                <w:lastRenderedPageBreak/>
                <w:t>тематика. Вид: сводная таблица + динамика;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313" w:author="Никита Гринь" w:date="2026-08-04T14:42:00Z" w16du:dateUtc="2026-08-04T11:42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314" w:author="Никита Гринь" w:date="2026-08-04T14:42:00Z" w16du:dateUtc="2026-08-04T11:42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315" w:author="Никита Гринь" w:date="2026-08-04T14:42:00Z" w16du:dateUtc="2026-08-04T11:42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316" w:author="Никита Гринь" w:date="2026-08-04T14:42:00Z" w16du:dateUtc="2026-08-04T11:42:00Z">
                    <w:rPr/>
                  </w:rPrChange>
                </w:rPr>
                <w:t xml:space="preserve">. Периоды: день / неделя / месяц / произвольный / по запросу. </w:t>
              </w:r>
              <w:r w:rsidRPr="00C061A1">
                <w:t>Приёмка: UC-REP-CC-01, RPT-T-02, RPT-T-03.</w:t>
              </w:r>
            </w:ins>
          </w:p>
        </w:tc>
        <w:tc>
          <w:tcPr>
            <w:tcW w:w="851" w:type="dxa"/>
            <w:hideMark/>
            <w:tcPrChange w:id="2317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0CDE1532" w14:textId="77777777" w:rsidR="00C061A1" w:rsidRPr="00C061A1" w:rsidRDefault="00C061A1">
            <w:pPr>
              <w:rPr>
                <w:ins w:id="2318" w:author="Никита Гринь" w:date="2026-08-04T14:42:00Z"/>
              </w:rPr>
            </w:pPr>
            <w:ins w:id="2319" w:author="Никита Гринь" w:date="2026-08-04T14:42:00Z">
              <w:r w:rsidRPr="00C061A1">
                <w:lastRenderedPageBreak/>
                <w:t>4.7.2</w:t>
              </w:r>
            </w:ins>
          </w:p>
        </w:tc>
      </w:tr>
      <w:tr w:rsidR="00C061A1" w:rsidRPr="00C061A1" w14:paraId="2FF3A0C3" w14:textId="77777777" w:rsidTr="00C061A1">
        <w:trPr>
          <w:trHeight w:val="2915"/>
          <w:ins w:id="2320" w:author="Никита Гринь" w:date="2026-08-04T14:42:00Z"/>
          <w:trPrChange w:id="2321" w:author="Никита Гринь" w:date="2026-08-04T14:43:00Z" w16du:dateUtc="2026-08-04T11:43:00Z">
            <w:trPr>
              <w:trHeight w:val="2915"/>
            </w:trPr>
          </w:trPrChange>
        </w:trPr>
        <w:tc>
          <w:tcPr>
            <w:tcW w:w="1231" w:type="dxa"/>
            <w:hideMark/>
            <w:tcPrChange w:id="2322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B9AEF83" w14:textId="77777777" w:rsidR="00C061A1" w:rsidRPr="00C061A1" w:rsidRDefault="00C061A1">
            <w:pPr>
              <w:rPr>
                <w:ins w:id="2323" w:author="Никита Гринь" w:date="2026-08-04T14:42:00Z"/>
              </w:rPr>
            </w:pPr>
            <w:ins w:id="2324" w:author="Никита Гринь" w:date="2026-08-04T14:42:00Z">
              <w:r w:rsidRPr="00C061A1">
                <w:t>FR-RPT-CC-03</w:t>
              </w:r>
            </w:ins>
          </w:p>
        </w:tc>
        <w:tc>
          <w:tcPr>
            <w:tcW w:w="4146" w:type="dxa"/>
            <w:hideMark/>
            <w:tcPrChange w:id="2325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1E32FDB" w14:textId="77777777" w:rsidR="00C061A1" w:rsidRPr="00C061A1" w:rsidRDefault="00C061A1">
            <w:pPr>
              <w:rPr>
                <w:ins w:id="2326" w:author="Никита Гринь" w:date="2026-08-04T14:42:00Z"/>
                <w:lang w:val="ru-RU"/>
                <w:rPrChange w:id="2327" w:author="Никита Гринь" w:date="2026-08-04T14:42:00Z" w16du:dateUtc="2026-08-04T11:42:00Z">
                  <w:rPr>
                    <w:ins w:id="2328" w:author="Никита Гринь" w:date="2026-08-04T14:42:00Z"/>
                  </w:rPr>
                </w:rPrChange>
              </w:rPr>
            </w:pPr>
            <w:ins w:id="2329" w:author="Никита Гринь" w:date="2026-08-04T14:42:00Z">
              <w:r w:rsidRPr="00C061A1">
                <w:rPr>
                  <w:lang w:val="ru-RU"/>
                  <w:rPrChange w:id="2330" w:author="Никита Гринь" w:date="2026-08-04T14:42:00Z" w16du:dateUtc="2026-08-04T11:42:00Z">
                    <w:rPr/>
                  </w:rPrChange>
                </w:rPr>
                <w:t xml:space="preserve">Отслеживать запросы в режиме реального времени: при каждом обращении к модулю </w:t>
              </w:r>
              <w:r w:rsidRPr="00C061A1">
                <w:t>LLM</w:t>
              </w:r>
              <w:r w:rsidRPr="00C061A1">
                <w:rPr>
                  <w:lang w:val="ru-RU"/>
                  <w:rPrChange w:id="2331" w:author="Никита Гринь" w:date="2026-08-04T14:42:00Z" w16du:dateUtc="2026-08-04T11:42:00Z">
                    <w:rPr/>
                  </w:rPrChange>
                </w:rPr>
                <w:t xml:space="preserve"> фиксируются детали запроса, такие как канал обращения (канал телефония, онлайн-чат), содержание запроса, ключевые слова, предложенный ответ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332" w:author="Никита Гринь" w:date="2026-08-04T14:42:00Z" w16du:dateUtc="2026-08-04T11:42:00Z">
                    <w:rPr/>
                  </w:rPrChange>
                </w:rPr>
                <w:t>, отметку о полезности; в случае отклонения ответа оператором канала телефония или оператора онлайн-чата или обнаружения низкой релевантности мониторинг фиксирует причину, чтобы дальнейшие ответы можно было оптимизировать.</w:t>
              </w:r>
            </w:ins>
          </w:p>
        </w:tc>
        <w:tc>
          <w:tcPr>
            <w:tcW w:w="6667" w:type="dxa"/>
            <w:hideMark/>
            <w:tcPrChange w:id="2333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33AFD866" w14:textId="77777777" w:rsidR="00C061A1" w:rsidRPr="00C061A1" w:rsidRDefault="00C061A1">
            <w:pPr>
              <w:rPr>
                <w:ins w:id="2334" w:author="Никита Гринь" w:date="2026-08-04T14:42:00Z"/>
                <w:lang w:val="ru-RU"/>
                <w:rPrChange w:id="2335" w:author="Никита Гринь" w:date="2026-08-04T14:43:00Z" w16du:dateUtc="2026-08-04T11:43:00Z">
                  <w:rPr>
                    <w:ins w:id="2336" w:author="Никита Гринь" w:date="2026-08-04T14:42:00Z"/>
                  </w:rPr>
                </w:rPrChange>
              </w:rPr>
            </w:pPr>
            <w:ins w:id="2337" w:author="Никита Гринь" w:date="2026-08-04T14:42:00Z">
              <w:r w:rsidRPr="00C061A1">
                <w:rPr>
                  <w:lang w:val="ru-RU"/>
                  <w:rPrChange w:id="2338" w:author="Никита Гринь" w:date="2026-08-04T14:42:00Z" w16du:dateUtc="2026-08-04T11:42:00Z">
                    <w:rPr/>
                  </w:rPrChange>
                </w:rPr>
                <w:t>Оперативная панель (</w:t>
              </w:r>
              <w:r w:rsidRPr="00C061A1">
                <w:t>real</w:t>
              </w:r>
              <w:r w:rsidRPr="00C061A1">
                <w:rPr>
                  <w:lang w:val="ru-RU"/>
                  <w:rPrChange w:id="2339" w:author="Никита Гринь" w:date="2026-08-04T14:42:00Z" w16du:dateUtc="2026-08-04T11:42:00Z">
                    <w:rPr/>
                  </w:rPrChange>
                </w:rPr>
                <w:t>-</w:t>
              </w:r>
              <w:r w:rsidRPr="00C061A1">
                <w:t>time</w:t>
              </w:r>
              <w:r w:rsidRPr="00C061A1">
                <w:rPr>
                  <w:lang w:val="ru-RU"/>
                  <w:rPrChange w:id="2340" w:author="Никита Гринь" w:date="2026-08-04T14:42:00Z" w16du:dateUtc="2026-08-04T11:42:00Z">
                    <w:rPr/>
                  </w:rPrChange>
                </w:rPr>
                <w:t xml:space="preserve">). Назначение: мониторинг обращений к </w:t>
              </w:r>
              <w:r w:rsidRPr="00C061A1">
                <w:t>LLM</w:t>
              </w:r>
              <w:r w:rsidRPr="00C061A1">
                <w:rPr>
                  <w:lang w:val="ru-RU"/>
                  <w:rPrChange w:id="2341" w:author="Никита Гринь" w:date="2026-08-04T14:42:00Z" w16du:dateUtc="2026-08-04T11:42:00Z">
                    <w:rPr/>
                  </w:rPrChange>
                </w:rPr>
                <w:t xml:space="preserve"> в реальном времени. Состав по каждому обращению: канал, статус диалога, оператор, клиент/идентификатор, тематика, время ожидания/ответа, содержание запроса, ключевые слова, ответ/подсказка </w:t>
              </w:r>
              <w:r w:rsidRPr="00C061A1">
                <w:t>LLM</w:t>
              </w:r>
              <w:r w:rsidRPr="00C061A1">
                <w:rPr>
                  <w:lang w:val="ru-RU"/>
                  <w:rPrChange w:id="2342" w:author="Никита Гринь" w:date="2026-08-04T14:42:00Z" w16du:dateUtc="2026-08-04T11:42:00Z">
                    <w:rPr/>
                  </w:rPrChange>
                </w:rPr>
                <w:t xml:space="preserve">, отметка полезности («воспользовался» / «не воспользовался» / «неполный ответ» либо явно «не проставлена»), % релевантности либо явно «не проставлен», признак низкой релевантности / отклонения ответа и причина. </w:t>
              </w:r>
              <w:r w:rsidRPr="00C061A1">
                <w:rPr>
                  <w:lang w:val="ru-RU"/>
                  <w:rPrChange w:id="2343" w:author="Никита Гринь" w:date="2026-08-04T14:43:00Z" w16du:dateUtc="2026-08-04T11:43:00Z">
                    <w:rPr/>
                  </w:rPrChange>
                </w:rPr>
                <w:t xml:space="preserve">Сводно: активные диалоги, очереди, </w:t>
              </w:r>
              <w:r w:rsidRPr="00C061A1">
                <w:t>SLA</w:t>
              </w:r>
              <w:r w:rsidRPr="00C061A1">
                <w:rPr>
                  <w:lang w:val="ru-RU"/>
                  <w:rPrChange w:id="2344" w:author="Никита Гринь" w:date="2026-08-04T14:43:00Z" w16du:dateUtc="2026-08-04T11:43:00Z">
                    <w:rPr/>
                  </w:rPrChange>
                </w:rPr>
                <w:t xml:space="preserve"> по каналам. Фильтры: канал, отдел/скилл-группа, оператор. Вид: лента/список диалогов + </w:t>
              </w:r>
              <w:r w:rsidRPr="00C061A1">
                <w:t>KPI</w:t>
              </w:r>
              <w:r w:rsidRPr="00C061A1">
                <w:rPr>
                  <w:lang w:val="ru-RU"/>
                  <w:rPrChange w:id="2345" w:author="Никита Гринь" w:date="2026-08-04T14:43:00Z" w16du:dateUtc="2026-08-04T11:43:00Z">
                    <w:rPr/>
                  </w:rPrChange>
                </w:rPr>
                <w:t xml:space="preserve">; переход в карточку диалога.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346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347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348" w:author="Никита Гринь" w:date="2026-08-04T14:43:00Z" w16du:dateUtc="2026-08-04T11:43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349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350" w:author="Никита Гринь" w:date="2026-08-04T14:43:00Z" w16du:dateUtc="2026-08-04T11:43:00Z">
                    <w:rPr/>
                  </w:rPrChange>
                </w:rPr>
                <w:t xml:space="preserve">-01 (не </w:t>
              </w:r>
              <w:r w:rsidRPr="00C061A1">
                <w:t>CHAT</w:t>
              </w:r>
              <w:r w:rsidRPr="00C061A1">
                <w:rPr>
                  <w:lang w:val="ru-RU"/>
                  <w:rPrChange w:id="2351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352" w:author="Никита Гринь" w:date="2026-08-04T14:43:00Z" w16du:dateUtc="2026-08-04T11:43:00Z">
                    <w:rPr/>
                  </w:rPrChange>
                </w:rPr>
                <w:t xml:space="preserve"> — общая отчётность КЦ).</w:t>
              </w:r>
            </w:ins>
          </w:p>
        </w:tc>
        <w:tc>
          <w:tcPr>
            <w:tcW w:w="851" w:type="dxa"/>
            <w:hideMark/>
            <w:tcPrChange w:id="2353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7C0D93FF" w14:textId="77777777" w:rsidR="00C061A1" w:rsidRPr="00C061A1" w:rsidRDefault="00C061A1">
            <w:pPr>
              <w:rPr>
                <w:ins w:id="2354" w:author="Никита Гринь" w:date="2026-08-04T14:42:00Z"/>
              </w:rPr>
            </w:pPr>
            <w:ins w:id="2355" w:author="Никита Гринь" w:date="2026-08-04T14:42:00Z">
              <w:r w:rsidRPr="00C061A1">
                <w:t>4.7.3.1</w:t>
              </w:r>
            </w:ins>
          </w:p>
        </w:tc>
      </w:tr>
      <w:tr w:rsidR="00C061A1" w:rsidRPr="00C061A1" w14:paraId="1DC6D924" w14:textId="77777777" w:rsidTr="00C061A1">
        <w:trPr>
          <w:trHeight w:val="2623"/>
          <w:ins w:id="2356" w:author="Никита Гринь" w:date="2026-08-04T14:42:00Z"/>
          <w:trPrChange w:id="2357" w:author="Никита Гринь" w:date="2026-08-04T14:43:00Z" w16du:dateUtc="2026-08-04T11:43:00Z">
            <w:trPr>
              <w:trHeight w:val="2623"/>
            </w:trPr>
          </w:trPrChange>
        </w:trPr>
        <w:tc>
          <w:tcPr>
            <w:tcW w:w="1231" w:type="dxa"/>
            <w:hideMark/>
            <w:tcPrChange w:id="2358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06B2DE2" w14:textId="77777777" w:rsidR="00C061A1" w:rsidRPr="00C061A1" w:rsidRDefault="00C061A1">
            <w:pPr>
              <w:rPr>
                <w:ins w:id="2359" w:author="Никита Гринь" w:date="2026-08-04T14:42:00Z"/>
              </w:rPr>
            </w:pPr>
            <w:ins w:id="2360" w:author="Никита Гринь" w:date="2026-08-04T14:42:00Z">
              <w:r w:rsidRPr="00C061A1">
                <w:lastRenderedPageBreak/>
                <w:t>FR-RPT-CC-04</w:t>
              </w:r>
            </w:ins>
          </w:p>
        </w:tc>
        <w:tc>
          <w:tcPr>
            <w:tcW w:w="4146" w:type="dxa"/>
            <w:hideMark/>
            <w:tcPrChange w:id="2361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1ACC172A" w14:textId="77777777" w:rsidR="00C061A1" w:rsidRPr="00C061A1" w:rsidRDefault="00C061A1">
            <w:pPr>
              <w:rPr>
                <w:ins w:id="2362" w:author="Никита Гринь" w:date="2026-08-04T14:42:00Z"/>
                <w:lang w:val="ru-RU"/>
                <w:rPrChange w:id="2363" w:author="Никита Гринь" w:date="2026-08-04T14:43:00Z" w16du:dateUtc="2026-08-04T11:43:00Z">
                  <w:rPr>
                    <w:ins w:id="2364" w:author="Никита Гринь" w:date="2026-08-04T14:42:00Z"/>
                  </w:rPr>
                </w:rPrChange>
              </w:rPr>
            </w:pPr>
            <w:ins w:id="2365" w:author="Никита Гринь" w:date="2026-08-04T14:42:00Z">
              <w:r w:rsidRPr="00C061A1">
                <w:rPr>
                  <w:lang w:val="ru-RU"/>
                  <w:rPrChange w:id="2366" w:author="Никита Гринь" w:date="2026-08-04T14:43:00Z" w16du:dateUtc="2026-08-04T11:43:00Z">
                    <w:rPr/>
                  </w:rPrChange>
                </w:rPr>
                <w:t xml:space="preserve">Анализировать корректность ответов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367" w:author="Никита Гринь" w:date="2026-08-04T14:43:00Z" w16du:dateUtc="2026-08-04T11:43:00Z">
                    <w:rPr/>
                  </w:rPrChange>
                </w:rPr>
                <w:t xml:space="preserve">: Модуль Контакт-центра должен отслеживать соответствие ответов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368" w:author="Никита Гринь" w:date="2026-08-04T14:43:00Z" w16du:dateUtc="2026-08-04T11:43:00Z">
                    <w:rPr/>
                  </w:rPrChange>
                </w:rPr>
                <w:t xml:space="preserve"> ожиданиям и контексту запроса, включая показатели, такие как релевантность (в процентах) и отметки «воспользовался/не воспользовался/неполный ответ»; данные по каждому ответу должны быть доступны для анализа с указанием причины низкой релевантности, если таковая была.</w:t>
              </w:r>
            </w:ins>
          </w:p>
        </w:tc>
        <w:tc>
          <w:tcPr>
            <w:tcW w:w="6667" w:type="dxa"/>
            <w:hideMark/>
            <w:tcPrChange w:id="236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22A1547E" w14:textId="77777777" w:rsidR="00C061A1" w:rsidRPr="00C061A1" w:rsidRDefault="00C061A1">
            <w:pPr>
              <w:rPr>
                <w:ins w:id="2370" w:author="Никита Гринь" w:date="2026-08-04T14:42:00Z"/>
                <w:lang w:val="ru-RU"/>
                <w:rPrChange w:id="2371" w:author="Никита Гринь" w:date="2026-08-04T14:43:00Z" w16du:dateUtc="2026-08-04T11:43:00Z">
                  <w:rPr>
                    <w:ins w:id="2372" w:author="Никита Гринь" w:date="2026-08-04T14:42:00Z"/>
                  </w:rPr>
                </w:rPrChange>
              </w:rPr>
            </w:pPr>
            <w:ins w:id="2373" w:author="Никита Гринь" w:date="2026-08-04T14:42:00Z">
              <w:r w:rsidRPr="00C061A1">
                <w:rPr>
                  <w:lang w:val="ru-RU"/>
                  <w:rPrChange w:id="2374" w:author="Никита Гринь" w:date="2026-08-04T14:43:00Z" w16du:dateUtc="2026-08-04T11:43:00Z">
                    <w:rPr/>
                  </w:rPrChange>
                </w:rPr>
                <w:t xml:space="preserve">Готовый отчёт «Корректность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375" w:author="Никита Гринь" w:date="2026-08-04T14:43:00Z" w16du:dateUtc="2026-08-04T11:43:00Z">
                    <w:rPr/>
                  </w:rPrChange>
                </w:rPr>
                <w:t xml:space="preserve">». Назначение: анализ соответствия ответа </w:t>
              </w:r>
              <w:r w:rsidRPr="00C061A1">
                <w:t>LLM</w:t>
              </w:r>
              <w:r w:rsidRPr="00C061A1">
                <w:rPr>
                  <w:lang w:val="ru-RU"/>
                  <w:rPrChange w:id="2376" w:author="Никита Гринь" w:date="2026-08-04T14:43:00Z" w16du:dateUtc="2026-08-04T11:43:00Z">
                    <w:rPr/>
                  </w:rPrChange>
                </w:rPr>
                <w:t xml:space="preserve"> запросу. Состав: запрос; ответ </w:t>
              </w:r>
              <w:r w:rsidRPr="00C061A1">
                <w:t>LLM</w:t>
              </w:r>
              <w:r w:rsidRPr="00C061A1">
                <w:rPr>
                  <w:lang w:val="ru-RU"/>
                  <w:rPrChange w:id="2377" w:author="Никита Гринь" w:date="2026-08-04T14:43:00Z" w16du:dateUtc="2026-08-04T11:43:00Z">
                    <w:rPr/>
                  </w:rPrChange>
                </w:rPr>
                <w:t>; финальный текст оператора (если есть); % релевантности либо «не проставлен»; отметка полезности либо «не проставлена»; причина низкой релевантности (если есть). Формулы: среднее % релевантности; доля ответов с низкой релевантностью (ниже порога администратора) = число таких / все ответы с % × 100%. Фильтры: период, канал, оператор, тематика, наличие/отсутствие отметки, признак низкой релевантности. Вид: таблица кейсов + сводка;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378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379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380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381" w:author="Никита Гринь" w:date="2026-08-04T14:43:00Z" w16du:dateUtc="2026-08-04T11:43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382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383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384" w:author="Никита Гринь" w:date="2026-08-04T14:43:00Z" w16du:dateUtc="2026-08-04T11:43:00Z">
                    <w:rPr/>
                  </w:rPrChange>
                </w:rPr>
                <w:t>-01.</w:t>
              </w:r>
            </w:ins>
          </w:p>
        </w:tc>
        <w:tc>
          <w:tcPr>
            <w:tcW w:w="851" w:type="dxa"/>
            <w:hideMark/>
            <w:tcPrChange w:id="2385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2331C06" w14:textId="77777777" w:rsidR="00C061A1" w:rsidRPr="00C061A1" w:rsidRDefault="00C061A1">
            <w:pPr>
              <w:rPr>
                <w:ins w:id="2386" w:author="Никита Гринь" w:date="2026-08-04T14:42:00Z"/>
              </w:rPr>
            </w:pPr>
            <w:ins w:id="2387" w:author="Никита Гринь" w:date="2026-08-04T14:42:00Z">
              <w:r w:rsidRPr="00C061A1">
                <w:t>4.7.3.2</w:t>
              </w:r>
            </w:ins>
          </w:p>
        </w:tc>
      </w:tr>
      <w:tr w:rsidR="00C061A1" w:rsidRPr="00C061A1" w14:paraId="5DDAAF1A" w14:textId="77777777" w:rsidTr="00C061A1">
        <w:trPr>
          <w:trHeight w:val="2915"/>
          <w:ins w:id="2388" w:author="Никита Гринь" w:date="2026-08-04T14:42:00Z"/>
          <w:trPrChange w:id="2389" w:author="Никита Гринь" w:date="2026-08-04T14:43:00Z" w16du:dateUtc="2026-08-04T11:43:00Z">
            <w:trPr>
              <w:trHeight w:val="2915"/>
            </w:trPr>
          </w:trPrChange>
        </w:trPr>
        <w:tc>
          <w:tcPr>
            <w:tcW w:w="1231" w:type="dxa"/>
            <w:hideMark/>
            <w:tcPrChange w:id="2390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7084EE13" w14:textId="77777777" w:rsidR="00C061A1" w:rsidRPr="00C061A1" w:rsidRDefault="00C061A1">
            <w:pPr>
              <w:rPr>
                <w:ins w:id="2391" w:author="Никита Гринь" w:date="2026-08-04T14:42:00Z"/>
              </w:rPr>
            </w:pPr>
            <w:ins w:id="2392" w:author="Никита Гринь" w:date="2026-08-04T14:42:00Z">
              <w:r w:rsidRPr="00C061A1">
                <w:t>FR-RPT-CC-05</w:t>
              </w:r>
            </w:ins>
          </w:p>
        </w:tc>
        <w:tc>
          <w:tcPr>
            <w:tcW w:w="4146" w:type="dxa"/>
            <w:hideMark/>
            <w:tcPrChange w:id="2393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36AE515A" w14:textId="77777777" w:rsidR="00C061A1" w:rsidRPr="00C061A1" w:rsidRDefault="00C061A1">
            <w:pPr>
              <w:rPr>
                <w:ins w:id="2394" w:author="Никита Гринь" w:date="2026-08-04T14:42:00Z"/>
                <w:lang w:val="ru-RU"/>
                <w:rPrChange w:id="2395" w:author="Никита Гринь" w:date="2026-08-04T14:42:00Z" w16du:dateUtc="2026-08-04T11:42:00Z">
                  <w:rPr>
                    <w:ins w:id="2396" w:author="Никита Гринь" w:date="2026-08-04T14:42:00Z"/>
                  </w:rPr>
                </w:rPrChange>
              </w:rPr>
            </w:pPr>
            <w:ins w:id="2397" w:author="Никита Гринь" w:date="2026-08-04T14:42:00Z">
              <w:r w:rsidRPr="00C061A1">
                <w:rPr>
                  <w:lang w:val="ru-RU"/>
                  <w:rPrChange w:id="2398" w:author="Никита Гринь" w:date="2026-08-04T14:42:00Z" w16du:dateUtc="2026-08-04T11:42:00Z">
                    <w:rPr/>
                  </w:rPrChange>
                </w:rPr>
                <w:t>Контролировать производительность: мониторинг должен фиксировать среднее и максимальное время отклика, отслеживать системные ресурсы, используемые для обработки запросов, и регистрировать случаи задержек в ответах, что позволит своевременно выявлять технические проблемы.</w:t>
              </w:r>
            </w:ins>
          </w:p>
        </w:tc>
        <w:tc>
          <w:tcPr>
            <w:tcW w:w="6667" w:type="dxa"/>
            <w:hideMark/>
            <w:tcPrChange w:id="239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5873CCAD" w14:textId="77777777" w:rsidR="00C061A1" w:rsidRPr="00C061A1" w:rsidRDefault="00C061A1">
            <w:pPr>
              <w:rPr>
                <w:ins w:id="2400" w:author="Никита Гринь" w:date="2026-08-04T14:42:00Z"/>
              </w:rPr>
            </w:pPr>
            <w:ins w:id="2401" w:author="Никита Гринь" w:date="2026-08-04T14:42:00Z">
              <w:r w:rsidRPr="00C061A1">
                <w:rPr>
                  <w:lang w:val="ru-RU"/>
                  <w:rPrChange w:id="2402" w:author="Никита Гринь" w:date="2026-08-04T14:42:00Z" w16du:dateUtc="2026-08-04T11:42:00Z">
                    <w:rPr/>
                  </w:rPrChange>
                </w:rPr>
                <w:t xml:space="preserve">Готовый отчёт/дашборд производительности </w:t>
              </w:r>
              <w:r w:rsidRPr="00C061A1">
                <w:t>LLM</w:t>
              </w:r>
              <w:r w:rsidRPr="00C061A1">
                <w:rPr>
                  <w:lang w:val="ru-RU"/>
                  <w:rPrChange w:id="2403" w:author="Никита Гринь" w:date="2026-08-04T14:42:00Z" w16du:dateUtc="2026-08-04T11:42:00Z">
                    <w:rPr/>
                  </w:rPrChange>
                </w:rPr>
                <w:t xml:space="preserve">. Назначение: контроль времени отклика и ресурсов (без </w:t>
              </w:r>
              <w:r w:rsidRPr="00C061A1">
                <w:t>AHT</w:t>
              </w:r>
              <w:r w:rsidRPr="00C061A1">
                <w:rPr>
                  <w:lang w:val="ru-RU"/>
                  <w:rPrChange w:id="2404" w:author="Никита Гринь" w:date="2026-08-04T14:42:00Z" w16du:dateUtc="2026-08-04T11:42:00Z">
                    <w:rPr/>
                  </w:rPrChange>
                </w:rPr>
                <w:t xml:space="preserve"> и без загрузки операторов). </w:t>
              </w:r>
              <w:r w:rsidRPr="00C061A1">
                <w:rPr>
                  <w:lang w:val="ru-RU"/>
                  <w:rPrChange w:id="2405" w:author="Никита Гринь" w:date="2026-08-04T14:43:00Z" w16du:dateUtc="2026-08-04T11:43:00Z">
                    <w:rPr/>
                  </w:rPrChange>
                </w:rPr>
                <w:t xml:space="preserve">Данные: время отклика </w:t>
              </w:r>
              <w:r w:rsidRPr="00C061A1">
                <w:t>LLM</w:t>
              </w:r>
              <w:r w:rsidRPr="00C061A1">
                <w:rPr>
                  <w:lang w:val="ru-RU"/>
                  <w:rPrChange w:id="2406" w:author="Никита Гринь" w:date="2026-08-04T14:43:00Z" w16du:dateUtc="2026-08-04T11:43:00Z">
                    <w:rPr/>
                  </w:rPrChange>
                </w:rPr>
                <w:t xml:space="preserve"> (мс/с); среднее и максимальное время отклика за период; </w:t>
              </w:r>
              <w:r w:rsidRPr="00C061A1">
                <w:t>CPU</w:t>
              </w:r>
              <w:r w:rsidRPr="00C061A1">
                <w:rPr>
                  <w:lang w:val="ru-RU"/>
                  <w:rPrChange w:id="2407" w:author="Никита Гринь" w:date="2026-08-04T14:43:00Z" w16du:dateUtc="2026-08-04T11:43:00Z">
                    <w:rPr/>
                  </w:rPrChange>
                </w:rPr>
                <w:t>/</w:t>
              </w:r>
              <w:r w:rsidRPr="00C061A1">
                <w:t>RAM</w:t>
              </w:r>
              <w:r w:rsidRPr="00C061A1">
                <w:rPr>
                  <w:lang w:val="ru-RU"/>
                  <w:rPrChange w:id="2408" w:author="Никита Гринь" w:date="2026-08-04T14:43:00Z" w16du:dateUtc="2026-08-04T11:43:00Z">
                    <w:rPr/>
                  </w:rPrChange>
                </w:rPr>
                <w:t>/</w:t>
              </w:r>
              <w:r w:rsidRPr="00C061A1">
                <w:t>GPU</w:t>
              </w:r>
              <w:r w:rsidRPr="00C061A1">
                <w:rPr>
                  <w:lang w:val="ru-RU"/>
                  <w:rPrChange w:id="2409" w:author="Никита Гринь" w:date="2026-08-04T14:43:00Z" w16du:dateUtc="2026-08-04T11:43:00Z">
                    <w:rPr/>
                  </w:rPrChange>
                </w:rPr>
                <w:t xml:space="preserve"> сервисов </w:t>
              </w:r>
              <w:r w:rsidRPr="00C061A1">
                <w:t>LLM</w:t>
              </w:r>
              <w:r w:rsidRPr="00C061A1">
                <w:rPr>
                  <w:lang w:val="ru-RU"/>
                  <w:rPrChange w:id="2410" w:author="Никита Гринь" w:date="2026-08-04T14:43:00Z" w16du:dateUtc="2026-08-04T11:43:00Z">
                    <w:rPr/>
                  </w:rPrChange>
                </w:rPr>
                <w:t xml:space="preserve">; журнал задержек. Формулы: среднее = сумма времён отклика / число запросов; максимальное = </w:t>
              </w:r>
              <w:r w:rsidRPr="00C061A1">
                <w:t>max</w:t>
              </w:r>
              <w:r w:rsidRPr="00C061A1">
                <w:rPr>
                  <w:lang w:val="ru-RU"/>
                  <w:rPrChange w:id="2411" w:author="Никита Гринь" w:date="2026-08-04T14:43:00Z" w16du:dateUtc="2026-08-04T11:43:00Z">
                    <w:rPr/>
                  </w:rPrChange>
                </w:rPr>
                <w:t xml:space="preserve">(время отклика); доля задержек = число запросов с временем отклика выше порога / число запросов × 100%. Выделение задержек: запрос помечается как задержка, если время отклика &gt; порога (порог в настройках, ориентир </w:t>
              </w:r>
              <w:r w:rsidRPr="00C061A1">
                <w:t>SLA</w:t>
              </w:r>
              <w:r w:rsidRPr="00C061A1">
                <w:rPr>
                  <w:lang w:val="ru-RU"/>
                  <w:rPrChange w:id="2412" w:author="Никита Гринь" w:date="2026-08-04T14:43:00Z" w16du:dateUtc="2026-08-04T11:43:00Z">
                    <w:rPr/>
                  </w:rPrChange>
                </w:rPr>
                <w:t xml:space="preserve"> 1–2 с по п. 5.1.1); на дашборде — отдельный счётчик и список. Фильтры: период, канал. Вид: таблица + графики динамики. Периоды: день / неделя / месяц / произвольный / по запросу. </w:t>
              </w:r>
              <w:r w:rsidRPr="00C061A1">
                <w:t>Приёмка: UC-REP-CC-01, RPT-T (производительность).</w:t>
              </w:r>
            </w:ins>
          </w:p>
        </w:tc>
        <w:tc>
          <w:tcPr>
            <w:tcW w:w="851" w:type="dxa"/>
            <w:hideMark/>
            <w:tcPrChange w:id="2413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6D7FE0A9" w14:textId="77777777" w:rsidR="00C061A1" w:rsidRPr="00C061A1" w:rsidRDefault="00C061A1">
            <w:pPr>
              <w:rPr>
                <w:ins w:id="2414" w:author="Никита Гринь" w:date="2026-08-04T14:42:00Z"/>
              </w:rPr>
            </w:pPr>
            <w:ins w:id="2415" w:author="Никита Гринь" w:date="2026-08-04T14:42:00Z">
              <w:r w:rsidRPr="00C061A1">
                <w:t>4.7.3.3</w:t>
              </w:r>
            </w:ins>
          </w:p>
        </w:tc>
      </w:tr>
      <w:tr w:rsidR="00C061A1" w:rsidRPr="00C061A1" w14:paraId="565FBEA1" w14:textId="77777777" w:rsidTr="00C061A1">
        <w:trPr>
          <w:trHeight w:val="3206"/>
          <w:ins w:id="2416" w:author="Никита Гринь" w:date="2026-08-04T14:42:00Z"/>
          <w:trPrChange w:id="2417" w:author="Никита Гринь" w:date="2026-08-04T14:43:00Z" w16du:dateUtc="2026-08-04T11:43:00Z">
            <w:trPr>
              <w:trHeight w:val="3206"/>
            </w:trPr>
          </w:trPrChange>
        </w:trPr>
        <w:tc>
          <w:tcPr>
            <w:tcW w:w="1231" w:type="dxa"/>
            <w:hideMark/>
            <w:tcPrChange w:id="2418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97C4E17" w14:textId="77777777" w:rsidR="00C061A1" w:rsidRPr="00C061A1" w:rsidRDefault="00C061A1">
            <w:pPr>
              <w:rPr>
                <w:ins w:id="2419" w:author="Никита Гринь" w:date="2026-08-04T14:42:00Z"/>
              </w:rPr>
            </w:pPr>
            <w:ins w:id="2420" w:author="Никита Гринь" w:date="2026-08-04T14:42:00Z">
              <w:r w:rsidRPr="00C061A1">
                <w:lastRenderedPageBreak/>
                <w:t>FR-RPT-CC-06</w:t>
              </w:r>
            </w:ins>
          </w:p>
        </w:tc>
        <w:tc>
          <w:tcPr>
            <w:tcW w:w="4146" w:type="dxa"/>
            <w:hideMark/>
            <w:tcPrChange w:id="2421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20CC9370" w14:textId="77777777" w:rsidR="00C061A1" w:rsidRPr="00C061A1" w:rsidRDefault="00C061A1">
            <w:pPr>
              <w:rPr>
                <w:ins w:id="2422" w:author="Никита Гринь" w:date="2026-08-04T14:42:00Z"/>
                <w:lang w:val="ru-RU"/>
                <w:rPrChange w:id="2423" w:author="Никита Гринь" w:date="2026-08-04T14:43:00Z" w16du:dateUtc="2026-08-04T11:43:00Z">
                  <w:rPr>
                    <w:ins w:id="2424" w:author="Никита Гринь" w:date="2026-08-04T14:42:00Z"/>
                  </w:rPr>
                </w:rPrChange>
              </w:rPr>
            </w:pPr>
            <w:ins w:id="2425" w:author="Никита Гринь" w:date="2026-08-04T14:42:00Z">
              <w:r w:rsidRPr="00C061A1">
                <w:rPr>
                  <w:lang w:val="ru-RU"/>
                  <w:rPrChange w:id="2426" w:author="Никита Гринь" w:date="2026-08-04T14:43:00Z" w16du:dateUtc="2026-08-04T11:43:00Z">
                    <w:rPr/>
                  </w:rPrChange>
                </w:rPr>
                <w:t>Оповещать об отклонениях: в случае значительных отклонений от нормальных показателей (например, резкий рост запросов с низкой релевантностью или задержек в отклике) ПО должно автоматически отправлять уведомления специалистам для оперативного реагирования. Модуль Контакт-центра должен анализировать тематику обращений за заданный промежуток времени и в режиме реального времени отображать на дашборде или отправлять уведомления о повторяющихся темах обращений за период.</w:t>
              </w:r>
            </w:ins>
          </w:p>
        </w:tc>
        <w:tc>
          <w:tcPr>
            <w:tcW w:w="6667" w:type="dxa"/>
            <w:hideMark/>
            <w:tcPrChange w:id="2427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6340E350" w14:textId="77777777" w:rsidR="00C061A1" w:rsidRPr="00C061A1" w:rsidRDefault="00C061A1">
            <w:pPr>
              <w:rPr>
                <w:ins w:id="2428" w:author="Никита Гринь" w:date="2026-08-04T14:42:00Z"/>
              </w:rPr>
            </w:pPr>
            <w:ins w:id="2429" w:author="Никита Гринь" w:date="2026-08-04T14:42:00Z">
              <w:r w:rsidRPr="00C061A1">
                <w:rPr>
                  <w:lang w:val="ru-RU"/>
                  <w:rPrChange w:id="2430" w:author="Никита Гринь" w:date="2026-08-04T14:43:00Z" w16du:dateUtc="2026-08-04T11:43:00Z">
                    <w:rPr/>
                  </w:rPrChange>
                </w:rPr>
                <w:t xml:space="preserve">Автоуведомления (готовый механизм). Показатели для порогов: (1) доля/число запросов с низкой релевантностью; (2) доля/число задержек отклика </w:t>
              </w:r>
              <w:r w:rsidRPr="00C061A1">
                <w:t>LLM</w:t>
              </w:r>
              <w:r w:rsidRPr="00C061A1">
                <w:rPr>
                  <w:lang w:val="ru-RU"/>
                  <w:rPrChange w:id="2431" w:author="Никита Гринь" w:date="2026-08-04T14:43:00Z" w16du:dateUtc="2026-08-04T11:43:00Z">
                    <w:rPr/>
                  </w:rPrChange>
                </w:rPr>
                <w:t xml:space="preserve">; (3) рост повторяющихся тем обращений (§4.7.4.5.1). Пороги задаёт администратор. Куда: (1) карточка в блок «Оповещения» оперативной панели КЦ; (2) </w:t>
              </w:r>
              <w:r w:rsidRPr="00C061A1">
                <w:t>e</w:t>
              </w:r>
              <w:r w:rsidRPr="00C061A1">
                <w:rPr>
                  <w:lang w:val="ru-RU"/>
                  <w:rPrChange w:id="2432" w:author="Никита Гринь" w:date="2026-08-04T14:43:00Z" w16du:dateUtc="2026-08-04T11:43:00Z">
                    <w:rPr/>
                  </w:rPrChange>
                </w:rPr>
                <w:t>-</w:t>
              </w:r>
              <w:r w:rsidRPr="00C061A1">
                <w:t>mail</w:t>
              </w:r>
              <w:r w:rsidRPr="00C061A1">
                <w:rPr>
                  <w:lang w:val="ru-RU"/>
                  <w:rPrChange w:id="2433" w:author="Никита Гринь" w:date="2026-08-04T14:43:00Z" w16du:dateUtc="2026-08-04T11:43:00Z">
                    <w:rPr/>
                  </w:rPrChange>
                </w:rPr>
                <w:t xml:space="preserve">. Кому: получатели из настроек (по умолчанию аналитик Контакт-центра и супервизор). Вид сообщения: тип события, показатель, текущее значение, порог, канал/отдел, время, краткое описание; в письме — ссылка на панель/отчёт. </w:t>
              </w:r>
              <w:r w:rsidRPr="00C061A1">
                <w:t>Приёмка: UC-REP-CC-01.</w:t>
              </w:r>
            </w:ins>
          </w:p>
        </w:tc>
        <w:tc>
          <w:tcPr>
            <w:tcW w:w="851" w:type="dxa"/>
            <w:hideMark/>
            <w:tcPrChange w:id="2434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4B5D53AC" w14:textId="77777777" w:rsidR="00C061A1" w:rsidRPr="00C061A1" w:rsidRDefault="00C061A1">
            <w:pPr>
              <w:rPr>
                <w:ins w:id="2435" w:author="Никита Гринь" w:date="2026-08-04T14:42:00Z"/>
              </w:rPr>
            </w:pPr>
            <w:ins w:id="2436" w:author="Никита Гринь" w:date="2026-08-04T14:42:00Z">
              <w:r w:rsidRPr="00C061A1">
                <w:t>4.7.3.4, 4.7.4.5.1</w:t>
              </w:r>
            </w:ins>
          </w:p>
        </w:tc>
      </w:tr>
      <w:tr w:rsidR="00C061A1" w:rsidRPr="00C061A1" w14:paraId="697C1FB2" w14:textId="77777777" w:rsidTr="00C061A1">
        <w:trPr>
          <w:trHeight w:val="2040"/>
          <w:ins w:id="2437" w:author="Никита Гринь" w:date="2026-08-04T14:42:00Z"/>
          <w:trPrChange w:id="2438" w:author="Никита Гринь" w:date="2026-08-04T14:43:00Z" w16du:dateUtc="2026-08-04T11:43:00Z">
            <w:trPr>
              <w:trHeight w:val="2040"/>
            </w:trPr>
          </w:trPrChange>
        </w:trPr>
        <w:tc>
          <w:tcPr>
            <w:tcW w:w="1231" w:type="dxa"/>
            <w:hideMark/>
            <w:tcPrChange w:id="2439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2211BD4" w14:textId="77777777" w:rsidR="00C061A1" w:rsidRPr="00C061A1" w:rsidRDefault="00C061A1">
            <w:pPr>
              <w:rPr>
                <w:ins w:id="2440" w:author="Никита Гринь" w:date="2026-08-04T14:42:00Z"/>
              </w:rPr>
            </w:pPr>
            <w:ins w:id="2441" w:author="Никита Гринь" w:date="2026-08-04T14:42:00Z">
              <w:r w:rsidRPr="00C061A1">
                <w:t>FR-RPT-CC-07</w:t>
              </w:r>
            </w:ins>
          </w:p>
        </w:tc>
        <w:tc>
          <w:tcPr>
            <w:tcW w:w="4146" w:type="dxa"/>
            <w:hideMark/>
            <w:tcPrChange w:id="2442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3B3558BA" w14:textId="77777777" w:rsidR="00C061A1" w:rsidRPr="00C061A1" w:rsidRDefault="00C061A1">
            <w:pPr>
              <w:rPr>
                <w:ins w:id="2443" w:author="Никита Гринь" w:date="2026-08-04T14:42:00Z"/>
                <w:lang w:val="ru-RU"/>
                <w:rPrChange w:id="2444" w:author="Никита Гринь" w:date="2026-08-04T14:43:00Z" w16du:dateUtc="2026-08-04T11:43:00Z">
                  <w:rPr>
                    <w:ins w:id="2445" w:author="Никита Гринь" w:date="2026-08-04T14:42:00Z"/>
                  </w:rPr>
                </w:rPrChange>
              </w:rPr>
            </w:pPr>
            <w:ins w:id="2446" w:author="Никита Гринь" w:date="2026-08-04T14:42:00Z">
              <w:r w:rsidRPr="00C061A1">
                <w:rPr>
                  <w:lang w:val="ru-RU"/>
                  <w:rPrChange w:id="2447" w:author="Никита Гринь" w:date="2026-08-04T14:43:00Z" w16du:dateUtc="2026-08-04T11:43:00Z">
                    <w:rPr/>
                  </w:rPrChange>
                </w:rPr>
                <w:t xml:space="preserve">Релевантность ответов: отчет по среднему показателю релевантности для каждого канала (канал телефония, онлайн-чат); разделение по типам запросов и категориям продуктов, позволяющее определить, в каких категориях модуль </w:t>
              </w:r>
              <w:r w:rsidRPr="00C061A1">
                <w:t>LLM</w:t>
              </w:r>
              <w:r w:rsidRPr="00C061A1">
                <w:rPr>
                  <w:lang w:val="ru-RU"/>
                  <w:rPrChange w:id="2448" w:author="Никита Гринь" w:date="2026-08-04T14:43:00Z" w16du:dateUtc="2026-08-04T11:43:00Z">
                    <w:rPr/>
                  </w:rPrChange>
                </w:rPr>
                <w:t xml:space="preserve"> достигает высокой релевантности, а где его необходимо доработать.</w:t>
              </w:r>
            </w:ins>
          </w:p>
        </w:tc>
        <w:tc>
          <w:tcPr>
            <w:tcW w:w="6667" w:type="dxa"/>
            <w:hideMark/>
            <w:tcPrChange w:id="244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0899A0B4" w14:textId="77777777" w:rsidR="00C061A1" w:rsidRPr="00C061A1" w:rsidRDefault="00C061A1">
            <w:pPr>
              <w:rPr>
                <w:ins w:id="2450" w:author="Никита Гринь" w:date="2026-08-04T14:42:00Z"/>
              </w:rPr>
            </w:pPr>
            <w:ins w:id="2451" w:author="Никита Гринь" w:date="2026-08-04T14:42:00Z">
              <w:r w:rsidRPr="00C061A1">
                <w:rPr>
                  <w:lang w:val="ru-RU"/>
                  <w:rPrChange w:id="2452" w:author="Никита Гринь" w:date="2026-08-04T14:43:00Z" w16du:dateUtc="2026-08-04T11:43:00Z">
                    <w:rPr/>
                  </w:rPrChange>
                </w:rPr>
                <w:t xml:space="preserve">Готовый отчёт «Релевантность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453" w:author="Никита Гринь" w:date="2026-08-04T14:43:00Z" w16du:dateUtc="2026-08-04T11:43:00Z">
                    <w:rPr/>
                  </w:rPrChange>
                </w:rPr>
                <w:t>» (не конструктор). Назначение: среднее % релевантности по каналам и разрезы. Формула: среднее % = сумма % / число ответов с проставленным %; отдельно строка/доля «% не проставлен». Разрезы: канал, тип запроса/тематика, категория продукта, оператор. Фильтры: период, канал, тематика, продукт, оператор. Вид: сводная таблица + диаграмма;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454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455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456" w:author="Никита Гринь" w:date="2026-08-04T14:43:00Z" w16du:dateUtc="2026-08-04T11:43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457" w:author="Никита Гринь" w:date="2026-08-04T14:43:00Z" w16du:dateUtc="2026-08-04T11:43:00Z">
                    <w:rPr/>
                  </w:rPrChange>
                </w:rPr>
                <w:t xml:space="preserve">. Периоды: день / неделя / месяц / произвольный / по запросу. </w:t>
              </w:r>
              <w:r w:rsidRPr="00C061A1">
                <w:t>Приёмка: UC-REP-CC-01, RPT-T-02.</w:t>
              </w:r>
            </w:ins>
          </w:p>
        </w:tc>
        <w:tc>
          <w:tcPr>
            <w:tcW w:w="851" w:type="dxa"/>
            <w:hideMark/>
            <w:tcPrChange w:id="2458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08B6D7A9" w14:textId="77777777" w:rsidR="00C061A1" w:rsidRPr="00C061A1" w:rsidRDefault="00C061A1">
            <w:pPr>
              <w:rPr>
                <w:ins w:id="2459" w:author="Никита Гринь" w:date="2026-08-04T14:42:00Z"/>
              </w:rPr>
            </w:pPr>
            <w:ins w:id="2460" w:author="Никита Гринь" w:date="2026-08-04T14:42:00Z">
              <w:r w:rsidRPr="00C061A1">
                <w:t>4.7.4.1</w:t>
              </w:r>
            </w:ins>
          </w:p>
        </w:tc>
      </w:tr>
      <w:tr w:rsidR="00C061A1" w:rsidRPr="00C061A1" w14:paraId="1F26600A" w14:textId="77777777" w:rsidTr="00C061A1">
        <w:trPr>
          <w:trHeight w:val="2332"/>
          <w:ins w:id="2461" w:author="Никита Гринь" w:date="2026-08-04T14:42:00Z"/>
          <w:trPrChange w:id="2462" w:author="Никита Гринь" w:date="2026-08-04T14:43:00Z" w16du:dateUtc="2026-08-04T11:43:00Z">
            <w:trPr>
              <w:trHeight w:val="2332"/>
            </w:trPr>
          </w:trPrChange>
        </w:trPr>
        <w:tc>
          <w:tcPr>
            <w:tcW w:w="1231" w:type="dxa"/>
            <w:hideMark/>
            <w:tcPrChange w:id="2463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59D8DD6F" w14:textId="77777777" w:rsidR="00C061A1" w:rsidRPr="00C061A1" w:rsidRDefault="00C061A1">
            <w:pPr>
              <w:rPr>
                <w:ins w:id="2464" w:author="Никита Гринь" w:date="2026-08-04T14:42:00Z"/>
              </w:rPr>
            </w:pPr>
            <w:ins w:id="2465" w:author="Никита Гринь" w:date="2026-08-04T14:42:00Z">
              <w:r w:rsidRPr="00C061A1">
                <w:lastRenderedPageBreak/>
                <w:t>FR-RPT-CC-08</w:t>
              </w:r>
            </w:ins>
          </w:p>
        </w:tc>
        <w:tc>
          <w:tcPr>
            <w:tcW w:w="4146" w:type="dxa"/>
            <w:hideMark/>
            <w:tcPrChange w:id="2466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6FB3C922" w14:textId="77777777" w:rsidR="00C061A1" w:rsidRPr="00C061A1" w:rsidRDefault="00C061A1">
            <w:pPr>
              <w:rPr>
                <w:ins w:id="2467" w:author="Никита Гринь" w:date="2026-08-04T14:42:00Z"/>
                <w:lang w:val="ru-RU"/>
                <w:rPrChange w:id="2468" w:author="Никита Гринь" w:date="2026-08-04T14:43:00Z" w16du:dateUtc="2026-08-04T11:43:00Z">
                  <w:rPr>
                    <w:ins w:id="2469" w:author="Никита Гринь" w:date="2026-08-04T14:42:00Z"/>
                  </w:rPr>
                </w:rPrChange>
              </w:rPr>
            </w:pPr>
            <w:ins w:id="2470" w:author="Никита Гринь" w:date="2026-08-04T14:42:00Z">
              <w:r w:rsidRPr="00C061A1">
                <w:rPr>
                  <w:lang w:val="ru-RU"/>
                  <w:rPrChange w:id="2471" w:author="Никита Гринь" w:date="2026-08-04T14:43:00Z" w16du:dateUtc="2026-08-04T11:43:00Z">
                    <w:rPr/>
                  </w:rPrChange>
                </w:rPr>
                <w:t xml:space="preserve">Оценка полезности ответов: включение показателей полезности, отмеченных операторами канала телефония или онлайн-чата, таких как доля «воспользовался» и «не воспользовался», «неполный ответ» и иных ответов, чтобы выявить слабые места в работе модуля </w:t>
              </w:r>
              <w:r w:rsidRPr="00C061A1">
                <w:t>LLM</w:t>
              </w:r>
              <w:r w:rsidRPr="00C061A1">
                <w:rPr>
                  <w:lang w:val="ru-RU"/>
                  <w:rPrChange w:id="2472" w:author="Никита Гринь" w:date="2026-08-04T14:43:00Z" w16du:dateUtc="2026-08-04T11:43:00Z">
                    <w:rPr/>
                  </w:rPrChange>
                </w:rPr>
                <w:t>; сегментация этих данных по временным интервалам для анализа изменений в полезности ответов с течением времени.</w:t>
              </w:r>
            </w:ins>
          </w:p>
        </w:tc>
        <w:tc>
          <w:tcPr>
            <w:tcW w:w="6667" w:type="dxa"/>
            <w:hideMark/>
            <w:tcPrChange w:id="2473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5F380713" w14:textId="77777777" w:rsidR="00C061A1" w:rsidRPr="00C061A1" w:rsidRDefault="00C061A1">
            <w:pPr>
              <w:rPr>
                <w:ins w:id="2474" w:author="Никита Гринь" w:date="2026-08-04T14:42:00Z"/>
                <w:lang w:val="ru-RU"/>
                <w:rPrChange w:id="2475" w:author="Никита Гринь" w:date="2026-08-04T14:44:00Z" w16du:dateUtc="2026-08-04T11:44:00Z">
                  <w:rPr>
                    <w:ins w:id="2476" w:author="Никита Гринь" w:date="2026-08-04T14:42:00Z"/>
                  </w:rPr>
                </w:rPrChange>
              </w:rPr>
            </w:pPr>
            <w:ins w:id="2477" w:author="Никита Гринь" w:date="2026-08-04T14:42:00Z">
              <w:r w:rsidRPr="00C061A1">
                <w:rPr>
                  <w:lang w:val="ru-RU"/>
                  <w:rPrChange w:id="2478" w:author="Никита Гринь" w:date="2026-08-04T14:43:00Z" w16du:dateUtc="2026-08-04T11:43:00Z">
                    <w:rPr/>
                  </w:rPrChange>
                </w:rPr>
                <w:t xml:space="preserve">Готовый отчёт «Полезность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479" w:author="Никита Гринь" w:date="2026-08-04T14:43:00Z" w16du:dateUtc="2026-08-04T11:43:00Z">
                    <w:rPr/>
                  </w:rPrChange>
                </w:rPr>
                <w:t xml:space="preserve">» (не конструктор). Показатели: доли «воспользовался» / «не воспользовался» / «неполный ответ»; доля «отметка не проставлена». Формула: доля статуса = число ответов со статусом / число ответов </w:t>
              </w:r>
              <w:r w:rsidRPr="00C061A1">
                <w:t>LLM</w:t>
              </w:r>
              <w:r w:rsidRPr="00C061A1">
                <w:rPr>
                  <w:lang w:val="ru-RU"/>
                  <w:rPrChange w:id="2480" w:author="Никита Гринь" w:date="2026-08-04T14:43:00Z" w16du:dateUtc="2026-08-04T11:43:00Z">
                    <w:rPr/>
                  </w:rPrChange>
                </w:rPr>
                <w:t xml:space="preserve"> за период × 100%. Разрезы: канал, оператор, роль, тематика, временной интервал. Фильтры: период, канал, оператор, роль, тематика. </w:t>
              </w:r>
              <w:r w:rsidRPr="00C061A1">
                <w:rPr>
                  <w:lang w:val="ru-RU"/>
                  <w:rPrChange w:id="2481" w:author="Никита Гринь" w:date="2026-08-04T14:44:00Z" w16du:dateUtc="2026-08-04T11:44:00Z">
                    <w:rPr/>
                  </w:rPrChange>
                </w:rPr>
                <w:t>Вид: таблица + динамика;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482" w:author="Никита Гринь" w:date="2026-08-04T14:44:00Z" w16du:dateUtc="2026-08-04T11:44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483" w:author="Никита Гринь" w:date="2026-08-04T14:44:00Z" w16du:dateUtc="2026-08-04T11:44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484" w:author="Никита Гринь" w:date="2026-08-04T14:44:00Z" w16du:dateUtc="2026-08-04T11:44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485" w:author="Никита Гринь" w:date="2026-08-04T14:44:00Z" w16du:dateUtc="2026-08-04T11:44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486" w:author="Никита Гринь" w:date="2026-08-04T14:44:00Z" w16du:dateUtc="2026-08-04T11:44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487" w:author="Никита Гринь" w:date="2026-08-04T14:44:00Z" w16du:dateUtc="2026-08-04T11:44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488" w:author="Никита Гринь" w:date="2026-08-04T14:44:00Z" w16du:dateUtc="2026-08-04T11:44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489" w:author="Никита Гринь" w:date="2026-08-04T14:44:00Z" w16du:dateUtc="2026-08-04T11:44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490" w:author="Никита Гринь" w:date="2026-08-04T14:44:00Z" w16du:dateUtc="2026-08-04T11:44:00Z">
                    <w:rPr/>
                  </w:rPrChange>
                </w:rPr>
                <w:t>-03.</w:t>
              </w:r>
            </w:ins>
          </w:p>
        </w:tc>
        <w:tc>
          <w:tcPr>
            <w:tcW w:w="851" w:type="dxa"/>
            <w:hideMark/>
            <w:tcPrChange w:id="2491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03744922" w14:textId="77777777" w:rsidR="00C061A1" w:rsidRPr="00C061A1" w:rsidRDefault="00C061A1">
            <w:pPr>
              <w:rPr>
                <w:ins w:id="2492" w:author="Никита Гринь" w:date="2026-08-04T14:42:00Z"/>
              </w:rPr>
            </w:pPr>
            <w:ins w:id="2493" w:author="Никита Гринь" w:date="2026-08-04T14:42:00Z">
              <w:r w:rsidRPr="00C061A1">
                <w:t>4.7.4.2</w:t>
              </w:r>
            </w:ins>
          </w:p>
        </w:tc>
      </w:tr>
      <w:tr w:rsidR="00C061A1" w:rsidRPr="00C061A1" w14:paraId="04626727" w14:textId="77777777" w:rsidTr="00C061A1">
        <w:trPr>
          <w:trHeight w:val="1749"/>
          <w:ins w:id="2494" w:author="Никита Гринь" w:date="2026-08-04T14:42:00Z"/>
          <w:trPrChange w:id="2495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496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1E3F2C70" w14:textId="77777777" w:rsidR="00C061A1" w:rsidRPr="00C061A1" w:rsidRDefault="00C061A1">
            <w:pPr>
              <w:rPr>
                <w:ins w:id="2497" w:author="Никита Гринь" w:date="2026-08-04T14:42:00Z"/>
              </w:rPr>
            </w:pPr>
            <w:ins w:id="2498" w:author="Никита Гринь" w:date="2026-08-04T14:42:00Z">
              <w:r w:rsidRPr="00C061A1">
                <w:t>FR-RPT-CC-09</w:t>
              </w:r>
            </w:ins>
          </w:p>
        </w:tc>
        <w:tc>
          <w:tcPr>
            <w:tcW w:w="4146" w:type="dxa"/>
            <w:hideMark/>
            <w:tcPrChange w:id="2499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8987F21" w14:textId="77777777" w:rsidR="00C061A1" w:rsidRPr="00C061A1" w:rsidRDefault="00C061A1">
            <w:pPr>
              <w:rPr>
                <w:ins w:id="2500" w:author="Никита Гринь" w:date="2026-08-04T14:42:00Z"/>
                <w:lang w:val="ru-RU"/>
                <w:rPrChange w:id="2501" w:author="Никита Гринь" w:date="2026-08-04T14:44:00Z" w16du:dateUtc="2026-08-04T11:44:00Z">
                  <w:rPr>
                    <w:ins w:id="2502" w:author="Никита Гринь" w:date="2026-08-04T14:42:00Z"/>
                  </w:rPr>
                </w:rPrChange>
              </w:rPr>
            </w:pPr>
            <w:ins w:id="2503" w:author="Никита Гринь" w:date="2026-08-04T14:42:00Z">
              <w:r w:rsidRPr="00C061A1">
                <w:rPr>
                  <w:lang w:val="ru-RU"/>
                  <w:rPrChange w:id="2504" w:author="Никита Гринь" w:date="2026-08-04T14:44:00Z" w16du:dateUtc="2026-08-04T11:44:00Z">
                    <w:rPr/>
                  </w:rPrChange>
                </w:rPr>
                <w:t xml:space="preserve">Анализ ошибок и их причины: Модуль Контакт-центра должен формировать отдельный отчет по ошибочным ответам, включая причины низкой релевантности (неполные данные, отсутствие нужного диалогового сценария), чтобы база знаний </w:t>
              </w:r>
              <w:r w:rsidRPr="00C061A1">
                <w:t>LLM</w:t>
              </w:r>
              <w:r w:rsidRPr="00C061A1">
                <w:rPr>
                  <w:lang w:val="ru-RU"/>
                  <w:rPrChange w:id="2505" w:author="Никита Гринь" w:date="2026-08-04T14:44:00Z" w16du:dateUtc="2026-08-04T11:44:00Z">
                    <w:rPr/>
                  </w:rPrChange>
                </w:rPr>
                <w:t xml:space="preserve"> и диалоговые сценарии могли быть обновлены.</w:t>
              </w:r>
            </w:ins>
          </w:p>
        </w:tc>
        <w:tc>
          <w:tcPr>
            <w:tcW w:w="6667" w:type="dxa"/>
            <w:hideMark/>
            <w:tcPrChange w:id="250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0D5208E8" w14:textId="77777777" w:rsidR="00C061A1" w:rsidRPr="00C061A1" w:rsidRDefault="00C061A1">
            <w:pPr>
              <w:rPr>
                <w:ins w:id="2507" w:author="Никита Гринь" w:date="2026-08-04T14:42:00Z"/>
                <w:lang w:val="ru-RU"/>
                <w:rPrChange w:id="2508" w:author="Никита Гринь" w:date="2026-08-04T14:49:00Z" w16du:dateUtc="2026-08-04T11:49:00Z">
                  <w:rPr>
                    <w:ins w:id="2509" w:author="Никита Гринь" w:date="2026-08-04T14:42:00Z"/>
                  </w:rPr>
                </w:rPrChange>
              </w:rPr>
            </w:pPr>
            <w:ins w:id="2510" w:author="Никита Гринь" w:date="2026-08-04T14:42:00Z">
              <w:r w:rsidRPr="00C061A1">
                <w:rPr>
                  <w:lang w:val="ru-RU"/>
                  <w:rPrChange w:id="2511" w:author="Никита Гринь" w:date="2026-08-04T14:44:00Z" w16du:dateUtc="2026-08-04T11:44:00Z">
                    <w:rPr/>
                  </w:rPrChange>
                </w:rPr>
                <w:t xml:space="preserve">Готовый отчёт «Ошибочные / некорректные ответы </w:t>
              </w:r>
              <w:r w:rsidRPr="00C061A1">
                <w:t>LLM</w:t>
              </w:r>
              <w:r w:rsidRPr="00C061A1">
                <w:rPr>
                  <w:lang w:val="ru-RU"/>
                  <w:rPrChange w:id="2512" w:author="Никита Гринь" w:date="2026-08-04T14:44:00Z" w16du:dateUtc="2026-08-04T11:44:00Z">
                    <w:rPr/>
                  </w:rPrChange>
                </w:rPr>
                <w:t xml:space="preserve">». Состав: дата/время, канал, оператор, тематика, запрос, ответ </w:t>
              </w:r>
              <w:r w:rsidRPr="00C061A1">
                <w:t>LLM</w:t>
              </w:r>
              <w:r w:rsidRPr="00C061A1">
                <w:rPr>
                  <w:lang w:val="ru-RU"/>
                  <w:rPrChange w:id="2513" w:author="Никита Гринь" w:date="2026-08-04T14:44:00Z" w16du:dateUtc="2026-08-04T11:44:00Z">
                    <w:rPr/>
                  </w:rPrChange>
                </w:rPr>
                <w:t xml:space="preserve">, % релевантности, причина низкой релевантности, отметка полезности («воспользовался» / «не воспользовался» / «неполный ответ» / «не проставлена»). Группировка: по причине и частоте; примеры кейсов. Фильтры: период, канал, причина, тематика, оператор. </w:t>
              </w:r>
              <w:r w:rsidRPr="00C061A1">
                <w:rPr>
                  <w:lang w:val="ru-RU"/>
                  <w:rPrChange w:id="2514" w:author="Никита Гринь" w:date="2026-08-04T14:49:00Z" w16du:dateUtc="2026-08-04T11:49:00Z">
                    <w:rPr/>
                  </w:rPrChange>
                </w:rPr>
                <w:t>Вид: реестр + сводка;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515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516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517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518" w:author="Никита Гринь" w:date="2026-08-04T14:49:00Z" w16du:dateUtc="2026-08-04T11:49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519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520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21" w:author="Никита Гринь" w:date="2026-08-04T14:49:00Z" w16du:dateUtc="2026-08-04T11:49:00Z">
                    <w:rPr/>
                  </w:rPrChange>
                </w:rPr>
                <w:t xml:space="preserve">-01 (не </w:t>
              </w:r>
              <w:r w:rsidRPr="00C061A1">
                <w:t>UC</w:t>
              </w:r>
              <w:r w:rsidRPr="00C061A1">
                <w:rPr>
                  <w:lang w:val="ru-RU"/>
                  <w:rPrChange w:id="2522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523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24" w:author="Никита Гринь" w:date="2026-08-04T14:49:00Z" w16du:dateUtc="2026-08-04T11:49:00Z">
                    <w:rPr/>
                  </w:rPrChange>
                </w:rPr>
                <w:t xml:space="preserve">-02 — тот про </w:t>
              </w:r>
              <w:r w:rsidRPr="00C061A1">
                <w:t>ASR</w:t>
              </w:r>
              <w:r w:rsidRPr="00C061A1">
                <w:rPr>
                  <w:lang w:val="ru-RU"/>
                  <w:rPrChange w:id="2525" w:author="Никита Гринь" w:date="2026-08-04T14:49:00Z" w16du:dateUtc="2026-08-04T11:49:00Z">
                    <w:rPr/>
                  </w:rPrChange>
                </w:rPr>
                <w:t>).</w:t>
              </w:r>
            </w:ins>
          </w:p>
        </w:tc>
        <w:tc>
          <w:tcPr>
            <w:tcW w:w="851" w:type="dxa"/>
            <w:hideMark/>
            <w:tcPrChange w:id="2526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1F2C5FC2" w14:textId="77777777" w:rsidR="00C061A1" w:rsidRPr="00C061A1" w:rsidRDefault="00C061A1">
            <w:pPr>
              <w:rPr>
                <w:ins w:id="2527" w:author="Никита Гринь" w:date="2026-08-04T14:42:00Z"/>
              </w:rPr>
            </w:pPr>
            <w:ins w:id="2528" w:author="Никита Гринь" w:date="2026-08-04T14:42:00Z">
              <w:r w:rsidRPr="00C061A1">
                <w:t>4.7.4.3</w:t>
              </w:r>
            </w:ins>
          </w:p>
        </w:tc>
      </w:tr>
      <w:tr w:rsidR="00C061A1" w:rsidRPr="00C061A1" w14:paraId="1CC00258" w14:textId="77777777" w:rsidTr="00C061A1">
        <w:trPr>
          <w:trHeight w:val="1166"/>
          <w:ins w:id="2529" w:author="Никита Гринь" w:date="2026-08-04T14:42:00Z"/>
          <w:trPrChange w:id="2530" w:author="Никита Гринь" w:date="2026-08-04T14:43:00Z" w16du:dateUtc="2026-08-04T11:43:00Z">
            <w:trPr>
              <w:trHeight w:val="1166"/>
            </w:trPr>
          </w:trPrChange>
        </w:trPr>
        <w:tc>
          <w:tcPr>
            <w:tcW w:w="1231" w:type="dxa"/>
            <w:hideMark/>
            <w:tcPrChange w:id="2531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4E1BF632" w14:textId="77777777" w:rsidR="00C061A1" w:rsidRPr="00C061A1" w:rsidRDefault="00C061A1">
            <w:pPr>
              <w:rPr>
                <w:ins w:id="2532" w:author="Никита Гринь" w:date="2026-08-04T14:42:00Z"/>
              </w:rPr>
            </w:pPr>
            <w:ins w:id="2533" w:author="Никита Гринь" w:date="2026-08-04T14:42:00Z">
              <w:r w:rsidRPr="00C061A1">
                <w:t>FR-RPT-CC-10</w:t>
              </w:r>
            </w:ins>
          </w:p>
        </w:tc>
        <w:tc>
          <w:tcPr>
            <w:tcW w:w="4146" w:type="dxa"/>
            <w:hideMark/>
            <w:tcPrChange w:id="2534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21C0AA64" w14:textId="77777777" w:rsidR="00C061A1" w:rsidRPr="00C061A1" w:rsidRDefault="00C061A1">
            <w:pPr>
              <w:rPr>
                <w:ins w:id="2535" w:author="Никита Гринь" w:date="2026-08-04T14:42:00Z"/>
                <w:lang w:val="ru-RU"/>
                <w:rPrChange w:id="2536" w:author="Никита Гринь" w:date="2026-08-04T14:49:00Z" w16du:dateUtc="2026-08-04T11:49:00Z">
                  <w:rPr>
                    <w:ins w:id="2537" w:author="Никита Гринь" w:date="2026-08-04T14:42:00Z"/>
                  </w:rPr>
                </w:rPrChange>
              </w:rPr>
            </w:pPr>
            <w:ins w:id="2538" w:author="Никита Гринь" w:date="2026-08-04T14:42:00Z">
              <w:r w:rsidRPr="00C061A1">
                <w:rPr>
                  <w:lang w:val="ru-RU"/>
                  <w:rPrChange w:id="2539" w:author="Никита Гринь" w:date="2026-08-04T14:49:00Z" w16du:dateUtc="2026-08-04T11:49:00Z">
                    <w:rPr/>
                  </w:rPrChange>
                </w:rPr>
                <w:t>Периодические отчеты для аналитиков и управленцев.</w:t>
              </w:r>
            </w:ins>
          </w:p>
        </w:tc>
        <w:tc>
          <w:tcPr>
            <w:tcW w:w="6667" w:type="dxa"/>
            <w:hideMark/>
            <w:tcPrChange w:id="2540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7558A14" w14:textId="77777777" w:rsidR="00C061A1" w:rsidRPr="00C061A1" w:rsidRDefault="00C061A1">
            <w:pPr>
              <w:rPr>
                <w:ins w:id="2541" w:author="Никита Гринь" w:date="2026-08-04T14:42:00Z"/>
                <w:lang w:val="ru-RU"/>
                <w:rPrChange w:id="2542" w:author="Никита Гринь" w:date="2026-08-04T14:49:00Z" w16du:dateUtc="2026-08-04T11:49:00Z">
                  <w:rPr>
                    <w:ins w:id="2543" w:author="Никита Гринь" w:date="2026-08-04T14:42:00Z"/>
                  </w:rPr>
                </w:rPrChange>
              </w:rPr>
            </w:pPr>
            <w:ins w:id="2544" w:author="Никита Гринь" w:date="2026-08-04T14:42:00Z">
              <w:r w:rsidRPr="00C061A1">
                <w:rPr>
                  <w:lang w:val="ru-RU"/>
                  <w:rPrChange w:id="2545" w:author="Никита Гринь" w:date="2026-08-04T14:49:00Z" w16du:dateUtc="2026-08-04T11:49:00Z">
                    <w:rPr/>
                  </w:rPrChange>
                </w:rPr>
                <w:t xml:space="preserve">Готовые периодические сводные отчёты для аналитиков и управленцев (расписание день/неделя/месяц и по запросу, §4.7.6). Состав сводных данных — см. </w:t>
              </w:r>
              <w:r w:rsidRPr="00C061A1">
                <w:t>FR</w:t>
              </w:r>
              <w:r w:rsidRPr="00C061A1">
                <w:rPr>
                  <w:lang w:val="ru-RU"/>
                  <w:rPrChange w:id="2546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RPT</w:t>
              </w:r>
              <w:r w:rsidRPr="00C061A1">
                <w:rPr>
                  <w:lang w:val="ru-RU"/>
                  <w:rPrChange w:id="2547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48" w:author="Никита Гринь" w:date="2026-08-04T14:49:00Z" w16du:dateUtc="2026-08-04T11:49:00Z">
                    <w:rPr/>
                  </w:rPrChange>
                </w:rPr>
                <w:t>-11. Роли: аналитик Контакт-центра, руководители по настройке доступа. Выгрузка .</w:t>
              </w:r>
              <w:r w:rsidRPr="00C061A1">
                <w:t>xlsx</w:t>
              </w:r>
              <w:r w:rsidRPr="00C061A1">
                <w:rPr>
                  <w:lang w:val="ru-RU"/>
                  <w:rPrChange w:id="2549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C061A1">
                <w:rPr>
                  <w:lang w:val="ru-RU"/>
                  <w:rPrChange w:id="2550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C061A1">
                <w:rPr>
                  <w:lang w:val="ru-RU"/>
                  <w:rPrChange w:id="2551" w:author="Никита Гринь" w:date="2026-08-04T14:49:00Z" w16du:dateUtc="2026-08-04T11:49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C061A1">
                <w:rPr>
                  <w:lang w:val="ru-RU"/>
                  <w:rPrChange w:id="2552" w:author="Никита Гринь" w:date="2026-08-04T14:49:00Z" w16du:dateUtc="2026-08-04T11:49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553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554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55" w:author="Никита Гринь" w:date="2026-08-04T14:49:00Z" w16du:dateUtc="2026-08-04T11:49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556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557" w:author="Никита Гринь" w:date="2026-08-04T14:49:00Z" w16du:dateUtc="2026-08-04T11:49:00Z">
                    <w:rPr/>
                  </w:rPrChange>
                </w:rPr>
                <w:t>-09.</w:t>
              </w:r>
            </w:ins>
          </w:p>
        </w:tc>
        <w:tc>
          <w:tcPr>
            <w:tcW w:w="851" w:type="dxa"/>
            <w:hideMark/>
            <w:tcPrChange w:id="2558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79F139C" w14:textId="77777777" w:rsidR="00C061A1" w:rsidRPr="00C061A1" w:rsidRDefault="00C061A1">
            <w:pPr>
              <w:rPr>
                <w:ins w:id="2559" w:author="Никита Гринь" w:date="2026-08-04T14:42:00Z"/>
              </w:rPr>
            </w:pPr>
            <w:ins w:id="2560" w:author="Никита Гринь" w:date="2026-08-04T14:42:00Z">
              <w:r w:rsidRPr="00C061A1">
                <w:t>4.7.4.4</w:t>
              </w:r>
            </w:ins>
          </w:p>
        </w:tc>
      </w:tr>
      <w:tr w:rsidR="00C061A1" w:rsidRPr="00C061A1" w14:paraId="77B47633" w14:textId="77777777" w:rsidTr="00C061A1">
        <w:trPr>
          <w:trHeight w:val="1749"/>
          <w:ins w:id="2561" w:author="Никита Гринь" w:date="2026-08-04T14:42:00Z"/>
          <w:trPrChange w:id="2562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563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0D26A611" w14:textId="77777777" w:rsidR="00C061A1" w:rsidRPr="00C061A1" w:rsidRDefault="00C061A1">
            <w:pPr>
              <w:rPr>
                <w:ins w:id="2564" w:author="Никита Гринь" w:date="2026-08-04T14:42:00Z"/>
              </w:rPr>
            </w:pPr>
            <w:ins w:id="2565" w:author="Никита Гринь" w:date="2026-08-04T14:42:00Z">
              <w:r w:rsidRPr="00C061A1">
                <w:lastRenderedPageBreak/>
                <w:t>FR-RPT-CC-11</w:t>
              </w:r>
            </w:ins>
          </w:p>
        </w:tc>
        <w:tc>
          <w:tcPr>
            <w:tcW w:w="4146" w:type="dxa"/>
            <w:hideMark/>
            <w:tcPrChange w:id="2566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1EBD8137" w14:textId="77777777" w:rsidR="00C061A1" w:rsidRPr="00C061A1" w:rsidRDefault="00C061A1">
            <w:pPr>
              <w:rPr>
                <w:ins w:id="2567" w:author="Никита Гринь" w:date="2026-08-04T14:42:00Z"/>
                <w:lang w:val="ru-RU"/>
                <w:rPrChange w:id="2568" w:author="Никита Гринь" w:date="2026-08-04T14:49:00Z" w16du:dateUtc="2026-08-04T11:49:00Z">
                  <w:rPr>
                    <w:ins w:id="2569" w:author="Никита Гринь" w:date="2026-08-04T14:42:00Z"/>
                  </w:rPr>
                </w:rPrChange>
              </w:rPr>
            </w:pPr>
            <w:ins w:id="2570" w:author="Никита Гринь" w:date="2026-08-04T14:42:00Z">
              <w:r w:rsidRPr="00C061A1">
                <w:rPr>
                  <w:lang w:val="ru-RU"/>
                  <w:rPrChange w:id="2571" w:author="Никита Гринь" w:date="2026-08-04T14:49:00Z" w16du:dateUtc="2026-08-04T11:49:00Z">
                    <w:rPr/>
                  </w:rPrChange>
                </w:rPr>
                <w:t>отчеты должны быть доступны в разных форматах (.</w:t>
              </w:r>
              <w:r w:rsidRPr="00C061A1">
                <w:t>xlsx</w:t>
              </w:r>
              <w:r w:rsidRPr="00C061A1">
                <w:rPr>
                  <w:lang w:val="ru-RU"/>
                  <w:rPrChange w:id="2572" w:author="Никита Гринь" w:date="2026-08-04T14:49:00Z" w16du:dateUtc="2026-08-04T11:49:00Z">
                    <w:rPr/>
                  </w:rPrChange>
                </w:rPr>
                <w:t>, .</w:t>
              </w:r>
              <w:r w:rsidRPr="00C061A1">
                <w:t>pdf</w:t>
              </w:r>
              <w:r w:rsidRPr="00C061A1">
                <w:rPr>
                  <w:lang w:val="ru-RU"/>
                  <w:rPrChange w:id="2573" w:author="Никита Гринь" w:date="2026-08-04T14:49:00Z" w16du:dateUtc="2026-08-04T11:49:00Z">
                    <w:rPr/>
                  </w:rPrChange>
                </w:rPr>
                <w:t xml:space="preserve">) и содержать сводные данные по каналам, качеству обслуживания и показателям </w:t>
              </w:r>
              <w:r w:rsidRPr="00C061A1">
                <w:t>LLM</w:t>
              </w:r>
              <w:r w:rsidRPr="00C061A1">
                <w:rPr>
                  <w:lang w:val="ru-RU"/>
                  <w:rPrChange w:id="2574" w:author="Никита Гринь" w:date="2026-08-04T14:49:00Z" w16du:dateUtc="2026-08-04T11:49:00Z">
                    <w:rPr/>
                  </w:rPrChange>
                </w:rPr>
                <w:t>, чтобы их можно было использовать для улучшения клиентского сервиса.</w:t>
              </w:r>
            </w:ins>
          </w:p>
        </w:tc>
        <w:tc>
          <w:tcPr>
            <w:tcW w:w="6667" w:type="dxa"/>
            <w:hideMark/>
            <w:tcPrChange w:id="2575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6712E6CE" w14:textId="77777777" w:rsidR="00C061A1" w:rsidRPr="0050000B" w:rsidRDefault="00C061A1">
            <w:pPr>
              <w:rPr>
                <w:ins w:id="2576" w:author="Никита Гринь" w:date="2026-08-04T14:42:00Z"/>
                <w:lang w:val="ru-RU"/>
                <w:rPrChange w:id="2577" w:author="Никита Гринь" w:date="2026-08-05T18:22:00Z" w16du:dateUtc="2026-08-05T15:22:00Z">
                  <w:rPr>
                    <w:ins w:id="2578" w:author="Никита Гринь" w:date="2026-08-04T14:42:00Z"/>
                  </w:rPr>
                </w:rPrChange>
              </w:rPr>
            </w:pPr>
            <w:ins w:id="2579" w:author="Никита Гринь" w:date="2026-08-04T14:42:00Z">
              <w:r w:rsidRPr="00C061A1">
                <w:rPr>
                  <w:lang w:val="ru-RU"/>
                  <w:rPrChange w:id="2580" w:author="Никита Гринь" w:date="2026-08-04T14:49:00Z" w16du:dateUtc="2026-08-04T11:49:00Z">
                    <w:rPr/>
                  </w:rPrChange>
                </w:rPr>
                <w:t xml:space="preserve">Сводный управленческий отчёт. Состав: объём обращений по каналам; показатели качества обслуживания; показатели </w:t>
              </w:r>
              <w:r w:rsidRPr="00C061A1">
                <w:t>LLM</w:t>
              </w:r>
              <w:r w:rsidRPr="00C061A1">
                <w:rPr>
                  <w:lang w:val="ru-RU"/>
                  <w:rPrChange w:id="2581" w:author="Никита Гринь" w:date="2026-08-04T14:49:00Z" w16du:dateUtc="2026-08-04T11:49:00Z">
                    <w:rPr/>
                  </w:rPrChange>
                </w:rPr>
                <w:t xml:space="preserve"> (релевантность, полезность, ошибки); производительность </w:t>
              </w:r>
              <w:r w:rsidRPr="00C061A1">
                <w:t>LLM</w:t>
              </w:r>
              <w:r w:rsidRPr="00C061A1">
                <w:rPr>
                  <w:lang w:val="ru-RU"/>
                  <w:rPrChange w:id="2582" w:author="Никита Гринь" w:date="2026-08-04T14:49:00Z" w16du:dateUtc="2026-08-04T11:49:00Z">
                    <w:rPr/>
                  </w:rPrChange>
                </w:rPr>
                <w:t xml:space="preserve"> (среднее/макс. время отклика, задержки) за период. Форматы выгрузки: .</w:t>
              </w:r>
              <w:r w:rsidRPr="00C061A1">
                <w:t>xlsx</w:t>
              </w:r>
              <w:r w:rsidRPr="00C061A1">
                <w:rPr>
                  <w:lang w:val="ru-RU"/>
                  <w:rPrChange w:id="2583" w:author="Никита Гринь" w:date="2026-08-04T14:49:00Z" w16du:dateUtc="2026-08-04T11:49:00Z">
                    <w:rPr/>
                  </w:rPrChange>
                </w:rPr>
                <w:t>, .</w:t>
              </w:r>
              <w:r w:rsidRPr="00C061A1">
                <w:t>pdf</w:t>
              </w:r>
              <w:r w:rsidRPr="00C061A1">
                <w:rPr>
                  <w:lang w:val="ru-RU"/>
                  <w:rPrChange w:id="2584" w:author="Никита Гринь" w:date="2026-08-04T14:49:00Z" w16du:dateUtc="2026-08-04T11:49:00Z">
                    <w:rPr/>
                  </w:rPrChange>
                </w:rPr>
                <w:t>, .</w:t>
              </w:r>
              <w:r w:rsidRPr="00C061A1">
                <w:t>csv</w:t>
              </w:r>
              <w:r w:rsidRPr="00C061A1">
                <w:rPr>
                  <w:lang w:val="ru-RU"/>
                  <w:rPrChange w:id="2585" w:author="Никита Гринь" w:date="2026-08-04T14:49:00Z" w16du:dateUtc="2026-08-04T11:49:00Z">
                    <w:rPr/>
                  </w:rPrChange>
                </w:rPr>
                <w:t>, .</w:t>
              </w:r>
              <w:r w:rsidRPr="00C061A1">
                <w:t>docx</w:t>
              </w:r>
              <w:r w:rsidRPr="00C061A1">
                <w:rPr>
                  <w:lang w:val="ru-RU"/>
                  <w:rPrChange w:id="2586" w:author="Никита Гринь" w:date="2026-08-04T14:49:00Z" w16du:dateUtc="2026-08-04T11:49:00Z">
                    <w:rPr/>
                  </w:rPrChange>
                </w:rPr>
                <w:t xml:space="preserve"> (и .</w:t>
              </w:r>
              <w:r w:rsidRPr="00C061A1">
                <w:t>png</w:t>
              </w:r>
              <w:r w:rsidRPr="00C061A1">
                <w:rPr>
                  <w:lang w:val="ru-RU"/>
                  <w:rPrChange w:id="2587" w:author="Никита Гринь" w:date="2026-08-04T14:49:00Z" w16du:dateUtc="2026-08-04T11:49:00Z">
                    <w:rPr/>
                  </w:rPrChange>
                </w:rPr>
                <w:t xml:space="preserve"> для диаграмм — см. </w:t>
              </w:r>
              <w:r w:rsidRPr="00C061A1">
                <w:t>FR</w:t>
              </w:r>
              <w:r w:rsidRPr="00C061A1">
                <w:rPr>
                  <w:lang w:val="ru-RU"/>
                  <w:rPrChange w:id="2588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RPT</w:t>
              </w:r>
              <w:r w:rsidRPr="00C061A1">
                <w:rPr>
                  <w:lang w:val="ru-RU"/>
                  <w:rPrChange w:id="2589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590" w:author="Никита Гринь" w:date="2026-08-04T14:49:00Z" w16du:dateUtc="2026-08-04T11:49:00Z">
                    <w:rPr/>
                  </w:rPrChange>
                </w:rPr>
                <w:t xml:space="preserve">-22). Фильтры: период, канал. Назначение: улучшение клиентского сервиса. </w:t>
              </w:r>
              <w:r w:rsidRPr="0050000B">
                <w:rPr>
                  <w:lang w:val="ru-RU"/>
                  <w:rPrChange w:id="2591" w:author="Никита Гринь" w:date="2026-08-05T18:22:00Z" w16du:dateUtc="2026-08-05T15:22:00Z">
                    <w:rPr/>
                  </w:rPrChange>
                </w:rPr>
                <w:t xml:space="preserve">Приёмка: </w:t>
              </w:r>
              <w:r w:rsidRPr="00C061A1">
                <w:t>UC</w:t>
              </w:r>
              <w:r w:rsidRPr="0050000B">
                <w:rPr>
                  <w:lang w:val="ru-RU"/>
                  <w:rPrChange w:id="2592" w:author="Никита Гринь" w:date="2026-08-05T18:22:00Z" w16du:dateUtc="2026-08-05T15:22:00Z">
                    <w:rPr/>
                  </w:rPrChange>
                </w:rPr>
                <w:t>-</w:t>
              </w:r>
              <w:r w:rsidRPr="00C061A1">
                <w:t>REP</w:t>
              </w:r>
              <w:r w:rsidRPr="0050000B">
                <w:rPr>
                  <w:lang w:val="ru-RU"/>
                  <w:rPrChange w:id="2593" w:author="Никита Гринь" w:date="2026-08-05T18:22:00Z" w16du:dateUtc="2026-08-05T15:22:00Z">
                    <w:rPr/>
                  </w:rPrChange>
                </w:rPr>
                <w:t>-</w:t>
              </w:r>
              <w:r w:rsidRPr="00C061A1">
                <w:t>CC</w:t>
              </w:r>
              <w:r w:rsidRPr="0050000B">
                <w:rPr>
                  <w:lang w:val="ru-RU"/>
                  <w:rPrChange w:id="2594" w:author="Никита Гринь" w:date="2026-08-05T18:22:00Z" w16du:dateUtc="2026-08-05T15:22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50000B">
                <w:rPr>
                  <w:lang w:val="ru-RU"/>
                  <w:rPrChange w:id="2595" w:author="Никита Гринь" w:date="2026-08-05T18:22:00Z" w16du:dateUtc="2026-08-05T15:22:00Z">
                    <w:rPr/>
                  </w:rPrChange>
                </w:rPr>
                <w:t>-</w:t>
              </w:r>
              <w:r w:rsidRPr="00C061A1">
                <w:t>T</w:t>
              </w:r>
              <w:r w:rsidRPr="0050000B">
                <w:rPr>
                  <w:lang w:val="ru-RU"/>
                  <w:rPrChange w:id="2596" w:author="Никита Гринь" w:date="2026-08-05T18:22:00Z" w16du:dateUtc="2026-08-05T15:22:00Z">
                    <w:rPr/>
                  </w:rPrChange>
                </w:rPr>
                <w:t>-09.</w:t>
              </w:r>
            </w:ins>
          </w:p>
        </w:tc>
        <w:tc>
          <w:tcPr>
            <w:tcW w:w="851" w:type="dxa"/>
            <w:hideMark/>
            <w:tcPrChange w:id="2597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5B2D6625" w14:textId="77777777" w:rsidR="00C061A1" w:rsidRPr="00C061A1" w:rsidRDefault="00C061A1">
            <w:pPr>
              <w:rPr>
                <w:ins w:id="2598" w:author="Никита Гринь" w:date="2026-08-04T14:42:00Z"/>
              </w:rPr>
            </w:pPr>
            <w:ins w:id="2599" w:author="Никита Гринь" w:date="2026-08-04T14:42:00Z">
              <w:r w:rsidRPr="00C061A1">
                <w:t>4.7.4.4.1</w:t>
              </w:r>
            </w:ins>
          </w:p>
        </w:tc>
      </w:tr>
      <w:tr w:rsidR="00C061A1" w:rsidRPr="00C061A1" w14:paraId="61E41037" w14:textId="77777777" w:rsidTr="00C061A1">
        <w:trPr>
          <w:trHeight w:val="2040"/>
          <w:ins w:id="2600" w:author="Никита Гринь" w:date="2026-08-04T14:42:00Z"/>
          <w:trPrChange w:id="2601" w:author="Никита Гринь" w:date="2026-08-04T14:43:00Z" w16du:dateUtc="2026-08-04T11:43:00Z">
            <w:trPr>
              <w:trHeight w:val="2040"/>
            </w:trPr>
          </w:trPrChange>
        </w:trPr>
        <w:tc>
          <w:tcPr>
            <w:tcW w:w="1231" w:type="dxa"/>
            <w:hideMark/>
            <w:tcPrChange w:id="2602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61277DC8" w14:textId="77777777" w:rsidR="00C061A1" w:rsidRPr="00C061A1" w:rsidRDefault="00C061A1">
            <w:pPr>
              <w:rPr>
                <w:ins w:id="2603" w:author="Никита Гринь" w:date="2026-08-04T14:42:00Z"/>
              </w:rPr>
            </w:pPr>
            <w:ins w:id="2604" w:author="Никита Гринь" w:date="2026-08-04T14:42:00Z">
              <w:r w:rsidRPr="00C061A1">
                <w:t>FR-RPT-CC-12</w:t>
              </w:r>
            </w:ins>
          </w:p>
        </w:tc>
        <w:tc>
          <w:tcPr>
            <w:tcW w:w="4146" w:type="dxa"/>
            <w:hideMark/>
            <w:tcPrChange w:id="2605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43115A37" w14:textId="77777777" w:rsidR="00C061A1" w:rsidRPr="00C061A1" w:rsidRDefault="00C061A1">
            <w:pPr>
              <w:rPr>
                <w:ins w:id="2606" w:author="Никита Гринь" w:date="2026-08-04T14:42:00Z"/>
                <w:lang w:val="ru-RU"/>
                <w:rPrChange w:id="2607" w:author="Никита Гринь" w:date="2026-08-04T14:49:00Z" w16du:dateUtc="2026-08-04T11:49:00Z">
                  <w:rPr>
                    <w:ins w:id="2608" w:author="Никита Гринь" w:date="2026-08-04T14:42:00Z"/>
                  </w:rPr>
                </w:rPrChange>
              </w:rPr>
            </w:pPr>
            <w:ins w:id="2609" w:author="Никита Гринь" w:date="2026-08-04T14:42:00Z">
              <w:r w:rsidRPr="00C061A1">
                <w:rPr>
                  <w:lang w:val="ru-RU"/>
                  <w:rPrChange w:id="2610" w:author="Никита Гринь" w:date="2026-08-04T14:49:00Z" w16du:dateUtc="2026-08-04T11:49:00Z">
                    <w:rPr/>
                  </w:rPrChange>
                </w:rPr>
                <w:t>Закономерности: Модуль Контакт-центра должен анализировать тематику обращений за заданный промежуток времени и в режиме реального времени отображать на дашборде или отправлять уведомления о повторяющихся темах обращений за период.</w:t>
              </w:r>
            </w:ins>
          </w:p>
        </w:tc>
        <w:tc>
          <w:tcPr>
            <w:tcW w:w="6667" w:type="dxa"/>
            <w:hideMark/>
            <w:tcPrChange w:id="2611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0BBED3CA" w14:textId="77777777" w:rsidR="00C061A1" w:rsidRPr="00C061A1" w:rsidRDefault="00C061A1">
            <w:pPr>
              <w:rPr>
                <w:ins w:id="2612" w:author="Никита Гринь" w:date="2026-08-04T14:42:00Z"/>
                <w:lang w:val="ru-RU"/>
                <w:rPrChange w:id="2613" w:author="Никита Гринь" w:date="2026-08-04T14:49:00Z" w16du:dateUtc="2026-08-04T11:49:00Z">
                  <w:rPr>
                    <w:ins w:id="2614" w:author="Никита Гринь" w:date="2026-08-04T14:42:00Z"/>
                  </w:rPr>
                </w:rPrChange>
              </w:rPr>
            </w:pPr>
            <w:ins w:id="2615" w:author="Никита Гринь" w:date="2026-08-04T14:42:00Z">
              <w:r w:rsidRPr="00C061A1">
                <w:rPr>
                  <w:lang w:val="ru-RU"/>
                  <w:rPrChange w:id="2616" w:author="Никита Гринь" w:date="2026-08-04T14:49:00Z" w16du:dateUtc="2026-08-04T11:49:00Z">
                    <w:rPr/>
                  </w:rPrChange>
                </w:rPr>
                <w:t xml:space="preserve">Готовый отчёт/блок «Повторяющиеся темы обращений» (не про маршрутизацию). Назначение: отследить возрастающую нагрузку по тематике. Показатели: число обращений по тематике; топ повторяющихся тем; динамика роста. Формула: доля тематики = число обращений тематики / все обращения за период × 100%; рост = сравнение с предыдущим периодом. На дашборде — </w:t>
              </w:r>
              <w:r w:rsidRPr="00C061A1">
                <w:t>real</w:t>
              </w:r>
              <w:r w:rsidRPr="00C061A1">
                <w:rPr>
                  <w:lang w:val="ru-RU"/>
                  <w:rPrChange w:id="2617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time</w:t>
              </w:r>
              <w:r w:rsidRPr="00C061A1">
                <w:rPr>
                  <w:lang w:val="ru-RU"/>
                  <w:rPrChange w:id="2618" w:author="Никита Гринь" w:date="2026-08-04T14:49:00Z" w16du:dateUtc="2026-08-04T11:49:00Z">
                    <w:rPr/>
                  </w:rPrChange>
                </w:rPr>
                <w:t xml:space="preserve"> отображение; при превышении порога — автоуведомление (</w:t>
              </w:r>
              <w:r w:rsidRPr="00C061A1">
                <w:t>FR</w:t>
              </w:r>
              <w:r w:rsidRPr="00C061A1">
                <w:rPr>
                  <w:lang w:val="ru-RU"/>
                  <w:rPrChange w:id="2619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RPT</w:t>
              </w:r>
              <w:r w:rsidRPr="00C061A1">
                <w:rPr>
                  <w:lang w:val="ru-RU"/>
                  <w:rPrChange w:id="2620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621" w:author="Никита Гринь" w:date="2026-08-04T14:49:00Z" w16du:dateUtc="2026-08-04T11:49:00Z">
                    <w:rPr/>
                  </w:rPrChange>
                </w:rPr>
                <w:t xml:space="preserve">-06). Фильтры: период, канал, тематика. Вид: таблица + диаграмма на дашборде.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622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623" w:author="Никита Гринь" w:date="2026-08-04T14:49:00Z" w16du:dateUtc="2026-08-04T11:49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624" w:author="Никита Гринь" w:date="2026-08-04T14:49:00Z" w16du:dateUtc="2026-08-04T11:49:00Z">
                    <w:rPr/>
                  </w:rPrChange>
                </w:rPr>
                <w:t>-01.</w:t>
              </w:r>
            </w:ins>
          </w:p>
        </w:tc>
        <w:tc>
          <w:tcPr>
            <w:tcW w:w="851" w:type="dxa"/>
            <w:hideMark/>
            <w:tcPrChange w:id="2625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32CF9DC3" w14:textId="77777777" w:rsidR="00C061A1" w:rsidRPr="00C061A1" w:rsidRDefault="00C061A1">
            <w:pPr>
              <w:rPr>
                <w:ins w:id="2626" w:author="Никита Гринь" w:date="2026-08-04T14:42:00Z"/>
              </w:rPr>
            </w:pPr>
            <w:ins w:id="2627" w:author="Никита Гринь" w:date="2026-08-04T14:42:00Z">
              <w:r w:rsidRPr="00C061A1">
                <w:t>4.7.4.5</w:t>
              </w:r>
            </w:ins>
          </w:p>
        </w:tc>
      </w:tr>
      <w:tr w:rsidR="00C061A1" w:rsidRPr="00C061A1" w14:paraId="3B03608E" w14:textId="77777777" w:rsidTr="00C061A1">
        <w:trPr>
          <w:trHeight w:val="1749"/>
          <w:ins w:id="2628" w:author="Никита Гринь" w:date="2026-08-04T14:42:00Z"/>
          <w:trPrChange w:id="2629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630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054EE7AC" w14:textId="77777777" w:rsidR="00C061A1" w:rsidRPr="00C061A1" w:rsidRDefault="00C061A1">
            <w:pPr>
              <w:rPr>
                <w:ins w:id="2631" w:author="Никита Гринь" w:date="2026-08-04T14:42:00Z"/>
              </w:rPr>
            </w:pPr>
            <w:ins w:id="2632" w:author="Никита Гринь" w:date="2026-08-04T14:42:00Z">
              <w:r w:rsidRPr="00C061A1">
                <w:t>FR-RPT-CC-13</w:t>
              </w:r>
            </w:ins>
          </w:p>
        </w:tc>
        <w:tc>
          <w:tcPr>
            <w:tcW w:w="4146" w:type="dxa"/>
            <w:hideMark/>
            <w:tcPrChange w:id="2633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3F1A7538" w14:textId="77777777" w:rsidR="00C061A1" w:rsidRPr="00C061A1" w:rsidRDefault="00C061A1">
            <w:pPr>
              <w:rPr>
                <w:ins w:id="2634" w:author="Никита Гринь" w:date="2026-08-04T14:42:00Z"/>
                <w:lang w:val="ru-RU"/>
                <w:rPrChange w:id="2635" w:author="Никита Гринь" w:date="2026-08-04T14:49:00Z" w16du:dateUtc="2026-08-04T11:49:00Z">
                  <w:rPr>
                    <w:ins w:id="2636" w:author="Никита Гринь" w:date="2026-08-04T14:42:00Z"/>
                  </w:rPr>
                </w:rPrChange>
              </w:rPr>
            </w:pPr>
            <w:ins w:id="2637" w:author="Никита Гринь" w:date="2026-08-04T14:42:00Z">
              <w:r w:rsidRPr="00C061A1">
                <w:rPr>
                  <w:lang w:val="ru-RU"/>
                  <w:rPrChange w:id="2638" w:author="Никита Гринь" w:date="2026-08-04T14:49:00Z" w16du:dateUtc="2026-08-04T11:49:00Z">
                    <w:rPr/>
                  </w:rPrChange>
                </w:rPr>
                <w:t>Отчет по количеству повторных обращений: Модуль Контакт-центра должен отображать данные о повторных обращениях с анализом их контекста (какое количество клиентов и тематика обращения).</w:t>
              </w:r>
            </w:ins>
          </w:p>
        </w:tc>
        <w:tc>
          <w:tcPr>
            <w:tcW w:w="6667" w:type="dxa"/>
            <w:hideMark/>
            <w:tcPrChange w:id="2639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50FC6F9" w14:textId="77777777" w:rsidR="00C061A1" w:rsidRPr="00C061A1" w:rsidRDefault="00C061A1">
            <w:pPr>
              <w:rPr>
                <w:ins w:id="2640" w:author="Никита Гринь" w:date="2026-08-04T14:42:00Z"/>
                <w:lang w:val="ru-RU"/>
                <w:rPrChange w:id="2641" w:author="Никита Гринь" w:date="2026-08-04T14:50:00Z" w16du:dateUtc="2026-08-04T11:50:00Z">
                  <w:rPr>
                    <w:ins w:id="2642" w:author="Никита Гринь" w:date="2026-08-04T14:42:00Z"/>
                  </w:rPr>
                </w:rPrChange>
              </w:rPr>
            </w:pPr>
            <w:ins w:id="2643" w:author="Никита Гринь" w:date="2026-08-04T14:42:00Z">
              <w:r w:rsidRPr="00C061A1">
                <w:rPr>
                  <w:lang w:val="ru-RU"/>
                  <w:rPrChange w:id="2644" w:author="Никита Гринь" w:date="2026-08-04T14:50:00Z" w16du:dateUtc="2026-08-04T11:50:00Z">
                    <w:rPr/>
                  </w:rPrChange>
                </w:rPr>
                <w:t xml:space="preserve">Готовый отчёт «Повторные обращения». Назначение: сколько клиентов обращались повторно и по каким тематикам. Формулы: число повторных обращений (клиентов с ≥2 обращениями за период); доля повторных = число таких клиентов / число всех клиентов с обращениями за период × 100%. Данные/фильтры: период, канал, тематика, идентификатор клиента. Вид: сводная таблица и столбчатая диаграмма по тематикам. Периоды: день / неделя / месяц / произвольный. Приёмка: </w:t>
              </w:r>
              <w:r w:rsidRPr="00C061A1">
                <w:t>UC</w:t>
              </w:r>
              <w:r w:rsidRPr="00C061A1">
                <w:rPr>
                  <w:lang w:val="ru-RU"/>
                  <w:rPrChange w:id="2645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REP</w:t>
              </w:r>
              <w:r w:rsidRPr="00C061A1">
                <w:rPr>
                  <w:lang w:val="ru-RU"/>
                  <w:rPrChange w:id="2646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647" w:author="Никита Гринь" w:date="2026-08-04T14:50:00Z" w16du:dateUtc="2026-08-04T11:50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C061A1">
                <w:rPr>
                  <w:lang w:val="ru-RU"/>
                  <w:rPrChange w:id="2648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T</w:t>
              </w:r>
              <w:r w:rsidRPr="00C061A1">
                <w:rPr>
                  <w:lang w:val="ru-RU"/>
                  <w:rPrChange w:id="2649" w:author="Никита Гринь" w:date="2026-08-04T14:50:00Z" w16du:dateUtc="2026-08-04T11:50:00Z">
                    <w:rPr/>
                  </w:rPrChange>
                </w:rPr>
                <w:t>-05.</w:t>
              </w:r>
            </w:ins>
          </w:p>
        </w:tc>
        <w:tc>
          <w:tcPr>
            <w:tcW w:w="851" w:type="dxa"/>
            <w:hideMark/>
            <w:tcPrChange w:id="2650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7951324B" w14:textId="77777777" w:rsidR="00C061A1" w:rsidRPr="00C061A1" w:rsidRDefault="00C061A1">
            <w:pPr>
              <w:rPr>
                <w:ins w:id="2651" w:author="Никита Гринь" w:date="2026-08-04T14:42:00Z"/>
              </w:rPr>
            </w:pPr>
            <w:ins w:id="2652" w:author="Никита Гринь" w:date="2026-08-04T14:42:00Z">
              <w:r w:rsidRPr="00C061A1">
                <w:t>4.7.4.6</w:t>
              </w:r>
            </w:ins>
          </w:p>
        </w:tc>
      </w:tr>
      <w:tr w:rsidR="00C061A1" w:rsidRPr="00C061A1" w14:paraId="0488DA52" w14:textId="77777777" w:rsidTr="00C061A1">
        <w:trPr>
          <w:trHeight w:val="2040"/>
          <w:ins w:id="2653" w:author="Никита Гринь" w:date="2026-08-04T14:42:00Z"/>
          <w:trPrChange w:id="2654" w:author="Никита Гринь" w:date="2026-08-04T14:43:00Z" w16du:dateUtc="2026-08-04T11:43:00Z">
            <w:trPr>
              <w:trHeight w:val="2040"/>
            </w:trPr>
          </w:trPrChange>
        </w:trPr>
        <w:tc>
          <w:tcPr>
            <w:tcW w:w="1231" w:type="dxa"/>
            <w:hideMark/>
            <w:tcPrChange w:id="2655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0B9C046D" w14:textId="77777777" w:rsidR="00C061A1" w:rsidRPr="00C061A1" w:rsidRDefault="00C061A1">
            <w:pPr>
              <w:rPr>
                <w:ins w:id="2656" w:author="Никита Гринь" w:date="2026-08-04T14:42:00Z"/>
              </w:rPr>
            </w:pPr>
            <w:ins w:id="2657" w:author="Никита Гринь" w:date="2026-08-04T14:42:00Z">
              <w:r w:rsidRPr="00C061A1">
                <w:lastRenderedPageBreak/>
                <w:t>FR-RPT-CC-14</w:t>
              </w:r>
            </w:ins>
          </w:p>
        </w:tc>
        <w:tc>
          <w:tcPr>
            <w:tcW w:w="4146" w:type="dxa"/>
            <w:hideMark/>
            <w:tcPrChange w:id="2658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B627F18" w14:textId="77777777" w:rsidR="00C061A1" w:rsidRPr="00C061A1" w:rsidRDefault="00C061A1">
            <w:pPr>
              <w:rPr>
                <w:ins w:id="2659" w:author="Никита Гринь" w:date="2026-08-04T14:42:00Z"/>
                <w:lang w:val="ru-RU"/>
                <w:rPrChange w:id="2660" w:author="Никита Гринь" w:date="2026-08-04T14:50:00Z" w16du:dateUtc="2026-08-04T11:50:00Z">
                  <w:rPr>
                    <w:ins w:id="2661" w:author="Никита Гринь" w:date="2026-08-04T14:42:00Z"/>
                  </w:rPr>
                </w:rPrChange>
              </w:rPr>
            </w:pPr>
            <w:ins w:id="2662" w:author="Никита Гринь" w:date="2026-08-04T14:42:00Z">
              <w:r w:rsidRPr="00C061A1">
                <w:rPr>
                  <w:lang w:val="ru-RU"/>
                  <w:rPrChange w:id="2663" w:author="Никита Гринь" w:date="2026-08-04T14:50:00Z" w16du:dateUtc="2026-08-04T11:50:00Z">
                    <w:rPr/>
                  </w:rPrChange>
                </w:rPr>
                <w:t>Формирование отчетов по качеству преобразования речи в текст и анализу разговоров.</w:t>
              </w:r>
            </w:ins>
          </w:p>
        </w:tc>
        <w:tc>
          <w:tcPr>
            <w:tcW w:w="6667" w:type="dxa"/>
            <w:hideMark/>
            <w:tcPrChange w:id="2664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0CB2B016" w14:textId="77777777" w:rsidR="00C061A1" w:rsidRPr="00C061A1" w:rsidRDefault="00C061A1">
            <w:pPr>
              <w:rPr>
                <w:ins w:id="2665" w:author="Никита Гринь" w:date="2026-08-04T14:42:00Z"/>
              </w:rPr>
            </w:pPr>
            <w:ins w:id="2666" w:author="Никита Гринь" w:date="2026-08-04T14:42:00Z">
              <w:r w:rsidRPr="00C061A1">
                <w:rPr>
                  <w:lang w:val="ru-RU"/>
                  <w:rPrChange w:id="2667" w:author="Никита Гринь" w:date="2026-08-04T14:50:00Z" w16du:dateUtc="2026-08-04T11:50:00Z">
                    <w:rPr/>
                  </w:rPrChange>
                </w:rPr>
                <w:t xml:space="preserve">Готовый отчёт «Качество </w:t>
              </w:r>
              <w:r w:rsidRPr="00C061A1">
                <w:t>ASR</w:t>
              </w:r>
              <w:r w:rsidRPr="00C061A1">
                <w:rPr>
                  <w:lang w:val="ru-RU"/>
                  <w:rPrChange w:id="2668" w:author="Никита Гринь" w:date="2026-08-04T14:50:00Z" w16du:dateUtc="2026-08-04T11:50:00Z">
                    <w:rPr/>
                  </w:rPrChange>
                </w:rPr>
                <w:t xml:space="preserve"> и анализ разговоров». Формулы: средняя уверенность </w:t>
              </w:r>
              <w:r w:rsidRPr="00C061A1">
                <w:t>ASR</w:t>
              </w:r>
              <w:r w:rsidRPr="00C061A1">
                <w:rPr>
                  <w:lang w:val="ru-RU"/>
                  <w:rPrChange w:id="2669" w:author="Никита Гринь" w:date="2026-08-04T14:50:00Z" w16du:dateUtc="2026-08-04T11:50:00Z">
                    <w:rPr/>
                  </w:rPrChange>
                </w:rPr>
                <w:t xml:space="preserve"> = сумма </w:t>
              </w:r>
              <w:r w:rsidRPr="00C061A1">
                <w:t>confidence</w:t>
              </w:r>
              <w:r w:rsidRPr="00C061A1">
                <w:rPr>
                  <w:lang w:val="ru-RU"/>
                  <w:rPrChange w:id="2670" w:author="Никита Гринь" w:date="2026-08-04T14:50:00Z" w16du:dateUtc="2026-08-04T11:50:00Z">
                    <w:rPr/>
                  </w:rPrChange>
                </w:rPr>
                <w:t xml:space="preserve"> / число реплик; доля нераспознанных = число реплик «не распознано» или </w:t>
              </w:r>
              <w:r w:rsidRPr="00C061A1">
                <w:t>confidence</w:t>
              </w:r>
              <w:r w:rsidRPr="00C061A1">
                <w:rPr>
                  <w:lang w:val="ru-RU"/>
                  <w:rPrChange w:id="2671" w:author="Никита Гринь" w:date="2026-08-04T14:50:00Z" w16du:dateUtc="2026-08-04T11:50:00Z">
                    <w:rPr/>
                  </w:rPrChange>
                </w:rPr>
                <w:t xml:space="preserve"> ниже порога / все реплики × 100%. Связь с выгрузкой нераспознанных записей (</w:t>
              </w:r>
              <w:r w:rsidRPr="00C061A1">
                <w:t>FR</w:t>
              </w:r>
              <w:r w:rsidRPr="00C061A1">
                <w:rPr>
                  <w:lang w:val="ru-RU"/>
                  <w:rPrChange w:id="2672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RPT</w:t>
              </w:r>
              <w:r w:rsidRPr="00C061A1">
                <w:rPr>
                  <w:lang w:val="ru-RU"/>
                  <w:rPrChange w:id="2673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CC</w:t>
              </w:r>
              <w:r w:rsidRPr="00C061A1">
                <w:rPr>
                  <w:lang w:val="ru-RU"/>
                  <w:rPrChange w:id="2674" w:author="Никита Гринь" w:date="2026-08-04T14:50:00Z" w16du:dateUtc="2026-08-04T11:50:00Z">
                    <w:rPr/>
                  </w:rPrChange>
                </w:rPr>
                <w:t xml:space="preserve">-16 / §4.7.3.5). Фильтры: период, оператор, номер телефона, порог качества (в т.ч. успешность &lt;90%, неразборчивые фрагменты ≥10%). </w:t>
              </w:r>
              <w:r w:rsidRPr="003F1B40">
                <w:rPr>
                  <w:lang w:val="ru-RU"/>
                  <w:rPrChange w:id="2675" w:author="Никита Гринь" w:date="2026-08-04T14:50:00Z" w16du:dateUtc="2026-08-04T11:50:00Z">
                    <w:rPr/>
                  </w:rPrChange>
                </w:rPr>
                <w:t xml:space="preserve">Вид: таблица записей + график качества по дням; выгрузка аудио и транскрипта. </w:t>
              </w:r>
              <w:r w:rsidRPr="00C061A1">
                <w:t>Приёмка: UC-REP-CC-02, RPT-T-06.</w:t>
              </w:r>
            </w:ins>
          </w:p>
        </w:tc>
        <w:tc>
          <w:tcPr>
            <w:tcW w:w="851" w:type="dxa"/>
            <w:hideMark/>
            <w:tcPrChange w:id="2676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3E19F2EA" w14:textId="77777777" w:rsidR="00C061A1" w:rsidRPr="00C061A1" w:rsidRDefault="00C061A1">
            <w:pPr>
              <w:rPr>
                <w:ins w:id="2677" w:author="Никита Гринь" w:date="2026-08-04T14:42:00Z"/>
              </w:rPr>
            </w:pPr>
            <w:ins w:id="2678" w:author="Никита Гринь" w:date="2026-08-04T14:42:00Z">
              <w:r w:rsidRPr="00C061A1">
                <w:t>4.7.4.7</w:t>
              </w:r>
            </w:ins>
          </w:p>
        </w:tc>
      </w:tr>
      <w:tr w:rsidR="00C061A1" w:rsidRPr="00C061A1" w14:paraId="75FF7211" w14:textId="77777777" w:rsidTr="00C061A1">
        <w:trPr>
          <w:trHeight w:val="1458"/>
          <w:ins w:id="2679" w:author="Никита Гринь" w:date="2026-08-04T14:42:00Z"/>
          <w:trPrChange w:id="2680" w:author="Никита Гринь" w:date="2026-08-04T14:43:00Z" w16du:dateUtc="2026-08-04T11:43:00Z">
            <w:trPr>
              <w:trHeight w:val="1458"/>
            </w:trPr>
          </w:trPrChange>
        </w:trPr>
        <w:tc>
          <w:tcPr>
            <w:tcW w:w="1231" w:type="dxa"/>
            <w:hideMark/>
            <w:tcPrChange w:id="2681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112C3111" w14:textId="77777777" w:rsidR="00C061A1" w:rsidRPr="00C061A1" w:rsidRDefault="00C061A1">
            <w:pPr>
              <w:rPr>
                <w:ins w:id="2682" w:author="Никита Гринь" w:date="2026-08-04T14:42:00Z"/>
              </w:rPr>
            </w:pPr>
            <w:ins w:id="2683" w:author="Никита Гринь" w:date="2026-08-04T14:42:00Z">
              <w:r w:rsidRPr="00C061A1">
                <w:t>FR-RPT-CC-15</w:t>
              </w:r>
            </w:ins>
          </w:p>
        </w:tc>
        <w:tc>
          <w:tcPr>
            <w:tcW w:w="4146" w:type="dxa"/>
            <w:hideMark/>
            <w:tcPrChange w:id="2684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67631245" w14:textId="77777777" w:rsidR="00C061A1" w:rsidRPr="003F1B40" w:rsidRDefault="00C061A1">
            <w:pPr>
              <w:rPr>
                <w:ins w:id="2685" w:author="Никита Гринь" w:date="2026-08-04T14:42:00Z"/>
                <w:lang w:val="ru-RU"/>
                <w:rPrChange w:id="2686" w:author="Никита Гринь" w:date="2026-08-04T14:50:00Z" w16du:dateUtc="2026-08-04T11:50:00Z">
                  <w:rPr>
                    <w:ins w:id="2687" w:author="Никита Гринь" w:date="2026-08-04T14:42:00Z"/>
                  </w:rPr>
                </w:rPrChange>
              </w:rPr>
            </w:pPr>
            <w:ins w:id="2688" w:author="Никита Гринь" w:date="2026-08-04T14:42:00Z">
              <w:r w:rsidRPr="003F1B40">
                <w:rPr>
                  <w:lang w:val="ru-RU"/>
                  <w:rPrChange w:id="2689" w:author="Никита Гринь" w:date="2026-08-04T14:50:00Z" w16du:dateUtc="2026-08-04T11:50:00Z">
                    <w:rPr/>
                  </w:rPrChange>
                </w:rPr>
                <w:t>Отчеты по диалогам: Модуль Контакт-центра должен формировать отчеты по каждому диалогу в виде отображения диалога в текстовом формате с репликами клиента и оператора канала телефония или онлайн-чата.</w:t>
              </w:r>
            </w:ins>
          </w:p>
        </w:tc>
        <w:tc>
          <w:tcPr>
            <w:tcW w:w="6667" w:type="dxa"/>
            <w:hideMark/>
            <w:tcPrChange w:id="2690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5EC0CAA4" w14:textId="77777777" w:rsidR="00C061A1" w:rsidRPr="003F1B40" w:rsidRDefault="00C061A1">
            <w:pPr>
              <w:rPr>
                <w:ins w:id="2691" w:author="Никита Гринь" w:date="2026-08-04T14:42:00Z"/>
                <w:lang w:val="ru-RU"/>
                <w:rPrChange w:id="2692" w:author="Никита Гринь" w:date="2026-08-04T14:50:00Z" w16du:dateUtc="2026-08-04T11:50:00Z">
                  <w:rPr>
                    <w:ins w:id="2693" w:author="Никита Гринь" w:date="2026-08-04T14:42:00Z"/>
                  </w:rPr>
                </w:rPrChange>
              </w:rPr>
            </w:pPr>
            <w:ins w:id="2694" w:author="Никита Гринь" w:date="2026-08-04T14:42:00Z">
              <w:r w:rsidRPr="003F1B40">
                <w:rPr>
                  <w:lang w:val="ru-RU"/>
                  <w:rPrChange w:id="2695" w:author="Никита Гринь" w:date="2026-08-04T14:50:00Z" w16du:dateUtc="2026-08-04T11:50:00Z">
                    <w:rPr/>
                  </w:rPrChange>
                </w:rPr>
                <w:t>Готовый отчёт «Диалог в тексте». Состав: построчный журнал реплик клиента и оператора; наличие/отсутствие отметки полезности по подсказкам. Фильтры: период, канал, оператор, тематика, признак отметки полезности. Вид: текстовая лента / таблица реплик; выгрузка .</w:t>
              </w:r>
              <w:r w:rsidRPr="00C061A1">
                <w:t>xlsx</w:t>
              </w:r>
              <w:r w:rsidRPr="003F1B40">
                <w:rPr>
                  <w:lang w:val="ru-RU"/>
                  <w:rPrChange w:id="2696" w:author="Никита Гринь" w:date="2026-08-04T14:50:00Z" w16du:dateUtc="2026-08-04T11:50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3F1B40">
                <w:rPr>
                  <w:lang w:val="ru-RU"/>
                  <w:rPrChange w:id="2697" w:author="Никита Гринь" w:date="2026-08-04T14:50:00Z" w16du:dateUtc="2026-08-04T11:50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698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699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700" w:author="Никита Гринь" w:date="2026-08-04T14:50:00Z" w16du:dateUtc="2026-08-04T11:50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3F1B40">
                <w:rPr>
                  <w:lang w:val="ru-RU"/>
                  <w:rPrChange w:id="2701" w:author="Никита Гринь" w:date="2026-08-04T14:50:00Z" w16du:dateUtc="2026-08-04T11:50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702" w:author="Никита Гринь" w:date="2026-08-04T14:50:00Z" w16du:dateUtc="2026-08-04T11:50:00Z">
                    <w:rPr/>
                  </w:rPrChange>
                </w:rPr>
                <w:t>-07.</w:t>
              </w:r>
            </w:ins>
          </w:p>
        </w:tc>
        <w:tc>
          <w:tcPr>
            <w:tcW w:w="851" w:type="dxa"/>
            <w:hideMark/>
            <w:tcPrChange w:id="2703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52ACCCC" w14:textId="77777777" w:rsidR="00C061A1" w:rsidRPr="00C061A1" w:rsidRDefault="00C061A1">
            <w:pPr>
              <w:rPr>
                <w:ins w:id="2704" w:author="Никита Гринь" w:date="2026-08-04T14:42:00Z"/>
              </w:rPr>
            </w:pPr>
            <w:ins w:id="2705" w:author="Никита Гринь" w:date="2026-08-04T14:42:00Z">
              <w:r w:rsidRPr="00C061A1">
                <w:t>4.7.4.8</w:t>
              </w:r>
            </w:ins>
          </w:p>
        </w:tc>
      </w:tr>
      <w:tr w:rsidR="00C061A1" w:rsidRPr="00C061A1" w14:paraId="4EE194C5" w14:textId="77777777" w:rsidTr="00C061A1">
        <w:trPr>
          <w:trHeight w:val="3789"/>
          <w:ins w:id="2706" w:author="Никита Гринь" w:date="2026-08-04T14:42:00Z"/>
          <w:trPrChange w:id="2707" w:author="Никита Гринь" w:date="2026-08-04T14:43:00Z" w16du:dateUtc="2026-08-04T11:43:00Z">
            <w:trPr>
              <w:trHeight w:val="3789"/>
            </w:trPr>
          </w:trPrChange>
        </w:trPr>
        <w:tc>
          <w:tcPr>
            <w:tcW w:w="1231" w:type="dxa"/>
            <w:hideMark/>
            <w:tcPrChange w:id="2708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63C7ECB6" w14:textId="77777777" w:rsidR="00C061A1" w:rsidRPr="00C061A1" w:rsidRDefault="00C061A1">
            <w:pPr>
              <w:rPr>
                <w:ins w:id="2709" w:author="Никита Гринь" w:date="2026-08-04T14:42:00Z"/>
              </w:rPr>
            </w:pPr>
            <w:ins w:id="2710" w:author="Никита Гринь" w:date="2026-08-04T14:42:00Z">
              <w:r w:rsidRPr="00C061A1">
                <w:t>FR-RPT-CC-16</w:t>
              </w:r>
            </w:ins>
          </w:p>
        </w:tc>
        <w:tc>
          <w:tcPr>
            <w:tcW w:w="4146" w:type="dxa"/>
            <w:hideMark/>
            <w:tcPrChange w:id="2711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07D0E9BF" w14:textId="77777777" w:rsidR="00C061A1" w:rsidRPr="003F1B40" w:rsidRDefault="00C061A1">
            <w:pPr>
              <w:rPr>
                <w:ins w:id="2712" w:author="Никита Гринь" w:date="2026-08-04T14:42:00Z"/>
                <w:lang w:val="ru-RU"/>
                <w:rPrChange w:id="2713" w:author="Никита Гринь" w:date="2026-08-04T14:50:00Z" w16du:dateUtc="2026-08-04T11:50:00Z">
                  <w:rPr>
                    <w:ins w:id="2714" w:author="Никита Гринь" w:date="2026-08-04T14:42:00Z"/>
                  </w:rPr>
                </w:rPrChange>
              </w:rPr>
            </w:pPr>
            <w:ins w:id="2715" w:author="Никита Гринь" w:date="2026-08-04T14:42:00Z">
              <w:r w:rsidRPr="003F1B40">
                <w:rPr>
                  <w:lang w:val="ru-RU"/>
                  <w:rPrChange w:id="2716" w:author="Никита Гринь" w:date="2026-08-04T14:50:00Z" w16du:dateUtc="2026-08-04T11:50:00Z">
                    <w:rPr/>
                  </w:rPrChange>
                </w:rPr>
                <w:t xml:space="preserve">модуль отчетности должен предоставлять функционал для фильтрации и выгрузки нераспознанных записей, удовлетворяющих следующим критериям: записи, где коэффициент успешности распознавания составляет менее 90%; записи, содержащие 10% процентов неразборчивых фрагментов. Интерфейс выгрузки должен позволять выбирать диапазон дат, операторов канала </w:t>
              </w:r>
              <w:r w:rsidRPr="003F1B40">
                <w:rPr>
                  <w:lang w:val="ru-RU"/>
                  <w:rPrChange w:id="2717" w:author="Никита Гринь" w:date="2026-08-04T14:50:00Z" w16du:dateUtc="2026-08-04T11:50:00Z">
                    <w:rPr/>
                  </w:rPrChange>
                </w:rPr>
                <w:lastRenderedPageBreak/>
                <w:t>телефония или онлайн-чата, номера телефонов, для фильтрации нераспознанных записей. Формат выгружаемых данных должен включать аудиофайл исходной записи, время начала и окончания каждого сегмента записи, транскрипт попытки распознавания, оценку качества распознавания в процентах.</w:t>
              </w:r>
            </w:ins>
          </w:p>
        </w:tc>
        <w:tc>
          <w:tcPr>
            <w:tcW w:w="6667" w:type="dxa"/>
            <w:hideMark/>
            <w:tcPrChange w:id="2718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4A3FFE0" w14:textId="77777777" w:rsidR="00C061A1" w:rsidRPr="003F1B40" w:rsidRDefault="00C061A1">
            <w:pPr>
              <w:rPr>
                <w:ins w:id="2719" w:author="Никита Гринь" w:date="2026-08-04T14:42:00Z"/>
                <w:lang w:val="ru-RU"/>
                <w:rPrChange w:id="2720" w:author="Никита Гринь" w:date="2026-08-04T14:51:00Z" w16du:dateUtc="2026-08-04T11:51:00Z">
                  <w:rPr>
                    <w:ins w:id="2721" w:author="Никита Гринь" w:date="2026-08-04T14:42:00Z"/>
                  </w:rPr>
                </w:rPrChange>
              </w:rPr>
            </w:pPr>
            <w:ins w:id="2722" w:author="Никита Гринь" w:date="2026-08-04T14:42:00Z">
              <w:r w:rsidRPr="003F1B40">
                <w:rPr>
                  <w:lang w:val="ru-RU"/>
                  <w:rPrChange w:id="2723" w:author="Никита Гринь" w:date="2026-08-04T14:50:00Z" w16du:dateUtc="2026-08-04T11:50:00Z">
                    <w:rPr/>
                  </w:rPrChange>
                </w:rPr>
                <w:lastRenderedPageBreak/>
                <w:t xml:space="preserve">Выгрузка нераспознанных записей </w:t>
              </w:r>
              <w:r w:rsidRPr="00C061A1">
                <w:t>ASR</w:t>
              </w:r>
              <w:r w:rsidRPr="003F1B40">
                <w:rPr>
                  <w:lang w:val="ru-RU"/>
                  <w:rPrChange w:id="2724" w:author="Никита Гринь" w:date="2026-08-04T14:50:00Z" w16du:dateUtc="2026-08-04T11:50:00Z">
                    <w:rPr/>
                  </w:rPrChange>
                </w:rPr>
                <w:t xml:space="preserve">. Фильтры: диапазон дат, оператор (телефония / онлайн-чат), номер телефона; критерии §4.7.3.5.2–3. Состав выгрузки: аудиофайл, время начала/окончания сегмента, транскрипт попытки, оценка качества %. </w:t>
              </w:r>
              <w:r w:rsidRPr="003F1B40">
                <w:rPr>
                  <w:lang w:val="ru-RU"/>
                  <w:rPrChange w:id="2725" w:author="Никита Гринь" w:date="2026-08-04T14:51:00Z" w16du:dateUtc="2026-08-04T11:51:00Z">
                    <w:rPr/>
                  </w:rPrChange>
                </w:rPr>
                <w:t xml:space="preserve">Вид: интерфейс фильтрации + пакетная выгрузка.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726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727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728" w:author="Никита Гринь" w:date="2026-08-04T14:51:00Z" w16du:dateUtc="2026-08-04T11:51:00Z">
                    <w:rPr/>
                  </w:rPrChange>
                </w:rPr>
                <w:t xml:space="preserve">-02, </w:t>
              </w:r>
              <w:r w:rsidRPr="00C061A1">
                <w:t>RPT</w:t>
              </w:r>
              <w:r w:rsidRPr="003F1B40">
                <w:rPr>
                  <w:lang w:val="ru-RU"/>
                  <w:rPrChange w:id="2729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730" w:author="Никита Гринь" w:date="2026-08-04T14:51:00Z" w16du:dateUtc="2026-08-04T11:51:00Z">
                    <w:rPr/>
                  </w:rPrChange>
                </w:rPr>
                <w:t>-06.</w:t>
              </w:r>
            </w:ins>
          </w:p>
        </w:tc>
        <w:tc>
          <w:tcPr>
            <w:tcW w:w="851" w:type="dxa"/>
            <w:hideMark/>
            <w:tcPrChange w:id="2731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529C3D1E" w14:textId="77777777" w:rsidR="00C061A1" w:rsidRPr="00C061A1" w:rsidRDefault="00C061A1">
            <w:pPr>
              <w:rPr>
                <w:ins w:id="2732" w:author="Никита Гринь" w:date="2026-08-04T14:42:00Z"/>
              </w:rPr>
            </w:pPr>
            <w:ins w:id="2733" w:author="Никита Гринь" w:date="2026-08-04T14:42:00Z">
              <w:r w:rsidRPr="00C061A1">
                <w:t>4.7.3.5</w:t>
              </w:r>
            </w:ins>
          </w:p>
        </w:tc>
      </w:tr>
      <w:tr w:rsidR="00C061A1" w:rsidRPr="00C061A1" w14:paraId="00543F38" w14:textId="77777777" w:rsidTr="00C061A1">
        <w:trPr>
          <w:trHeight w:val="1458"/>
          <w:ins w:id="2734" w:author="Никита Гринь" w:date="2026-08-04T14:42:00Z"/>
          <w:trPrChange w:id="2735" w:author="Никита Гринь" w:date="2026-08-04T14:43:00Z" w16du:dateUtc="2026-08-04T11:43:00Z">
            <w:trPr>
              <w:trHeight w:val="1458"/>
            </w:trPr>
          </w:trPrChange>
        </w:trPr>
        <w:tc>
          <w:tcPr>
            <w:tcW w:w="1231" w:type="dxa"/>
            <w:hideMark/>
            <w:tcPrChange w:id="2736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F15207C" w14:textId="77777777" w:rsidR="00C061A1" w:rsidRPr="00C061A1" w:rsidRDefault="00C061A1">
            <w:pPr>
              <w:rPr>
                <w:ins w:id="2737" w:author="Никита Гринь" w:date="2026-08-04T14:42:00Z"/>
              </w:rPr>
            </w:pPr>
            <w:ins w:id="2738" w:author="Никита Гринь" w:date="2026-08-04T14:42:00Z">
              <w:r w:rsidRPr="00C061A1">
                <w:t>FR-RPT-CC-17</w:t>
              </w:r>
            </w:ins>
          </w:p>
        </w:tc>
        <w:tc>
          <w:tcPr>
            <w:tcW w:w="4146" w:type="dxa"/>
            <w:hideMark/>
            <w:tcPrChange w:id="2739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288C0380" w14:textId="77777777" w:rsidR="00C061A1" w:rsidRPr="003F1B40" w:rsidRDefault="00C061A1">
            <w:pPr>
              <w:rPr>
                <w:ins w:id="2740" w:author="Никита Гринь" w:date="2026-08-04T14:42:00Z"/>
                <w:lang w:val="ru-RU"/>
                <w:rPrChange w:id="2741" w:author="Никита Гринь" w:date="2026-08-04T14:51:00Z" w16du:dateUtc="2026-08-04T11:51:00Z">
                  <w:rPr>
                    <w:ins w:id="2742" w:author="Никита Гринь" w:date="2026-08-04T14:42:00Z"/>
                  </w:rPr>
                </w:rPrChange>
              </w:rPr>
            </w:pPr>
            <w:ins w:id="2743" w:author="Никита Гринь" w:date="2026-08-04T14:42:00Z">
              <w:r w:rsidRPr="003F1B40">
                <w:rPr>
                  <w:lang w:val="ru-RU"/>
                  <w:rPrChange w:id="2744" w:author="Никита Гринь" w:date="2026-08-04T14:51:00Z" w16du:dateUtc="2026-08-04T11:51:00Z">
                    <w:rPr/>
                  </w:rPrChange>
                </w:rPr>
                <w:t xml:space="preserve">Модуль Контакт-центра должна формировать следующие настраиваемые виды отчетов: категоризация запросов пользователей и клиентов, а также ответов модуля </w:t>
              </w:r>
              <w:r w:rsidRPr="00C061A1">
                <w:t>LLM</w:t>
              </w:r>
              <w:r w:rsidRPr="003F1B40">
                <w:rPr>
                  <w:lang w:val="ru-RU"/>
                  <w:rPrChange w:id="2745" w:author="Никита Гринь" w:date="2026-08-04T14:51:00Z" w16du:dateUtc="2026-08-04T11:51:00Z">
                    <w:rPr/>
                  </w:rPrChange>
                </w:rPr>
                <w:t xml:space="preserve"> по тематикам (анализ тематики как по запросу, так и по ответу).</w:t>
              </w:r>
            </w:ins>
          </w:p>
        </w:tc>
        <w:tc>
          <w:tcPr>
            <w:tcW w:w="6667" w:type="dxa"/>
            <w:hideMark/>
            <w:tcPrChange w:id="274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1E6EFFCC" w14:textId="77777777" w:rsidR="00C061A1" w:rsidRPr="003F1B40" w:rsidRDefault="00C061A1">
            <w:pPr>
              <w:rPr>
                <w:ins w:id="2747" w:author="Никита Гринь" w:date="2026-08-04T14:42:00Z"/>
                <w:lang w:val="ru-RU"/>
                <w:rPrChange w:id="2748" w:author="Никита Гринь" w:date="2026-08-04T14:51:00Z" w16du:dateUtc="2026-08-04T11:51:00Z">
                  <w:rPr>
                    <w:ins w:id="2749" w:author="Никита Гринь" w:date="2026-08-04T14:42:00Z"/>
                  </w:rPr>
                </w:rPrChange>
              </w:rPr>
            </w:pPr>
            <w:ins w:id="2750" w:author="Никита Гринь" w:date="2026-08-04T14:42:00Z">
              <w:r w:rsidRPr="003F1B40">
                <w:rPr>
                  <w:lang w:val="ru-RU"/>
                  <w:rPrChange w:id="2751" w:author="Никита Гринь" w:date="2026-08-04T14:51:00Z" w16du:dateUtc="2026-08-04T11:51:00Z">
                    <w:rPr/>
                  </w:rPrChange>
                </w:rPr>
                <w:t xml:space="preserve">Готовый отчёт «Категоризация по тематикам». Формула: доля тематики = число обращений или ответов данной тематики / общее число за период × 100%. Фильтры: период, канал, тематика запроса, тематика ответа. Вид: круговая/столбчатая диаграмма + сводная таблица. Периоды: день / неделя / месяц.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752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753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754" w:author="Никита Гринь" w:date="2026-08-04T14:51:00Z" w16du:dateUtc="2026-08-04T11:51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3F1B40">
                <w:rPr>
                  <w:lang w:val="ru-RU"/>
                  <w:rPrChange w:id="2755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756" w:author="Никита Гринь" w:date="2026-08-04T14:51:00Z" w16du:dateUtc="2026-08-04T11:51:00Z">
                    <w:rPr/>
                  </w:rPrChange>
                </w:rPr>
                <w:t>-08.</w:t>
              </w:r>
            </w:ins>
          </w:p>
        </w:tc>
        <w:tc>
          <w:tcPr>
            <w:tcW w:w="851" w:type="dxa"/>
            <w:hideMark/>
            <w:tcPrChange w:id="2757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357F4BA" w14:textId="77777777" w:rsidR="00C061A1" w:rsidRPr="00C061A1" w:rsidRDefault="00C061A1">
            <w:pPr>
              <w:rPr>
                <w:ins w:id="2758" w:author="Никита Гринь" w:date="2026-08-04T14:42:00Z"/>
              </w:rPr>
            </w:pPr>
            <w:ins w:id="2759" w:author="Никита Гринь" w:date="2026-08-04T14:42:00Z">
              <w:r w:rsidRPr="00C061A1">
                <w:t>4.7.4.9.1</w:t>
              </w:r>
            </w:ins>
          </w:p>
        </w:tc>
      </w:tr>
      <w:tr w:rsidR="00C061A1" w:rsidRPr="00C061A1" w14:paraId="0241A2ED" w14:textId="77777777" w:rsidTr="00C061A1">
        <w:trPr>
          <w:trHeight w:val="1749"/>
          <w:ins w:id="2760" w:author="Никита Гринь" w:date="2026-08-04T14:42:00Z"/>
          <w:trPrChange w:id="2761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762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3B09EAEF" w14:textId="77777777" w:rsidR="00C061A1" w:rsidRPr="00C061A1" w:rsidRDefault="00C061A1">
            <w:pPr>
              <w:rPr>
                <w:ins w:id="2763" w:author="Никита Гринь" w:date="2026-08-04T14:42:00Z"/>
              </w:rPr>
            </w:pPr>
            <w:ins w:id="2764" w:author="Никита Гринь" w:date="2026-08-04T14:42:00Z">
              <w:r w:rsidRPr="00C061A1">
                <w:t>FR-RPT-CC-18</w:t>
              </w:r>
            </w:ins>
          </w:p>
        </w:tc>
        <w:tc>
          <w:tcPr>
            <w:tcW w:w="4146" w:type="dxa"/>
            <w:hideMark/>
            <w:tcPrChange w:id="2765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0686B762" w14:textId="77777777" w:rsidR="00C061A1" w:rsidRPr="00C061A1" w:rsidRDefault="00C061A1">
            <w:pPr>
              <w:rPr>
                <w:ins w:id="2766" w:author="Никита Гринь" w:date="2026-08-04T14:42:00Z"/>
                <w:lang w:val="ru-RU"/>
                <w:rPrChange w:id="2767" w:author="Никита Гринь" w:date="2026-08-04T14:42:00Z" w16du:dateUtc="2026-08-04T11:42:00Z">
                  <w:rPr>
                    <w:ins w:id="2768" w:author="Никита Гринь" w:date="2026-08-04T14:42:00Z"/>
                  </w:rPr>
                </w:rPrChange>
              </w:rPr>
            </w:pPr>
            <w:ins w:id="2769" w:author="Никита Гринь" w:date="2026-08-04T14:42:00Z">
              <w:r w:rsidRPr="00C061A1">
                <w:rPr>
                  <w:lang w:val="ru-RU"/>
                  <w:rPrChange w:id="2770" w:author="Никита Гринь" w:date="2026-08-04T14:42:00Z" w16du:dateUtc="2026-08-04T11:42:00Z">
                    <w:rPr/>
                  </w:rPrChange>
                </w:rPr>
                <w:t xml:space="preserve">отчет по диалогам с галлюцинациями </w:t>
              </w:r>
              <w:r w:rsidRPr="00C061A1">
                <w:t>LLM</w:t>
              </w:r>
              <w:r w:rsidRPr="00C061A1">
                <w:rPr>
                  <w:lang w:val="ru-RU"/>
                  <w:rPrChange w:id="2771" w:author="Никита Гринь" w:date="2026-08-04T14:42:00Z" w16du:dateUtc="2026-08-04T11:42:00Z">
                    <w:rPr/>
                  </w:rPrChange>
                </w:rPr>
                <w:t xml:space="preserve"> </w:t>
              </w:r>
              <w:r w:rsidRPr="00C061A1">
                <w:t>c</w:t>
              </w:r>
              <w:r w:rsidRPr="00C061A1">
                <w:rPr>
                  <w:lang w:val="ru-RU"/>
                  <w:rPrChange w:id="2772" w:author="Никита Гринь" w:date="2026-08-04T14:42:00Z" w16du:dateUtc="2026-08-04T11:42:00Z">
                    <w:rPr/>
                  </w:rPrChange>
                </w:rPr>
                <w:t xml:space="preserve"> возможностью просмотра запросов, полученных ответов и тематики.</w:t>
              </w:r>
            </w:ins>
          </w:p>
        </w:tc>
        <w:tc>
          <w:tcPr>
            <w:tcW w:w="6667" w:type="dxa"/>
            <w:hideMark/>
            <w:tcPrChange w:id="2773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935E352" w14:textId="77777777" w:rsidR="00C061A1" w:rsidRPr="003F1B40" w:rsidRDefault="00C061A1">
            <w:pPr>
              <w:rPr>
                <w:ins w:id="2774" w:author="Никита Гринь" w:date="2026-08-04T14:42:00Z"/>
                <w:lang w:val="ru-RU"/>
                <w:rPrChange w:id="2775" w:author="Никита Гринь" w:date="2026-08-04T14:51:00Z" w16du:dateUtc="2026-08-04T11:51:00Z">
                  <w:rPr>
                    <w:ins w:id="2776" w:author="Никита Гринь" w:date="2026-08-04T14:42:00Z"/>
                  </w:rPr>
                </w:rPrChange>
              </w:rPr>
            </w:pPr>
            <w:ins w:id="2777" w:author="Никита Гринь" w:date="2026-08-04T14:42:00Z">
              <w:r w:rsidRPr="003F1B40">
                <w:rPr>
                  <w:lang w:val="ru-RU"/>
                  <w:rPrChange w:id="2778" w:author="Никита Гринь" w:date="2026-08-04T14:51:00Z" w16du:dateUtc="2026-08-04T11:51:00Z">
                    <w:rPr/>
                  </w:rPrChange>
                </w:rPr>
                <w:t xml:space="preserve">Готовый отчёт «Диалоги с галлюцинациями </w:t>
              </w:r>
              <w:r w:rsidRPr="00C061A1">
                <w:t>LLM</w:t>
              </w:r>
              <w:r w:rsidRPr="003F1B40">
                <w:rPr>
                  <w:lang w:val="ru-RU"/>
                  <w:rPrChange w:id="2779" w:author="Никита Гринь" w:date="2026-08-04T14:51:00Z" w16du:dateUtc="2026-08-04T11:51:00Z">
                    <w:rPr/>
                  </w:rPrChange>
                </w:rPr>
                <w:t xml:space="preserve">». Признаки: ответ вне СУЗ, низкая опора на источники, пометка аналитика, отметка оператора. Состав: запрос, ответ, тематика, канал, оператор; переход в карточку диалога. Формулы: число таких диалогов; доля = число диалогов с галлюцинацией / число всех диалогов с ответом </w:t>
              </w:r>
              <w:r w:rsidRPr="00C061A1">
                <w:t>LLM</w:t>
              </w:r>
              <w:r w:rsidRPr="003F1B40">
                <w:rPr>
                  <w:lang w:val="ru-RU"/>
                  <w:rPrChange w:id="2780" w:author="Никита Гринь" w:date="2026-08-04T14:51:00Z" w16du:dateUtc="2026-08-04T11:51:00Z">
                    <w:rPr/>
                  </w:rPrChange>
                </w:rPr>
                <w:t xml:space="preserve"> за период × 100%. Фильтры: период, канал, тематика, оператор. Вид: таблица кейсов.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781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782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783" w:author="Никита Гринь" w:date="2026-08-04T14:51:00Z" w16du:dateUtc="2026-08-04T11:51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3F1B40">
                <w:rPr>
                  <w:lang w:val="ru-RU"/>
                  <w:rPrChange w:id="2784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785" w:author="Никита Гринь" w:date="2026-08-04T14:51:00Z" w16du:dateUtc="2026-08-04T11:51:00Z">
                    <w:rPr/>
                  </w:rPrChange>
                </w:rPr>
                <w:t>-08.</w:t>
              </w:r>
            </w:ins>
          </w:p>
        </w:tc>
        <w:tc>
          <w:tcPr>
            <w:tcW w:w="851" w:type="dxa"/>
            <w:hideMark/>
            <w:tcPrChange w:id="2786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35EADE3" w14:textId="77777777" w:rsidR="00C061A1" w:rsidRPr="00C061A1" w:rsidRDefault="00C061A1">
            <w:pPr>
              <w:rPr>
                <w:ins w:id="2787" w:author="Никита Гринь" w:date="2026-08-04T14:42:00Z"/>
              </w:rPr>
            </w:pPr>
            <w:ins w:id="2788" w:author="Никита Гринь" w:date="2026-08-04T14:42:00Z">
              <w:r w:rsidRPr="00C061A1">
                <w:t>4.7.4.9.2</w:t>
              </w:r>
            </w:ins>
          </w:p>
        </w:tc>
      </w:tr>
      <w:tr w:rsidR="00C061A1" w:rsidRPr="00C061A1" w14:paraId="6D9DD63F" w14:textId="77777777" w:rsidTr="00C061A1">
        <w:trPr>
          <w:trHeight w:val="1458"/>
          <w:ins w:id="2789" w:author="Никита Гринь" w:date="2026-08-04T14:42:00Z"/>
          <w:trPrChange w:id="2790" w:author="Никита Гринь" w:date="2026-08-04T14:43:00Z" w16du:dateUtc="2026-08-04T11:43:00Z">
            <w:trPr>
              <w:trHeight w:val="1458"/>
            </w:trPr>
          </w:trPrChange>
        </w:trPr>
        <w:tc>
          <w:tcPr>
            <w:tcW w:w="1231" w:type="dxa"/>
            <w:hideMark/>
            <w:tcPrChange w:id="2791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B142030" w14:textId="77777777" w:rsidR="00C061A1" w:rsidRPr="00C061A1" w:rsidRDefault="00C061A1">
            <w:pPr>
              <w:rPr>
                <w:ins w:id="2792" w:author="Никита Гринь" w:date="2026-08-04T14:42:00Z"/>
              </w:rPr>
            </w:pPr>
            <w:ins w:id="2793" w:author="Никита Гринь" w:date="2026-08-04T14:42:00Z">
              <w:r w:rsidRPr="00C061A1">
                <w:lastRenderedPageBreak/>
                <w:t>FR-RPT-CC-19</w:t>
              </w:r>
            </w:ins>
          </w:p>
        </w:tc>
        <w:tc>
          <w:tcPr>
            <w:tcW w:w="4146" w:type="dxa"/>
            <w:hideMark/>
            <w:tcPrChange w:id="2794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3E238CDC" w14:textId="77777777" w:rsidR="00C061A1" w:rsidRPr="003F1B40" w:rsidRDefault="00C061A1">
            <w:pPr>
              <w:rPr>
                <w:ins w:id="2795" w:author="Никита Гринь" w:date="2026-08-04T14:42:00Z"/>
                <w:lang w:val="ru-RU"/>
                <w:rPrChange w:id="2796" w:author="Никита Гринь" w:date="2026-08-04T14:51:00Z" w16du:dateUtc="2026-08-04T11:51:00Z">
                  <w:rPr>
                    <w:ins w:id="2797" w:author="Никита Гринь" w:date="2026-08-04T14:42:00Z"/>
                  </w:rPr>
                </w:rPrChange>
              </w:rPr>
            </w:pPr>
            <w:ins w:id="2798" w:author="Никита Гринь" w:date="2026-08-04T14:42:00Z">
              <w:r w:rsidRPr="003F1B40">
                <w:rPr>
                  <w:lang w:val="ru-RU"/>
                  <w:rPrChange w:id="2799" w:author="Никита Гринь" w:date="2026-08-04T14:51:00Z" w16du:dateUtc="2026-08-04T11:51:00Z">
                    <w:rPr/>
                  </w:rPrChange>
                </w:rPr>
                <w:t>Модуль Контакт-центра позволять строить статистические диаграммы, а также выгружать их в формате .</w:t>
              </w:r>
              <w:r w:rsidRPr="00C061A1">
                <w:t>png</w:t>
              </w:r>
              <w:r w:rsidRPr="003F1B40">
                <w:rPr>
                  <w:lang w:val="ru-RU"/>
                  <w:rPrChange w:id="2800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csv</w:t>
              </w:r>
              <w:r w:rsidRPr="003F1B40">
                <w:rPr>
                  <w:lang w:val="ru-RU"/>
                  <w:rPrChange w:id="2801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xlsx</w:t>
              </w:r>
              <w:r w:rsidRPr="003F1B40">
                <w:rPr>
                  <w:lang w:val="ru-RU"/>
                  <w:rPrChange w:id="2802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doc</w:t>
              </w:r>
              <w:r w:rsidRPr="003F1B40">
                <w:rPr>
                  <w:lang w:val="ru-RU"/>
                  <w:rPrChange w:id="2803" w:author="Никита Гринь" w:date="2026-08-04T14:51:00Z" w16du:dateUtc="2026-08-04T11:51:00Z">
                    <w:rPr/>
                  </w:rPrChange>
                </w:rPr>
                <w:t>х и других. Модуль Контакт-центра должен уметь формировать статистику в виде сводных таблиц, графиков, диаграмм.</w:t>
              </w:r>
            </w:ins>
          </w:p>
        </w:tc>
        <w:tc>
          <w:tcPr>
            <w:tcW w:w="6667" w:type="dxa"/>
            <w:hideMark/>
            <w:tcPrChange w:id="2804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4DF9FF9" w14:textId="77777777" w:rsidR="00C061A1" w:rsidRPr="00C061A1" w:rsidRDefault="00C061A1">
            <w:pPr>
              <w:rPr>
                <w:ins w:id="2805" w:author="Никита Гринь" w:date="2026-08-04T14:42:00Z"/>
              </w:rPr>
            </w:pPr>
            <w:ins w:id="2806" w:author="Никита Гринь" w:date="2026-08-04T14:42:00Z">
              <w:r w:rsidRPr="003F1B40">
                <w:rPr>
                  <w:lang w:val="ru-RU"/>
                  <w:rPrChange w:id="2807" w:author="Никита Гринь" w:date="2026-08-04T14:51:00Z" w16du:dateUtc="2026-08-04T11:51:00Z">
                    <w:rPr/>
                  </w:rPrChange>
                </w:rPr>
                <w:t>Для отчётов модуля «Отчётность» доступны представления: сводные таблицы, графики, диаграммы; выгрузка .</w:t>
              </w:r>
              <w:r w:rsidRPr="00C061A1">
                <w:t>png</w:t>
              </w:r>
              <w:r w:rsidRPr="003F1B40">
                <w:rPr>
                  <w:lang w:val="ru-RU"/>
                  <w:rPrChange w:id="2808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csv</w:t>
              </w:r>
              <w:r w:rsidRPr="003F1B40">
                <w:rPr>
                  <w:lang w:val="ru-RU"/>
                  <w:rPrChange w:id="2809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xlsx</w:t>
              </w:r>
              <w:r w:rsidRPr="003F1B40">
                <w:rPr>
                  <w:lang w:val="ru-RU"/>
                  <w:rPrChange w:id="2810" w:author="Никита Гринь" w:date="2026-08-04T14:51:00Z" w16du:dateUtc="2026-08-04T11:51:00Z">
                    <w:rPr/>
                  </w:rPrChange>
                </w:rPr>
                <w:t>, .</w:t>
              </w:r>
              <w:r w:rsidRPr="00C061A1">
                <w:t>docx</w:t>
              </w:r>
              <w:r w:rsidRPr="003F1B40">
                <w:rPr>
                  <w:lang w:val="ru-RU"/>
                  <w:rPrChange w:id="2811" w:author="Никита Гринь" w:date="2026-08-04T14:51:00Z" w16du:dateUtc="2026-08-04T11:51:00Z">
                    <w:rPr/>
                  </w:rPrChange>
                </w:rPr>
                <w:t xml:space="preserve"> и иных согласованных форматов. </w:t>
              </w:r>
              <w:r w:rsidRPr="00C061A1">
                <w:t>Приёмка: RPT-T-09.</w:t>
              </w:r>
            </w:ins>
          </w:p>
        </w:tc>
        <w:tc>
          <w:tcPr>
            <w:tcW w:w="851" w:type="dxa"/>
            <w:hideMark/>
            <w:tcPrChange w:id="2812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4208FB4F" w14:textId="77777777" w:rsidR="00C061A1" w:rsidRPr="00C061A1" w:rsidRDefault="00C061A1">
            <w:pPr>
              <w:rPr>
                <w:ins w:id="2813" w:author="Никита Гринь" w:date="2026-08-04T14:42:00Z"/>
              </w:rPr>
            </w:pPr>
            <w:ins w:id="2814" w:author="Никита Гринь" w:date="2026-08-04T14:42:00Z">
              <w:r w:rsidRPr="00C061A1">
                <w:t>4.7.5, 4.7.7</w:t>
              </w:r>
            </w:ins>
          </w:p>
        </w:tc>
      </w:tr>
      <w:tr w:rsidR="00C061A1" w:rsidRPr="00C061A1" w14:paraId="378977D8" w14:textId="77777777" w:rsidTr="00C061A1">
        <w:trPr>
          <w:trHeight w:val="875"/>
          <w:ins w:id="2815" w:author="Никита Гринь" w:date="2026-08-04T14:42:00Z"/>
          <w:trPrChange w:id="2816" w:author="Никита Гринь" w:date="2026-08-04T14:43:00Z" w16du:dateUtc="2026-08-04T11:43:00Z">
            <w:trPr>
              <w:trHeight w:val="875"/>
            </w:trPr>
          </w:trPrChange>
        </w:trPr>
        <w:tc>
          <w:tcPr>
            <w:tcW w:w="1231" w:type="dxa"/>
            <w:hideMark/>
            <w:tcPrChange w:id="2817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5B3112D7" w14:textId="77777777" w:rsidR="00C061A1" w:rsidRPr="00C061A1" w:rsidRDefault="00C061A1">
            <w:pPr>
              <w:rPr>
                <w:ins w:id="2818" w:author="Никита Гринь" w:date="2026-08-04T14:42:00Z"/>
              </w:rPr>
            </w:pPr>
            <w:ins w:id="2819" w:author="Никита Гринь" w:date="2026-08-04T14:42:00Z">
              <w:r w:rsidRPr="00C061A1">
                <w:t>FR-RPT-CC-20</w:t>
              </w:r>
            </w:ins>
          </w:p>
        </w:tc>
        <w:tc>
          <w:tcPr>
            <w:tcW w:w="4146" w:type="dxa"/>
            <w:hideMark/>
            <w:tcPrChange w:id="2820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04ACA7F0" w14:textId="77777777" w:rsidR="00C061A1" w:rsidRPr="003F1B40" w:rsidRDefault="00C061A1">
            <w:pPr>
              <w:rPr>
                <w:ins w:id="2821" w:author="Никита Гринь" w:date="2026-08-04T14:42:00Z"/>
                <w:lang w:val="ru-RU"/>
                <w:rPrChange w:id="2822" w:author="Никита Гринь" w:date="2026-08-04T14:51:00Z" w16du:dateUtc="2026-08-04T11:51:00Z">
                  <w:rPr>
                    <w:ins w:id="2823" w:author="Никита Гринь" w:date="2026-08-04T14:42:00Z"/>
                  </w:rPr>
                </w:rPrChange>
              </w:rPr>
            </w:pPr>
            <w:ins w:id="2824" w:author="Никита Гринь" w:date="2026-08-04T14:42:00Z">
              <w:r w:rsidRPr="003F1B40">
                <w:rPr>
                  <w:lang w:val="ru-RU"/>
                  <w:rPrChange w:id="2825" w:author="Никита Гринь" w:date="2026-08-04T14:51:00Z" w16du:dateUtc="2026-08-04T11:51:00Z">
                    <w:rPr/>
                  </w:rPrChange>
                </w:rPr>
                <w:t>Модуль Контакт-центра должен генерировать отчеты регулярно (ежедневно, еженедельно, ежемесячно), а также по запросу.</w:t>
              </w:r>
            </w:ins>
          </w:p>
        </w:tc>
        <w:tc>
          <w:tcPr>
            <w:tcW w:w="6667" w:type="dxa"/>
            <w:hideMark/>
            <w:tcPrChange w:id="2826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6EB34FE4" w14:textId="77777777" w:rsidR="00C061A1" w:rsidRPr="00C061A1" w:rsidRDefault="00C061A1">
            <w:pPr>
              <w:rPr>
                <w:ins w:id="2827" w:author="Никита Гринь" w:date="2026-08-04T14:42:00Z"/>
              </w:rPr>
            </w:pPr>
            <w:ins w:id="2828" w:author="Никита Гринь" w:date="2026-08-04T14:42:00Z">
              <w:r w:rsidRPr="003F1B40">
                <w:rPr>
                  <w:lang w:val="ru-RU"/>
                  <w:rPrChange w:id="2829" w:author="Никита Гринь" w:date="2026-08-04T14:51:00Z" w16du:dateUtc="2026-08-04T11:51:00Z">
                    <w:rPr/>
                  </w:rPrChange>
                </w:rPr>
                <w:t xml:space="preserve">Расписание формирования отчётов: ежедневно / еженедельно / ежемесячно и по запросу аналитика; готовый файл для скачивания или доставка по настройке. </w:t>
              </w:r>
              <w:r w:rsidRPr="00C061A1">
                <w:t>Приёмка: RPT-T-09.</w:t>
              </w:r>
            </w:ins>
          </w:p>
        </w:tc>
        <w:tc>
          <w:tcPr>
            <w:tcW w:w="851" w:type="dxa"/>
            <w:hideMark/>
            <w:tcPrChange w:id="2830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700CD663" w14:textId="77777777" w:rsidR="00C061A1" w:rsidRPr="00C061A1" w:rsidRDefault="00C061A1">
            <w:pPr>
              <w:rPr>
                <w:ins w:id="2831" w:author="Никита Гринь" w:date="2026-08-04T14:42:00Z"/>
              </w:rPr>
            </w:pPr>
            <w:ins w:id="2832" w:author="Никита Гринь" w:date="2026-08-04T14:42:00Z">
              <w:r w:rsidRPr="00C061A1">
                <w:t>4.7.6</w:t>
              </w:r>
            </w:ins>
          </w:p>
        </w:tc>
      </w:tr>
      <w:tr w:rsidR="00C061A1" w:rsidRPr="00C061A1" w14:paraId="1065C18D" w14:textId="77777777" w:rsidTr="00C061A1">
        <w:trPr>
          <w:trHeight w:val="1749"/>
          <w:ins w:id="2833" w:author="Никита Гринь" w:date="2026-08-04T14:42:00Z"/>
          <w:trPrChange w:id="2834" w:author="Никита Гринь" w:date="2026-08-04T14:43:00Z" w16du:dateUtc="2026-08-04T11:43:00Z">
            <w:trPr>
              <w:trHeight w:val="1749"/>
            </w:trPr>
          </w:trPrChange>
        </w:trPr>
        <w:tc>
          <w:tcPr>
            <w:tcW w:w="1231" w:type="dxa"/>
            <w:hideMark/>
            <w:tcPrChange w:id="2835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FC77841" w14:textId="77777777" w:rsidR="00C061A1" w:rsidRPr="00C061A1" w:rsidRDefault="00C061A1">
            <w:pPr>
              <w:rPr>
                <w:ins w:id="2836" w:author="Никита Гринь" w:date="2026-08-04T14:42:00Z"/>
              </w:rPr>
            </w:pPr>
            <w:ins w:id="2837" w:author="Никита Гринь" w:date="2026-08-04T14:42:00Z">
              <w:r w:rsidRPr="00C061A1">
                <w:t>FR-RPT-CC-21</w:t>
              </w:r>
            </w:ins>
          </w:p>
        </w:tc>
        <w:tc>
          <w:tcPr>
            <w:tcW w:w="4146" w:type="dxa"/>
            <w:hideMark/>
            <w:tcPrChange w:id="2838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125D26D7" w14:textId="77777777" w:rsidR="00C061A1" w:rsidRPr="003F1B40" w:rsidRDefault="00C061A1">
            <w:pPr>
              <w:rPr>
                <w:ins w:id="2839" w:author="Никита Гринь" w:date="2026-08-04T14:42:00Z"/>
                <w:lang w:val="ru-RU"/>
                <w:rPrChange w:id="2840" w:author="Никита Гринь" w:date="2026-08-04T14:51:00Z" w16du:dateUtc="2026-08-04T11:51:00Z">
                  <w:rPr>
                    <w:ins w:id="2841" w:author="Никита Гринь" w:date="2026-08-04T14:42:00Z"/>
                  </w:rPr>
                </w:rPrChange>
              </w:rPr>
            </w:pPr>
            <w:ins w:id="2842" w:author="Никита Гринь" w:date="2026-08-04T14:42:00Z">
              <w:r w:rsidRPr="003F1B40">
                <w:rPr>
                  <w:lang w:val="ru-RU"/>
                  <w:rPrChange w:id="2843" w:author="Никита Гринь" w:date="2026-08-04T14:51:00Z" w16du:dateUtc="2026-08-04T11:51:00Z">
                    <w:rPr/>
                  </w:rPrChange>
                </w:rPr>
                <w:t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  </w:r>
            </w:ins>
          </w:p>
        </w:tc>
        <w:tc>
          <w:tcPr>
            <w:tcW w:w="6667" w:type="dxa"/>
            <w:hideMark/>
            <w:tcPrChange w:id="2844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1AA7B5B0" w14:textId="77777777" w:rsidR="00C061A1" w:rsidRPr="003F1B40" w:rsidRDefault="00C061A1">
            <w:pPr>
              <w:rPr>
                <w:ins w:id="2845" w:author="Никита Гринь" w:date="2026-08-04T14:42:00Z"/>
                <w:lang w:val="ru-RU"/>
                <w:rPrChange w:id="2846" w:author="Никита Гринь" w:date="2026-08-04T14:51:00Z" w16du:dateUtc="2026-08-04T11:51:00Z">
                  <w:rPr>
                    <w:ins w:id="2847" w:author="Никита Гринь" w:date="2026-08-04T14:42:00Z"/>
                  </w:rPr>
                </w:rPrChange>
              </w:rPr>
            </w:pPr>
            <w:ins w:id="2848" w:author="Никита Гринь" w:date="2026-08-04T14:42:00Z">
              <w:r w:rsidRPr="003F1B40">
                <w:rPr>
                  <w:lang w:val="ru-RU"/>
                  <w:rPrChange w:id="2849" w:author="Никита Гринь" w:date="2026-08-04T14:51:00Z" w16du:dateUtc="2026-08-04T11:51:00Z">
                    <w:rPr/>
                  </w:rPrChange>
                </w:rPr>
                <w:t>Конструктор отчётов (§4.7.8): аналитик настраивает содержание, добавляет/убирает метрики, меняет формат (таблица/график/диаграмма), сохраняет шаблоны. В конструкторе также доступен отчёт по диалогам с наличием/отсутствием отметки полезности, разбивкой по операторам; аналитик может проставить отметку постфактум при разборе (запись в журнале). Выгрузка .</w:t>
              </w:r>
              <w:r w:rsidRPr="00C061A1">
                <w:t>xlsx</w:t>
              </w:r>
              <w:r w:rsidRPr="003F1B40">
                <w:rPr>
                  <w:lang w:val="ru-RU"/>
                  <w:rPrChange w:id="2850" w:author="Никита Гринь" w:date="2026-08-04T14:51:00Z" w16du:dateUtc="2026-08-04T11:51:00Z">
                    <w:rPr/>
                  </w:rPrChange>
                </w:rPr>
                <w:t xml:space="preserve"> / .</w:t>
              </w:r>
              <w:r w:rsidRPr="00C061A1">
                <w:t>pdf</w:t>
              </w:r>
              <w:r w:rsidRPr="003F1B40">
                <w:rPr>
                  <w:lang w:val="ru-RU"/>
                  <w:rPrChange w:id="2851" w:author="Никита Гринь" w:date="2026-08-04T14:51:00Z" w16du:dateUtc="2026-08-04T11:51:00Z">
                    <w:rPr/>
                  </w:rPrChange>
                </w:rPr>
                <w:t xml:space="preserve"> / .</w:t>
              </w:r>
              <w:r w:rsidRPr="00C061A1">
                <w:t>csv</w:t>
              </w:r>
              <w:r w:rsidRPr="003F1B40">
                <w:rPr>
                  <w:lang w:val="ru-RU"/>
                  <w:rPrChange w:id="2852" w:author="Никита Гринь" w:date="2026-08-04T14:51:00Z" w16du:dateUtc="2026-08-04T11:51:00Z">
                    <w:rPr/>
                  </w:rPrChange>
                </w:rPr>
                <w:t xml:space="preserve"> / .</w:t>
              </w:r>
              <w:r w:rsidRPr="00C061A1">
                <w:t>docx</w:t>
              </w:r>
              <w:r w:rsidRPr="003F1B40">
                <w:rPr>
                  <w:lang w:val="ru-RU"/>
                  <w:rPrChange w:id="2853" w:author="Никита Гринь" w:date="2026-08-04T14:51:00Z" w16du:dateUtc="2026-08-04T11:51:00Z">
                    <w:rPr/>
                  </w:rPrChange>
                </w:rPr>
                <w:t xml:space="preserve">. Приёмка: </w:t>
              </w:r>
              <w:r w:rsidRPr="00C061A1">
                <w:t>UC</w:t>
              </w:r>
              <w:r w:rsidRPr="003F1B40">
                <w:rPr>
                  <w:lang w:val="ru-RU"/>
                  <w:rPrChange w:id="2854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REP</w:t>
              </w:r>
              <w:r w:rsidRPr="003F1B40">
                <w:rPr>
                  <w:lang w:val="ru-RU"/>
                  <w:rPrChange w:id="2855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CC</w:t>
              </w:r>
              <w:r w:rsidRPr="003F1B40">
                <w:rPr>
                  <w:lang w:val="ru-RU"/>
                  <w:rPrChange w:id="2856" w:author="Никита Гринь" w:date="2026-08-04T14:51:00Z" w16du:dateUtc="2026-08-04T11:51:00Z">
                    <w:rPr/>
                  </w:rPrChange>
                </w:rPr>
                <w:t xml:space="preserve">-01, </w:t>
              </w:r>
              <w:r w:rsidRPr="00C061A1">
                <w:t>RPT</w:t>
              </w:r>
              <w:r w:rsidRPr="003F1B40">
                <w:rPr>
                  <w:lang w:val="ru-RU"/>
                  <w:rPrChange w:id="2857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858" w:author="Никита Гринь" w:date="2026-08-04T14:51:00Z" w16du:dateUtc="2026-08-04T11:51:00Z">
                    <w:rPr/>
                  </w:rPrChange>
                </w:rPr>
                <w:t xml:space="preserve">-04, </w:t>
              </w:r>
              <w:r w:rsidRPr="00C061A1">
                <w:t>RPT</w:t>
              </w:r>
              <w:r w:rsidRPr="003F1B40">
                <w:rPr>
                  <w:lang w:val="ru-RU"/>
                  <w:rPrChange w:id="2859" w:author="Никита Гринь" w:date="2026-08-04T14:51:00Z" w16du:dateUtc="2026-08-04T11:51:00Z">
                    <w:rPr/>
                  </w:rPrChange>
                </w:rPr>
                <w:t>-</w:t>
              </w:r>
              <w:r w:rsidRPr="00C061A1">
                <w:t>T</w:t>
              </w:r>
              <w:r w:rsidRPr="003F1B40">
                <w:rPr>
                  <w:lang w:val="ru-RU"/>
                  <w:rPrChange w:id="2860" w:author="Никита Гринь" w:date="2026-08-04T14:51:00Z" w16du:dateUtc="2026-08-04T11:51:00Z">
                    <w:rPr/>
                  </w:rPrChange>
                </w:rPr>
                <w:t>-10.</w:t>
              </w:r>
            </w:ins>
          </w:p>
        </w:tc>
        <w:tc>
          <w:tcPr>
            <w:tcW w:w="851" w:type="dxa"/>
            <w:hideMark/>
            <w:tcPrChange w:id="2861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2EF1E187" w14:textId="77777777" w:rsidR="00C061A1" w:rsidRPr="00C061A1" w:rsidRDefault="00C061A1">
            <w:pPr>
              <w:rPr>
                <w:ins w:id="2862" w:author="Никита Гринь" w:date="2026-08-04T14:42:00Z"/>
              </w:rPr>
            </w:pPr>
            <w:ins w:id="2863" w:author="Никита Гринь" w:date="2026-08-04T14:42:00Z">
              <w:r w:rsidRPr="00C061A1">
                <w:t>4.7.8.1–4.7.8.4</w:t>
              </w:r>
            </w:ins>
          </w:p>
        </w:tc>
      </w:tr>
      <w:tr w:rsidR="00C061A1" w:rsidRPr="00C061A1" w14:paraId="344E0172" w14:textId="77777777" w:rsidTr="00C061A1">
        <w:trPr>
          <w:trHeight w:val="3206"/>
          <w:ins w:id="2864" w:author="Никита Гринь" w:date="2026-08-04T14:42:00Z"/>
          <w:trPrChange w:id="2865" w:author="Никита Гринь" w:date="2026-08-04T14:43:00Z" w16du:dateUtc="2026-08-04T11:43:00Z">
            <w:trPr>
              <w:trHeight w:val="3206"/>
            </w:trPr>
          </w:trPrChange>
        </w:trPr>
        <w:tc>
          <w:tcPr>
            <w:tcW w:w="1231" w:type="dxa"/>
            <w:hideMark/>
            <w:tcPrChange w:id="2866" w:author="Никита Гринь" w:date="2026-08-04T14:43:00Z" w16du:dateUtc="2026-08-04T11:43:00Z">
              <w:tcPr>
                <w:tcW w:w="2000" w:type="dxa"/>
                <w:gridSpan w:val="2"/>
                <w:hideMark/>
              </w:tcPr>
            </w:tcPrChange>
          </w:tcPr>
          <w:p w14:paraId="2ABEF8F8" w14:textId="77777777" w:rsidR="00C061A1" w:rsidRPr="00C061A1" w:rsidRDefault="00C061A1">
            <w:pPr>
              <w:rPr>
                <w:ins w:id="2867" w:author="Никита Гринь" w:date="2026-08-04T14:42:00Z"/>
              </w:rPr>
            </w:pPr>
            <w:ins w:id="2868" w:author="Никита Гринь" w:date="2026-08-04T14:42:00Z">
              <w:r w:rsidRPr="00C061A1">
                <w:lastRenderedPageBreak/>
                <w:t>FR-RPT-CC-22</w:t>
              </w:r>
            </w:ins>
          </w:p>
        </w:tc>
        <w:tc>
          <w:tcPr>
            <w:tcW w:w="4146" w:type="dxa"/>
            <w:hideMark/>
            <w:tcPrChange w:id="2869" w:author="Никита Гринь" w:date="2026-08-04T14:43:00Z" w16du:dateUtc="2026-08-04T11:43:00Z">
              <w:tcPr>
                <w:tcW w:w="5580" w:type="dxa"/>
                <w:gridSpan w:val="2"/>
                <w:hideMark/>
              </w:tcPr>
            </w:tcPrChange>
          </w:tcPr>
          <w:p w14:paraId="7B620527" w14:textId="77777777" w:rsidR="00C061A1" w:rsidRPr="003F1B40" w:rsidRDefault="00C061A1">
            <w:pPr>
              <w:rPr>
                <w:ins w:id="2870" w:author="Никита Гринь" w:date="2026-08-04T14:42:00Z"/>
                <w:lang w:val="ru-RU"/>
                <w:rPrChange w:id="2871" w:author="Никита Гринь" w:date="2026-08-04T14:52:00Z" w16du:dateUtc="2026-08-04T11:52:00Z">
                  <w:rPr>
                    <w:ins w:id="2872" w:author="Никита Гринь" w:date="2026-08-04T14:42:00Z"/>
                  </w:rPr>
                </w:rPrChange>
              </w:rPr>
            </w:pPr>
            <w:ins w:id="2873" w:author="Никита Гринь" w:date="2026-08-04T14:42:00Z">
              <w:r w:rsidRPr="003F1B40">
                <w:rPr>
                  <w:lang w:val="ru-RU"/>
                  <w:rPrChange w:id="2874" w:author="Никита Гринь" w:date="2026-08-04T14:51:00Z" w16du:dateUtc="2026-08-04T11:51:00Z">
                    <w:rPr/>
                  </w:rPrChange>
                </w:rPr>
                <w:t xml:space="preserve">4.3.1.13. Модуль Контакт-центра должен подключаться к единой истории взаимодействий с клиентом во всех каналах коммуникации банка, анализировать её и при запросе оператора канала телефония отображать краткую выжимку (саммаризация) о предыдущих взаимодействиях с клиентом. </w:t>
              </w:r>
              <w:r w:rsidRPr="003F1B40">
                <w:rPr>
                  <w:lang w:val="ru-RU"/>
                  <w:rPrChange w:id="2875" w:author="Никита Гринь" w:date="2026-08-04T14:52:00Z" w16du:dateUtc="2026-08-04T11:52:00Z">
                    <w:rPr/>
                  </w:rPrChange>
                </w:rPr>
                <w:t xml:space="preserve">4.3.1.14. Ответ модуля </w:t>
              </w:r>
              <w:r w:rsidRPr="00C061A1">
                <w:t>LLM</w:t>
              </w:r>
              <w:r w:rsidRPr="003F1B40">
                <w:rPr>
                  <w:lang w:val="ru-RU"/>
                  <w:rPrChange w:id="2876" w:author="Никита Гринь" w:date="2026-08-04T14:52:00Z" w16du:dateUtc="2026-08-04T11:52:00Z">
                    <w:rPr/>
                  </w:rPrChange>
                </w:rPr>
                <w:t xml:space="preserve"> должен предоставляться клиенту на основе контекста предыдущих диалогов с данным клиентом с возможностью настройки автоматического использования или ручного вызова данного функционала.</w:t>
              </w:r>
            </w:ins>
          </w:p>
        </w:tc>
        <w:tc>
          <w:tcPr>
            <w:tcW w:w="6667" w:type="dxa"/>
            <w:hideMark/>
            <w:tcPrChange w:id="2877" w:author="Никита Гринь" w:date="2026-08-04T14:43:00Z" w16du:dateUtc="2026-08-04T11:43:00Z">
              <w:tcPr>
                <w:tcW w:w="8920" w:type="dxa"/>
                <w:hideMark/>
              </w:tcPr>
            </w:tcPrChange>
          </w:tcPr>
          <w:p w14:paraId="7A6C98CF" w14:textId="77777777" w:rsidR="00C061A1" w:rsidRPr="00C061A1" w:rsidRDefault="00C061A1">
            <w:pPr>
              <w:rPr>
                <w:ins w:id="2878" w:author="Никита Гринь" w:date="2026-08-04T14:42:00Z"/>
              </w:rPr>
            </w:pPr>
            <w:ins w:id="2879" w:author="Никита Гринь" w:date="2026-08-04T14:42:00Z">
              <w:r w:rsidRPr="003F1B40">
                <w:rPr>
                  <w:lang w:val="ru-RU"/>
                  <w:rPrChange w:id="2880" w:author="Никита Гринь" w:date="2026-08-04T14:52:00Z" w16du:dateUtc="2026-08-04T11:52:00Z">
                    <w:rPr/>
                  </w:rPrChange>
                </w:rPr>
                <w:t>В отчётах и карточке обращения — единая лента событий телефонии (</w:t>
              </w:r>
              <w:r w:rsidRPr="00C061A1">
                <w:t>Oktell</w:t>
              </w:r>
              <w:r w:rsidRPr="003F1B40">
                <w:rPr>
                  <w:lang w:val="ru-RU"/>
                  <w:rPrChange w:id="2881" w:author="Никита Гринь" w:date="2026-08-04T14:52:00Z" w16du:dateUtc="2026-08-04T11:52:00Z">
                    <w:rPr/>
                  </w:rPrChange>
                </w:rPr>
                <w:t xml:space="preserve">) и онлайн-чата с указанием канала, времени и типа события. </w:t>
              </w:r>
              <w:r w:rsidRPr="00C061A1">
                <w:t>Фильтры: канал, период, идентификатор клиента. Приёмка: CHAT-T-13.</w:t>
              </w:r>
            </w:ins>
          </w:p>
        </w:tc>
        <w:tc>
          <w:tcPr>
            <w:tcW w:w="851" w:type="dxa"/>
            <w:hideMark/>
            <w:tcPrChange w:id="2882" w:author="Никита Гринь" w:date="2026-08-04T14:43:00Z" w16du:dateUtc="2026-08-04T11:43:00Z">
              <w:tcPr>
                <w:tcW w:w="2000" w:type="dxa"/>
                <w:gridSpan w:val="3"/>
                <w:hideMark/>
              </w:tcPr>
            </w:tcPrChange>
          </w:tcPr>
          <w:p w14:paraId="332F2FEA" w14:textId="77777777" w:rsidR="00C061A1" w:rsidRPr="00C061A1" w:rsidRDefault="00C061A1">
            <w:pPr>
              <w:rPr>
                <w:ins w:id="2883" w:author="Никита Гринь" w:date="2026-08-04T14:42:00Z"/>
              </w:rPr>
            </w:pPr>
            <w:ins w:id="2884" w:author="Никита Гринь" w:date="2026-08-04T14:42:00Z">
              <w:r w:rsidRPr="00C061A1">
                <w:t>4.3.1.13, 4.3.1.14</w:t>
              </w:r>
            </w:ins>
          </w:p>
        </w:tc>
      </w:tr>
    </w:tbl>
    <w:p w14:paraId="3850A83F" w14:textId="77777777" w:rsidR="00AF5052" w:rsidRPr="00C72715" w:rsidRDefault="00AF5052">
      <w:pPr>
        <w:pStyle w:val="3"/>
        <w:rPr>
          <w:ins w:id="2885" w:author="Никита Гринь" w:date="2026-08-04T14:26:00Z" w16du:dateUtc="2026-08-04T11:26:00Z"/>
          <w:rFonts w:ascii="Arial" w:eastAsia="Arial" w:hAnsi="Arial" w:cs="Arial"/>
          <w:lang w:val="ru-RU"/>
          <w:rPrChange w:id="2886" w:author="Никита Гринь" w:date="2026-08-04T15:07:00Z" w16du:dateUtc="2026-08-04T12:07:00Z">
            <w:rPr>
              <w:ins w:id="2887" w:author="Никита Гринь" w:date="2026-08-04T14:26:00Z" w16du:dateUtc="2026-08-04T11:26:00Z"/>
              <w:rFonts w:ascii="Arial" w:eastAsia="Arial" w:hAnsi="Arial" w:cs="Arial"/>
            </w:rPr>
          </w:rPrChange>
        </w:rPr>
      </w:pPr>
    </w:p>
    <w:p w14:paraId="0631281E" w14:textId="30D4E292" w:rsidR="009D43E8" w:rsidRPr="00A475F8" w:rsidRDefault="00C2756E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AF5052">
        <w:rPr>
          <w:rFonts w:ascii="Arial" w:eastAsia="Arial" w:hAnsi="Arial" w:cs="Arial"/>
          <w:lang w:val="ru-RU"/>
          <w:rPrChange w:id="2888" w:author="Никита Гринь" w:date="2026-08-04T14:26:00Z" w16du:dateUtc="2026-08-04T11:26:00Z">
            <w:rPr>
              <w:rFonts w:ascii="Arial" w:eastAsia="Arial" w:hAnsi="Arial" w:cs="Arial"/>
            </w:rPr>
          </w:rPrChange>
        </w:rPr>
        <w:t>.6.2. Пользовател</w:t>
      </w:r>
      <w:r w:rsidR="00006401">
        <w:rPr>
          <w:rFonts w:ascii="Arial" w:eastAsia="Arial" w:hAnsi="Arial" w:cs="Arial"/>
          <w:lang w:val="ru-RU"/>
        </w:rPr>
        <w:t>ьс</w:t>
      </w:r>
      <w:r w:rsidR="00AE5262">
        <w:rPr>
          <w:rFonts w:ascii="Arial" w:eastAsia="Arial" w:hAnsi="Arial" w:cs="Arial"/>
          <w:lang w:val="ru-RU"/>
        </w:rPr>
        <w:t>к</w:t>
      </w:r>
      <w:r w:rsidR="00317F00" w:rsidRPr="00A475F8">
        <w:rPr>
          <w:rFonts w:ascii="Arial" w:eastAsia="Arial" w:hAnsi="Arial" w:cs="Arial"/>
          <w:lang w:val="ru-RU"/>
        </w:rPr>
        <w:t>ие сценарии</w:t>
      </w:r>
    </w:p>
    <w:p w14:paraId="26DCC5C4" w14:textId="77777777" w:rsidR="009D43E8" w:rsidRPr="00A475F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A475F8">
        <w:rPr>
          <w:rFonts w:ascii="Arial" w:eastAsia="Arial" w:hAnsi="Arial" w:cs="Arial"/>
          <w:b/>
          <w:bCs/>
          <w:color w:val="000000"/>
          <w:lang w:val="ru-RU"/>
        </w:rPr>
        <w:t xml:space="preserve">[Прил.1 §4.7.4]: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REP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CC</w:t>
      </w:r>
      <w:r w:rsidRPr="00A475F8">
        <w:rPr>
          <w:rFonts w:ascii="Arial" w:eastAsia="Arial" w:hAnsi="Arial" w:cs="Arial"/>
          <w:b/>
          <w:bCs/>
          <w:color w:val="000000"/>
          <w:lang w:val="ru-RU"/>
        </w:rPr>
        <w:t>-01…02</w:t>
      </w:r>
    </w:p>
    <w:p w14:paraId="7E9BB2E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Конструктор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тов аналитика; выгрузка нераспознанного </w:t>
      </w:r>
      <w:r>
        <w:rPr>
          <w:rFonts w:ascii="Arial" w:eastAsia="Arial" w:hAnsi="Arial" w:cs="Arial"/>
          <w:color w:val="000000"/>
        </w:rPr>
        <w:t>ASR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2"/>
        <w:tblW w:w="132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375"/>
        <w:gridCol w:w="5340"/>
        <w:gridCol w:w="2550"/>
      </w:tblGrid>
      <w:tr w:rsidR="009D43E8" w14:paraId="3A4DA34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62AA1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375" w:type="dxa"/>
          </w:tcPr>
          <w:p w14:paraId="1C877E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5340" w:type="dxa"/>
          </w:tcPr>
          <w:p w14:paraId="1507D7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550" w:type="dxa"/>
          </w:tcPr>
          <w:p w14:paraId="68D123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63C1140" w14:textId="77777777" w:rsidTr="009D43E8">
        <w:tc>
          <w:tcPr>
            <w:tcW w:w="1980" w:type="dxa"/>
          </w:tcPr>
          <w:p w14:paraId="4F7E9A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UC-REP-CC-01</w:t>
            </w:r>
          </w:p>
        </w:tc>
        <w:tc>
          <w:tcPr>
            <w:tcW w:w="3375" w:type="dxa"/>
          </w:tcPr>
          <w:p w14:paraId="470BAE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Аналитик КЦ: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04"/>
                <w:id w:val="-17824356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тов → фильтры канал/период →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xlsx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pdf</w:t>
                </w:r>
              </w:sdtContent>
            </w:sdt>
          </w:p>
        </w:tc>
        <w:tc>
          <w:tcPr>
            <w:tcW w:w="5340" w:type="dxa"/>
          </w:tcPr>
          <w:p w14:paraId="26447D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Контакт-центра (§2.4 п.7) открывает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конструктор (§4.7.4.4) — фильтры по каналу, периоду и тематике.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 панели мониторинга.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FR-RPT-CC-03…11.</w:t>
            </w:r>
          </w:p>
        </w:tc>
        <w:tc>
          <w:tcPr>
            <w:tcW w:w="2550" w:type="dxa"/>
          </w:tcPr>
          <w:p w14:paraId="2CA162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4.7.4.4</w:t>
            </w:r>
          </w:p>
        </w:tc>
      </w:tr>
      <w:tr w:rsidR="009D43E8" w14:paraId="0588C4EF" w14:textId="77777777" w:rsidTr="009D43E8">
        <w:tc>
          <w:tcPr>
            <w:tcW w:w="1980" w:type="dxa"/>
          </w:tcPr>
          <w:p w14:paraId="096E8D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UC-REP-CC-02</w:t>
            </w:r>
          </w:p>
        </w:tc>
        <w:tc>
          <w:tcPr>
            <w:tcW w:w="3375" w:type="dxa"/>
          </w:tcPr>
          <w:p w14:paraId="7132A6DD" w14:textId="2B081CB8" w:rsidR="009D43E8" w:rsidRPr="003C42DA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2891" w:author="Никита Гринь" w:date="2026-08-04T15:08:00Z">
              <w:r w:rsidRPr="00681ADE">
                <w:rPr>
                  <w:rFonts w:ascii="Arial" w:eastAsia="Arial" w:hAnsi="Arial" w:cs="Arial"/>
                  <w:color w:val="000000"/>
                  <w:lang w:val="ru-RU"/>
                  <w:rPrChange w:id="2892" w:author="Никита Гринь" w:date="2026-08-04T15:11:00Z" w16du:dateUtc="2026-08-04T12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Аналитик КЦ: просмотр записей диалогов (аудио/чат + транскрипт), контроль качества </w:t>
              </w:r>
              <w:r w:rsidRPr="00C72715">
                <w:rPr>
                  <w:rFonts w:ascii="Arial" w:eastAsia="Arial" w:hAnsi="Arial" w:cs="Arial"/>
                  <w:color w:val="000000"/>
                </w:rPr>
                <w:t>ASR</w:t>
              </w:r>
              <w:r w:rsidRPr="00681ADE">
                <w:rPr>
                  <w:rFonts w:ascii="Arial" w:eastAsia="Arial" w:hAnsi="Arial" w:cs="Arial"/>
                  <w:color w:val="000000"/>
                  <w:lang w:val="ru-RU"/>
                  <w:rPrChange w:id="2893" w:author="Никита Гринь" w:date="2026-08-04T15:11:00Z" w16du:dateUtc="2026-08-04T12:1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и выгрузка нераспознанных записей в модуль «Отчётность»</w:t>
              </w:r>
            </w:ins>
            <w:del w:id="2894" w:author="Никита Гринь" w:date="2026-08-04T15:08:00Z" w16du:dateUtc="2026-08-04T12:08:00Z">
              <w:r w:rsidR="00317F00"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Просмотр записей </w:delText>
              </w:r>
              <w:r w:rsidR="00317F00"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="00317F00"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— ко</w:delText>
              </w:r>
              <w:r w:rsidR="00317F00"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нтроль качества распознавания</w:delText>
              </w:r>
            </w:del>
          </w:p>
        </w:tc>
        <w:tc>
          <w:tcPr>
            <w:tcW w:w="5340" w:type="dxa"/>
          </w:tcPr>
          <w:p w14:paraId="241D9DFB" w14:textId="77777777" w:rsidR="00C72715" w:rsidRPr="00C72715" w:rsidRDefault="00C72715" w:rsidP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896" w:author="Никита Гринь" w:date="2026-08-04T15:10:00Z"/>
                <w:rFonts w:ascii="Arial" w:eastAsia="Arial" w:hAnsi="Arial" w:cs="Arial"/>
                <w:color w:val="000000"/>
                <w:lang w:val="ru-RU"/>
                <w:rPrChange w:id="2897" w:author="Никита Гринь" w:date="2026-08-04T15:10:00Z" w16du:dateUtc="2026-08-04T12:10:00Z">
                  <w:rPr>
                    <w:ins w:id="2898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</w:pPr>
            <w:ins w:id="2899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00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Это сценарий работы аналитика с записями разговоров и распознаванием речи (ASR), а не конструктор отчётов по LLM.</w:t>
              </w:r>
            </w:ins>
          </w:p>
          <w:p w14:paraId="1F42680C" w14:textId="77777777" w:rsidR="00C72715" w:rsidRPr="00C72715" w:rsidRDefault="00C72715" w:rsidP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01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02" w:author="Никита Гринь" w:date="2026-08-04T15:10:00Z" w16du:dateUtc="2026-08-04T12:10:00Z">
                  <w:rPr>
                    <w:ins w:id="2903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</w:pPr>
            <w:ins w:id="2904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05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Что делает аналитик:</w:t>
              </w:r>
            </w:ins>
          </w:p>
          <w:p w14:paraId="519E613C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06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07" w:author="Никита Гринь" w:date="2026-08-04T15:10:00Z" w16du:dateUtc="2026-08-04T12:10:00Z">
                  <w:rPr>
                    <w:ins w:id="2908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09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10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11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Открывает каталог записей за период (все записи, без обязательного фильтра «низкая уверенность»).</w:t>
              </w:r>
            </w:ins>
          </w:p>
          <w:p w14:paraId="44052293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12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13" w:author="Никита Гринь" w:date="2026-08-04T15:10:00Z" w16du:dateUtc="2026-08-04T12:10:00Z">
                  <w:rPr>
                    <w:ins w:id="2914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15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16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17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В списке видит: дата/время, канал, оператор, ID сессии, длительность, % уверенности ASR, статус распознавания.</w:t>
              </w:r>
            </w:ins>
          </w:p>
          <w:p w14:paraId="140C2AD6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18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19" w:author="Никита Гринь" w:date="2026-08-04T15:10:00Z" w16du:dateUtc="2026-08-04T12:10:00Z">
                  <w:rPr>
                    <w:ins w:id="2920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21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22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23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Открывает карточку записи: для телефонии — аудио + транскрипт; для онлайн-чата — лента сообщений + текст.</w:t>
              </w:r>
            </w:ins>
          </w:p>
          <w:p w14:paraId="31D40785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24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25" w:author="Никита Гринь" w:date="2026-08-04T15:10:00Z" w16du:dateUtc="2026-08-04T12:10:00Z">
                  <w:rPr>
                    <w:ins w:id="2926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27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28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29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Слушает/читает и оценивает качество распознавания.</w:t>
              </w:r>
            </w:ins>
          </w:p>
          <w:p w14:paraId="2E314080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30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31" w:author="Никита Гринь" w:date="2026-08-04T15:10:00Z" w16du:dateUtc="2026-08-04T12:10:00Z">
                  <w:rPr>
                    <w:ins w:id="2932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33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34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35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При необходимости включает фильтры (в т.ч. высокая / недостаточная уверенность, период, оператор, номер).</w:t>
              </w:r>
            </w:ins>
          </w:p>
          <w:p w14:paraId="32843768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36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37" w:author="Никита Гринь" w:date="2026-08-04T15:10:00Z" w16du:dateUtc="2026-08-04T12:10:00Z">
                  <w:rPr>
                    <w:ins w:id="2938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39" w:author="Никита Гринь" w:date="2026-08-04T15:10:00Z" w16du:dateUtc="2026-08-04T12:10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40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41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Выгружает нераспознанные записи в «Отчётность» (критерии §4.7.3.5: успешность &lt; 90% или ≥ 10% неразборчивых фрагментов) — в выгрузке: аудио, время сегментов, транскрипт попытки, оценка качества %.</w:t>
              </w:r>
            </w:ins>
          </w:p>
          <w:p w14:paraId="154E6082" w14:textId="77777777" w:rsidR="00C72715" w:rsidRPr="00C72715" w:rsidRDefault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42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43" w:author="Никита Гринь" w:date="2026-08-04T15:10:00Z" w16du:dateUtc="2026-08-04T12:10:00Z">
                  <w:rPr>
                    <w:ins w:id="2944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  <w:pPrChange w:id="2945" w:author="Никита Гринь" w:date="2026-08-04T15:11:00Z" w16du:dateUtc="2026-08-04T12:11:00Z">
                <w:pPr>
                  <w:numPr>
                    <w:numId w:val="39"/>
                  </w:numPr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tabs>
                    <w:tab w:val="num" w:pos="720"/>
                  </w:tabs>
                  <w:spacing w:before="36" w:after="36"/>
                  <w:ind w:left="720" w:hanging="360"/>
                </w:pPr>
              </w:pPrChange>
            </w:pPr>
            <w:ins w:id="2946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47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Выгружает статистику/записи в .xlsx / .pdf / .csv / .docx.</w:t>
              </w:r>
            </w:ins>
          </w:p>
          <w:p w14:paraId="7AD918E4" w14:textId="77777777" w:rsidR="00C72715" w:rsidRPr="00C72715" w:rsidRDefault="00C72715" w:rsidP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48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49" w:author="Никита Гринь" w:date="2026-08-04T15:10:00Z" w16du:dateUtc="2026-08-04T12:10:00Z">
                  <w:rPr>
                    <w:ins w:id="2950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</w:pPr>
            <w:ins w:id="2951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52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 xml:space="preserve">Зачем: контроль качества преобразования речи в текст, разбор проблемных записей, </w:t>
              </w:r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53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lastRenderedPageBreak/>
                <w:t>дообучение и наполнение словарей без разработчика (§4.2.2.10–11, §4.7.3.5, §4.7.4.7).</w:t>
              </w:r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54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br/>
                <w:t>Связь с таблицей II.6.1: FR-RPT-CC-14 (качество ASR), FR-RPT-CC-16 (выгрузка нераспознанных).</w:t>
              </w:r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55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br/>
                <w:t>Приёмка: RPT-T-06.</w:t>
              </w:r>
            </w:ins>
          </w:p>
          <w:p w14:paraId="759CCF79" w14:textId="77777777" w:rsidR="00C72715" w:rsidRPr="00C72715" w:rsidRDefault="00C72715" w:rsidP="00C727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2956" w:author="Никита Гринь" w:date="2026-08-04T15:10:00Z"/>
                <w:rFonts w:ascii="Arial" w:eastAsia="Arial" w:hAnsi="Arial" w:cs="Arial"/>
                <w:color w:val="000000"/>
                <w:lang w:val="ru-RU"/>
                <w:rPrChange w:id="2957" w:author="Никита Гринь" w:date="2026-08-04T15:10:00Z" w16du:dateUtc="2026-08-04T12:10:00Z">
                  <w:rPr>
                    <w:ins w:id="2958" w:author="Никита Гринь" w:date="2026-08-04T15:10:00Z"/>
                    <w:rFonts w:ascii="Arial" w:eastAsia="Arial" w:hAnsi="Arial" w:cs="Arial"/>
                    <w:b/>
                    <w:bCs/>
                    <w:color w:val="000000"/>
                    <w:lang w:val="ru-RU"/>
                  </w:rPr>
                </w:rPrChange>
              </w:rPr>
            </w:pPr>
            <w:ins w:id="2959" w:author="Никита Гринь" w:date="2026-08-04T15:10:00Z"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60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t>Пункт в ТТ:</w:t>
              </w:r>
              <w:r w:rsidRPr="00C72715">
                <w:rPr>
                  <w:rFonts w:ascii="Arial" w:eastAsia="Arial" w:hAnsi="Arial" w:cs="Arial"/>
                  <w:color w:val="000000"/>
                  <w:lang w:val="ru-RU"/>
                  <w:rPrChange w:id="2961" w:author="Никита Гринь" w:date="2026-08-04T15:10:00Z" w16du:dateUtc="2026-08-04T12:10:00Z">
                    <w:rPr>
                      <w:rFonts w:ascii="Arial" w:eastAsia="Arial" w:hAnsi="Arial" w:cs="Arial"/>
                      <w:b/>
                      <w:bCs/>
                      <w:color w:val="000000"/>
                      <w:lang w:val="ru-RU"/>
                    </w:rPr>
                  </w:rPrChange>
                </w:rPr>
                <w:br/>
                <w:t>4.2.2.10, 4.2.2.11, 4.2.2.14, 4.2.2.17, 4.7.3.5, 4.7.4.7</w:t>
              </w:r>
            </w:ins>
          </w:p>
          <w:p w14:paraId="3F386A51" w14:textId="3A71357C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del w:id="2962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Вход:Аналитик Контакт-центра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(§2.4 п.7) авторизован в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Hub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и открывает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QA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-интерфейс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-10) или модуль «Отч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тность» для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та §4.7.3.2.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Механизм реализации:</w:delText>
              </w:r>
            </w:del>
            <w:customXmlDelRangeStart w:id="2963" w:author="Никита Гринь" w:date="2026-08-04T15:10:00Z"/>
            <w:sdt>
              <w:sdtPr>
                <w:tag w:val="goog_rdk_205"/>
                <w:id w:val="-1109164657"/>
              </w:sdtPr>
              <w:sdtContent>
                <w:customXmlDelRangeEnd w:id="2963"/>
                <w:del w:id="2964" w:author="Никита Гринь" w:date="2026-08-04T15:10:00Z" w16du:dateUtc="2026-08-04T12:10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см.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FR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-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ASR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-10 (каталог, карточка, фильтры, действия);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ETL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нераспознанных сегментов → отч</w:delText>
                  </w:r>
                </w:del>
                <w:customXmlDelRangeStart w:id="2965" w:author="Никита Гринь" w:date="2026-08-04T15:10:00Z"/>
              </w:sdtContent>
            </w:sdt>
            <w:customXmlDelRangeEnd w:id="2965"/>
            <w:del w:id="2966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</w:del>
            <w:customXmlDelRangeStart w:id="2967" w:author="Никита Гринь" w:date="2026-08-04T15:10:00Z"/>
            <w:sdt>
              <w:sdtPr>
                <w:tag w:val="goog_rdk_206"/>
                <w:id w:val="504419237"/>
              </w:sdtPr>
              <w:sdtContent>
                <w:customXmlDelRangeEnd w:id="2967"/>
                <w:del w:id="2968" w:author="Никита Гринь" w:date="2026-08-04T15:10:00Z" w16du:dateUtc="2026-08-04T12:10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т (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FR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-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ASR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-11); статистика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ASR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→ «Отч</w:delText>
                  </w:r>
                </w:del>
                <w:customXmlDelRangeStart w:id="2969" w:author="Никита Гринь" w:date="2026-08-04T15:10:00Z"/>
              </w:sdtContent>
            </w:sdt>
            <w:customXmlDelRangeEnd w:id="2969"/>
            <w:del w:id="2970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тность»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-14); выгрузка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всех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записей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-17, комм. [59]); экспорт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CSV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XLSX</w:delText>
              </w:r>
            </w:del>
            <w:del w:id="2973" w:author="Никита Гринь" w:date="2026-08-04T01:58:00Z" w16du:dateUtc="2026-08-03T22:58:00Z">
              <w:r w:rsidRPr="003C42DA" w:rsidDel="00680801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del w:id="2974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-19).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Выход: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оценка качества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и релевантности ответов;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в модуле «Отч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тность».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При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мка</w:delText>
              </w:r>
            </w:del>
            <w:customXmlDelRangeStart w:id="2975" w:author="Никита Гринь" w:date="2026-08-04T15:10:00Z"/>
            <w:sdt>
              <w:sdtPr>
                <w:tag w:val="goog_rdk_207"/>
                <w:id w:val="1135240754"/>
              </w:sdtPr>
              <w:sdtContent>
                <w:customXmlDelRangeEnd w:id="2975"/>
                <w:del w:id="2976" w:author="Никита Гринь" w:date="2026-08-04T15:10:00Z" w16du:dateUtc="2026-08-04T12:10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(пошагово, комм. [53]): (1) аналитик открывает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QA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-интерфейс → каталог </w:delText>
                  </w:r>
                </w:del>
                <w:customXmlDelRangeStart w:id="2977" w:author="Никита Гринь" w:date="2026-08-04T15:10:00Z"/>
              </w:sdtContent>
            </w:sdt>
            <w:customXmlDelRangeEnd w:id="2977"/>
            <w:del w:id="2978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всех</w:delText>
              </w:r>
            </w:del>
            <w:customXmlDelRangeStart w:id="2979" w:author="Никита Гринь" w:date="2026-08-04T15:10:00Z"/>
            <w:sdt>
              <w:sdtPr>
                <w:tag w:val="goog_rdk_208"/>
                <w:id w:val="353616001"/>
              </w:sdtPr>
              <w:sdtContent>
                <w:customXmlDelRangeEnd w:id="2979"/>
                <w:del w:id="2980" w:author="Никита Гринь" w:date="2026-08-04T15:10:00Z" w16du:dateUtc="2026-08-04T12:10:00Z"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записей за период, без принудительного фильтра «низкая уверенность»; (2) в строке каталога видны метаданные: дата/время, канал, оператор,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ID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сессии, длительность, </w:delText>
                  </w:r>
                  <w:r w:rsidDel="00C72715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confidence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, статус распознавания; (3) аналитик выбирает запись → единая карточка: аудиоплеер (телефония) или лента чата + транскрипт + те же метаданные; (4) воспроизведение аудио синхронизировано с подсветкой текущей реплики в транскрипте; (5) опциональный фильтр 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«низкая уверенность</w:delText>
                  </w:r>
                  <w:r w:rsidRPr="003C42DA" w:rsidDel="00C72715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» сужает список </w:delText>
                  </w:r>
                </w:del>
                <w:customXmlDelRangeStart w:id="2982" w:author="Никита Гринь" w:date="2026-08-04T15:10:00Z"/>
              </w:sdtContent>
            </w:sdt>
            <w:customXmlDelRangeEnd w:id="2982"/>
            <w:del w:id="2983" w:author="Никита Гринь" w:date="2026-08-04T15:10:00Z" w16du:dateUtc="2026-08-04T12:10:00Z"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по запросу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аналитика (комм. [55]); (6) аналитик может пометить реплику «кандидат эталона» / «учебный пример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», добавить термин в словарь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-13) или выгрузить </w:delText>
              </w:r>
              <w:r w:rsidRPr="003C42DA" w:rsidDel="00C72715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все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записи по фильтру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-17); (7) нераспознанные сегменты доступны в отч</w:delText>
              </w:r>
              <w:r w:rsidRPr="003C42DA" w:rsidDel="00C72715">
                <w:rPr>
                  <w:rFonts w:ascii="Arial" w:eastAsia="Arial" w:hAnsi="Arial" w:cs="Arial"/>
                  <w:lang w:val="ru-RU"/>
                </w:rPr>
                <w:delText>е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те §4.7.3.2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-14); (8) выгрузка 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CSV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PDF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/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XLSX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FR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>ASR</w:delText>
              </w:r>
              <w:r w:rsidRPr="003C42DA" w:rsidDel="00C72715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-19). </w:delText>
              </w:r>
              <w:r w:rsidDel="00C72715">
                <w:rPr>
                  <w:rFonts w:ascii="Arial" w:eastAsia="Arial" w:hAnsi="Arial" w:cs="Arial"/>
                  <w:b/>
                  <w:bCs/>
                  <w:color w:val="000000"/>
                </w:rPr>
                <w:delText>Тесты:</w:delText>
              </w:r>
              <w:r w:rsidDel="00C72715">
                <w:rPr>
                  <w:rFonts w:ascii="Arial" w:eastAsia="Arial" w:hAnsi="Arial" w:cs="Arial"/>
                  <w:color w:val="000000"/>
                </w:rPr>
                <w:delText xml:space="preserve"> CHAT-T-14 / INT-T-ASR-01.</w:delText>
              </w:r>
            </w:del>
          </w:p>
        </w:tc>
        <w:tc>
          <w:tcPr>
            <w:tcW w:w="2550" w:type="dxa"/>
          </w:tcPr>
          <w:p w14:paraId="72536C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4.2.2.10–11, 4.2.2.14, 4.2.2.17, 4.7.3</w:t>
            </w:r>
          </w:p>
        </w:tc>
      </w:tr>
    </w:tbl>
    <w:p w14:paraId="10943055" w14:textId="77777777" w:rsidR="00744349" w:rsidRDefault="00744349" w:rsidP="00744349">
      <w:pPr>
        <w:rPr>
          <w:lang w:val="ru-RU"/>
        </w:rPr>
      </w:pPr>
    </w:p>
    <w:p w14:paraId="78E3D0A5" w14:textId="77777777" w:rsidR="00744349" w:rsidRDefault="00744349" w:rsidP="00744349">
      <w:pPr>
        <w:rPr>
          <w:lang w:val="ru-RU"/>
        </w:rPr>
      </w:pPr>
    </w:p>
    <w:p w14:paraId="02E600AD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Приёмка модуля «Отчётность» (RPT-T)</w:t>
      </w:r>
    </w:p>
    <w:p w14:paraId="4CB48DF7" w14:textId="77777777" w:rsidR="002E2EDD" w:rsidRPr="002E2EDD" w:rsidRDefault="002E2EDD" w:rsidP="002E2EDD">
      <w:pPr>
        <w:rPr>
          <w:lang w:val="ru-RU"/>
        </w:rPr>
      </w:pPr>
    </w:p>
    <w:p w14:paraId="45B72183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RPT-T-01. Оперативная панель (§4.7.3.1): в реальном времени видны диалоги телефонии и онлайн-чата со сопутствующей информацией, не только сводные KPI.</w:t>
      </w:r>
    </w:p>
    <w:p w14:paraId="1D8D74D6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RPT-T-02. Отчёт релевантности (§4.7.4.1): среднее значение по каналам телефония/онлайн-чат; фильтр по периоду; выгрузка.</w:t>
      </w:r>
    </w:p>
    <w:p w14:paraId="56C7EBD7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RPT-T-03. Отчёт полезности (§4.7.4.2): доли «Воспользовался» / «Не воспользовался» / «Неполный ответ»; разбивка по операторам и периоду.</w:t>
      </w:r>
    </w:p>
    <w:p w14:paraId="4EAF767D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RPT-T-04. Отчёт по диалогам без отметки полезности (конструктор §4.7.8): список диалогов без отметки; аналитик может проставить отметку постфактум; запись в журнале.</w:t>
      </w:r>
    </w:p>
    <w:p w14:paraId="3C617C04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RPT-T-05. Отчёт повторных обращений (§4.7.4.6): значения считаются по формулам ТЗ; фильтры период/канал/тематика.</w:t>
      </w:r>
    </w:p>
    <w:p w14:paraId="02DF80CB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lastRenderedPageBreak/>
        <w:t>RPT-T-06. Отчёт качества ASR (§4.7.4.7 / §4.7.3.5): фильтрация и выгрузка нераспознанных записей по критериям ТТ.</w:t>
      </w:r>
    </w:p>
    <w:p w14:paraId="535CAF55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RPT-T-07. Отчёт по диалогам в тексте (§4.7.4.8): открывается лента реплик клиента и оператора.</w:t>
      </w:r>
    </w:p>
    <w:p w14:paraId="25BF2394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RPT-T-08. Отчёт по тематикам и галлюцинациям (§4.7.4.9): категоризация и список кейсов с просмотром запроса/ответа.</w:t>
      </w:r>
    </w:p>
    <w:p w14:paraId="30C4AB20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RPT-T-09. Расписание и выгрузка (§4.7.5–4.7.6): отчёт по расписанию (день/неделя/месяц) и по запросу; выгрузка .xlsx/.pdf/.csv/.png.</w:t>
      </w:r>
    </w:p>
    <w:p w14:paraId="03E5B39C" w14:textId="77777777" w:rsidR="002E2EDD" w:rsidRPr="002E2EDD" w:rsidRDefault="002E2EDD" w:rsidP="002E2EDD">
      <w:pPr>
        <w:rPr>
          <w:lang w:val="ru-RU"/>
        </w:rPr>
      </w:pPr>
      <w:r w:rsidRPr="002E2EDD">
        <w:rPr>
          <w:lang w:val="ru-RU"/>
        </w:rPr>
        <w:t>RPT-T-10. Конструктор (§4.7.8): создать шаблон, добавить/убрать метрики, сохранить и повторно сформировать отчёт.</w:t>
      </w:r>
    </w:p>
    <w:p w14:paraId="6AF7C017" w14:textId="1E281801" w:rsidR="00744349" w:rsidRPr="00744349" w:rsidRDefault="002E2EDD" w:rsidP="002E2EDD">
      <w:pPr>
        <w:rPr>
          <w:lang w:val="ru-RU"/>
        </w:rPr>
        <w:sectPr w:rsidR="00744349" w:rsidRPr="00744349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2E2EDD">
        <w:rPr>
          <w:lang w:val="ru-RU"/>
        </w:rPr>
        <w:t>RPT-T-11. Свод статистики онлайн-чата (§4.4.41): ключевые метрики по датам/отделам/категориям считаются по формулам свода онлайн-чата.</w:t>
      </w:r>
    </w:p>
    <w:p w14:paraId="3D912632" w14:textId="162E68BF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II</w:t>
      </w:r>
      <w:r w:rsidRPr="003C42DA">
        <w:rPr>
          <w:rFonts w:ascii="Arial" w:eastAsia="Arial" w:hAnsi="Arial" w:cs="Arial"/>
          <w:lang w:val="ru-RU"/>
        </w:rPr>
        <w:t xml:space="preserve">.7. </w:t>
      </w:r>
      <w:ins w:id="2984" w:author="Никита Гринь" w:date="2026-08-04T15:29:00Z">
        <w:r w:rsidR="00681ADE" w:rsidRPr="00681ADE">
          <w:rPr>
            <w:rFonts w:ascii="Arial" w:eastAsia="Arial" w:hAnsi="Arial" w:cs="Arial"/>
          </w:rPr>
          <w:t>II</w:t>
        </w:r>
        <w:r w:rsidR="00681ADE" w:rsidRPr="00681ADE">
          <w:rPr>
            <w:rFonts w:ascii="Arial" w:eastAsia="Arial" w:hAnsi="Arial" w:cs="Arial"/>
            <w:lang w:val="ru-RU"/>
            <w:rPrChange w:id="2985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.7. Приемка модуля Контакт-центра (</w:t>
        </w:r>
        <w:r w:rsidR="00681ADE" w:rsidRPr="00681ADE">
          <w:rPr>
            <w:rFonts w:ascii="Arial" w:eastAsia="Arial" w:hAnsi="Arial" w:cs="Arial"/>
          </w:rPr>
          <w:t>SUF</w:t>
        </w:r>
        <w:r w:rsidR="00681ADE" w:rsidRPr="00681ADE">
          <w:rPr>
            <w:rFonts w:ascii="Arial" w:eastAsia="Arial" w:hAnsi="Arial" w:cs="Arial"/>
            <w:lang w:val="ru-RU"/>
            <w:rPrChange w:id="2986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-</w:t>
        </w:r>
        <w:r w:rsidR="00681ADE" w:rsidRPr="00681ADE">
          <w:rPr>
            <w:rFonts w:ascii="Arial" w:eastAsia="Arial" w:hAnsi="Arial" w:cs="Arial"/>
          </w:rPr>
          <w:t>T</w:t>
        </w:r>
        <w:r w:rsidR="00681ADE" w:rsidRPr="00681ADE">
          <w:rPr>
            <w:rFonts w:ascii="Arial" w:eastAsia="Arial" w:hAnsi="Arial" w:cs="Arial"/>
            <w:lang w:val="ru-RU"/>
            <w:rPrChange w:id="2987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 xml:space="preserve">, </w:t>
        </w:r>
        <w:r w:rsidR="00681ADE" w:rsidRPr="00681ADE">
          <w:rPr>
            <w:rFonts w:ascii="Arial" w:eastAsia="Arial" w:hAnsi="Arial" w:cs="Arial"/>
          </w:rPr>
          <w:t>CHAT</w:t>
        </w:r>
        <w:r w:rsidR="00681ADE" w:rsidRPr="00681ADE">
          <w:rPr>
            <w:rFonts w:ascii="Arial" w:eastAsia="Arial" w:hAnsi="Arial" w:cs="Arial"/>
            <w:lang w:val="ru-RU"/>
            <w:rPrChange w:id="2988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-</w:t>
        </w:r>
        <w:r w:rsidR="00681ADE" w:rsidRPr="00681ADE">
          <w:rPr>
            <w:rFonts w:ascii="Arial" w:eastAsia="Arial" w:hAnsi="Arial" w:cs="Arial"/>
          </w:rPr>
          <w:t>T</w:t>
        </w:r>
        <w:r w:rsidR="00681ADE" w:rsidRPr="00681ADE">
          <w:rPr>
            <w:rFonts w:ascii="Arial" w:eastAsia="Arial" w:hAnsi="Arial" w:cs="Arial"/>
            <w:lang w:val="ru-RU"/>
            <w:rPrChange w:id="2989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 xml:space="preserve">, </w:t>
        </w:r>
        <w:r w:rsidR="00681ADE" w:rsidRPr="00681ADE">
          <w:rPr>
            <w:rFonts w:ascii="Arial" w:eastAsia="Arial" w:hAnsi="Arial" w:cs="Arial"/>
          </w:rPr>
          <w:t>UC</w:t>
        </w:r>
        <w:r w:rsidR="00681ADE" w:rsidRPr="00681ADE">
          <w:rPr>
            <w:rFonts w:ascii="Arial" w:eastAsia="Arial" w:hAnsi="Arial" w:cs="Arial"/>
            <w:lang w:val="ru-RU"/>
            <w:rPrChange w:id="2990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-</w:t>
        </w:r>
        <w:r w:rsidR="00681ADE" w:rsidRPr="00681ADE">
          <w:rPr>
            <w:rFonts w:ascii="Arial" w:eastAsia="Arial" w:hAnsi="Arial" w:cs="Arial"/>
          </w:rPr>
          <w:t>UND</w:t>
        </w:r>
        <w:r w:rsidR="00681ADE" w:rsidRPr="00681ADE">
          <w:rPr>
            <w:rFonts w:ascii="Arial" w:eastAsia="Arial" w:hAnsi="Arial" w:cs="Arial"/>
            <w:lang w:val="ru-RU"/>
            <w:rPrChange w:id="2991" w:author="Никита Гринь" w:date="2026-08-04T15:29:00Z" w16du:dateUtc="2026-08-04T12:29:00Z">
              <w:rPr>
                <w:rFonts w:ascii="Arial" w:eastAsia="Arial" w:hAnsi="Arial" w:cs="Arial"/>
              </w:rPr>
            </w:rPrChange>
          </w:rPr>
          <w:t>)</w:t>
        </w:r>
        <w:r w:rsidR="00681ADE" w:rsidRPr="00681ADE" w:rsidDel="00681ADE">
          <w:rPr>
            <w:rFonts w:ascii="Arial" w:eastAsia="Arial" w:hAnsi="Arial" w:cs="Arial"/>
            <w:lang w:val="ru-RU"/>
          </w:rPr>
          <w:t xml:space="preserve"> </w:t>
        </w:r>
      </w:ins>
      <w:del w:id="2992" w:author="Никита Гринь" w:date="2026-08-04T15:29:00Z" w16du:dateUtc="2026-08-04T12:29:00Z">
        <w:r w:rsidRPr="003C42DA" w:rsidDel="00681ADE">
          <w:rPr>
            <w:rFonts w:ascii="Arial" w:eastAsia="Arial" w:hAnsi="Arial" w:cs="Arial"/>
            <w:lang w:val="ru-RU"/>
          </w:rPr>
          <w:delText>Приемка модуля Контакт-центра (</w:delText>
        </w:r>
        <w:r w:rsidDel="00681ADE">
          <w:rPr>
            <w:rFonts w:ascii="Arial" w:eastAsia="Arial" w:hAnsi="Arial" w:cs="Arial"/>
          </w:rPr>
          <w:delText>SUF</w:delText>
        </w:r>
        <w:r w:rsidRPr="003C42DA" w:rsidDel="00681ADE">
          <w:rPr>
            <w:rFonts w:ascii="Arial" w:eastAsia="Arial" w:hAnsi="Arial" w:cs="Arial"/>
            <w:lang w:val="ru-RU"/>
          </w:rPr>
          <w:delText>-</w:delText>
        </w:r>
        <w:r w:rsidDel="00681ADE">
          <w:rPr>
            <w:rFonts w:ascii="Arial" w:eastAsia="Arial" w:hAnsi="Arial" w:cs="Arial"/>
          </w:rPr>
          <w:delText>T</w:delText>
        </w:r>
        <w:r w:rsidRPr="003C42DA" w:rsidDel="00681ADE">
          <w:rPr>
            <w:rFonts w:ascii="Arial" w:eastAsia="Arial" w:hAnsi="Arial" w:cs="Arial"/>
            <w:lang w:val="ru-RU"/>
          </w:rPr>
          <w:delText xml:space="preserve">, </w:delText>
        </w:r>
        <w:r w:rsidDel="00681ADE">
          <w:rPr>
            <w:rFonts w:ascii="Arial" w:eastAsia="Arial" w:hAnsi="Arial" w:cs="Arial"/>
          </w:rPr>
          <w:delText>CHAT</w:delText>
        </w:r>
        <w:r w:rsidRPr="003C42DA" w:rsidDel="00681ADE">
          <w:rPr>
            <w:rFonts w:ascii="Arial" w:eastAsia="Arial" w:hAnsi="Arial" w:cs="Arial"/>
            <w:lang w:val="ru-RU"/>
          </w:rPr>
          <w:delText>-</w:delText>
        </w:r>
        <w:r w:rsidDel="00681ADE">
          <w:rPr>
            <w:rFonts w:ascii="Arial" w:eastAsia="Arial" w:hAnsi="Arial" w:cs="Arial"/>
          </w:rPr>
          <w:delText>T</w:delText>
        </w:r>
        <w:r w:rsidRPr="003C42DA" w:rsidDel="00681ADE">
          <w:rPr>
            <w:rFonts w:ascii="Arial" w:eastAsia="Arial" w:hAnsi="Arial" w:cs="Arial"/>
            <w:lang w:val="ru-RU"/>
          </w:rPr>
          <w:delText>)</w:delText>
        </w:r>
      </w:del>
    </w:p>
    <w:p w14:paraId="04731F1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§4.3, §4.4, §4.6–4.8]: критерии при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мки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</w:p>
    <w:p w14:paraId="3BA2B16C" w14:textId="77777777" w:rsidR="00681ADE" w:rsidRDefault="00681ADE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2995" w:author="Никита Гринь" w:date="2026-08-04T15:30:00Z" w16du:dateUtc="2026-08-04T12:30:00Z"/>
          <w:rFonts w:ascii="Arial" w:eastAsia="Arial" w:hAnsi="Arial" w:cs="Arial"/>
          <w:color w:val="000000"/>
          <w:lang w:val="ru-RU"/>
        </w:rPr>
      </w:pPr>
      <w:ins w:id="2996" w:author="Никита Гринь" w:date="2026-08-04T15:30:00Z">
        <w:r w:rsidRPr="00681ADE">
          <w:rPr>
            <w:rFonts w:ascii="Arial" w:eastAsia="Arial" w:hAnsi="Arial" w:cs="Arial"/>
            <w:color w:val="000000"/>
            <w:lang w:val="ru-RU"/>
            <w:rPrChange w:id="2997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 xml:space="preserve">Сценарии модуля понимания запросов — </w:t>
        </w:r>
        <w:r w:rsidRPr="00681ADE">
          <w:rPr>
            <w:rFonts w:ascii="Arial" w:eastAsia="Arial" w:hAnsi="Arial" w:cs="Arial"/>
            <w:color w:val="000000"/>
          </w:rPr>
          <w:t>UC</w:t>
        </w:r>
        <w:r w:rsidRPr="00681ADE">
          <w:rPr>
            <w:rFonts w:ascii="Arial" w:eastAsia="Arial" w:hAnsi="Arial" w:cs="Arial"/>
            <w:color w:val="000000"/>
            <w:lang w:val="ru-RU"/>
            <w:rPrChange w:id="2998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681ADE">
          <w:rPr>
            <w:rFonts w:ascii="Arial" w:eastAsia="Arial" w:hAnsi="Arial" w:cs="Arial"/>
            <w:color w:val="000000"/>
          </w:rPr>
          <w:t>UND</w:t>
        </w:r>
        <w:r w:rsidRPr="00681ADE">
          <w:rPr>
            <w:rFonts w:ascii="Arial" w:eastAsia="Arial" w:hAnsi="Arial" w:cs="Arial"/>
            <w:color w:val="000000"/>
            <w:lang w:val="ru-RU"/>
            <w:rPrChange w:id="2999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 xml:space="preserve">-01…03 в разделе </w:t>
        </w:r>
        <w:r w:rsidRPr="00681ADE">
          <w:rPr>
            <w:rFonts w:ascii="Arial" w:eastAsia="Arial" w:hAnsi="Arial" w:cs="Arial"/>
            <w:color w:val="000000"/>
          </w:rPr>
          <w:t>II</w:t>
        </w:r>
        <w:r w:rsidRPr="00681ADE">
          <w:rPr>
            <w:rFonts w:ascii="Arial" w:eastAsia="Arial" w:hAnsi="Arial" w:cs="Arial"/>
            <w:color w:val="000000"/>
            <w:lang w:val="ru-RU"/>
            <w:rPrChange w:id="3000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 xml:space="preserve">.2.3; критерии приёмки — </w:t>
        </w:r>
        <w:r w:rsidRPr="00681ADE">
          <w:rPr>
            <w:rFonts w:ascii="Arial" w:eastAsia="Arial" w:hAnsi="Arial" w:cs="Arial"/>
            <w:color w:val="000000"/>
          </w:rPr>
          <w:t>II</w:t>
        </w:r>
        <w:r w:rsidRPr="00681ADE">
          <w:rPr>
            <w:rFonts w:ascii="Arial" w:eastAsia="Arial" w:hAnsi="Arial" w:cs="Arial"/>
            <w:color w:val="000000"/>
            <w:lang w:val="ru-RU"/>
            <w:rPrChange w:id="3001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>.7.2</w:t>
        </w:r>
        <w:r w:rsidRPr="00681ADE">
          <w:rPr>
            <w:rFonts w:ascii="Arial" w:eastAsia="Arial" w:hAnsi="Arial" w:cs="Arial"/>
            <w:color w:val="000000"/>
          </w:rPr>
          <w:t>a</w:t>
        </w:r>
        <w:r w:rsidRPr="00681ADE">
          <w:rPr>
            <w:rFonts w:ascii="Arial" w:eastAsia="Arial" w:hAnsi="Arial" w:cs="Arial"/>
            <w:color w:val="000000"/>
            <w:lang w:val="ru-RU"/>
            <w:rPrChange w:id="3002" w:author="Никита Гринь" w:date="2026-08-04T15:30:00Z" w16du:dateUtc="2026-08-04T12:30:00Z">
              <w:rPr>
                <w:rFonts w:ascii="Arial" w:eastAsia="Arial" w:hAnsi="Arial" w:cs="Arial"/>
                <w:color w:val="000000"/>
              </w:rPr>
            </w:rPrChange>
          </w:rPr>
          <w:t xml:space="preserve"> ниже.</w:t>
        </w:r>
        <w:r w:rsidRPr="00681ADE">
          <w:rPr>
            <w:rFonts w:ascii="Arial" w:eastAsia="Arial" w:hAnsi="Arial" w:cs="Arial"/>
            <w:color w:val="000000"/>
            <w:lang w:val="ru-RU"/>
          </w:rPr>
          <w:t xml:space="preserve"> </w:t>
        </w:r>
      </w:ins>
    </w:p>
    <w:p w14:paraId="4F7D51EF" w14:textId="50D94E6E" w:rsidR="009D43E8" w:rsidRPr="00681AD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003" w:author="Никита Гринь" w:date="2026-08-04T15:30:00Z" w16du:dateUtc="2026-08-04T12:30:00Z">
            <w:rPr>
              <w:rFonts w:ascii="Arial" w:eastAsia="Arial" w:hAnsi="Arial" w:cs="Arial"/>
              <w:color w:val="000000"/>
            </w:rPr>
          </w:rPrChange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 xml:space="preserve">.7 фиксирует наборы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MDL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нагрузочное тестирование на тестовом контуре КЦ +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 w:rsidRPr="00681ADE">
        <w:rPr>
          <w:rFonts w:ascii="Arial" w:eastAsia="Arial" w:hAnsi="Arial" w:cs="Arial"/>
          <w:color w:val="000000"/>
          <w:lang w:val="ru-RU"/>
          <w:rPrChange w:id="3004" w:author="Никита Гринь" w:date="2026-08-04T15:30:00Z" w16du:dateUtc="2026-08-04T12:30:00Z">
            <w:rPr>
              <w:rFonts w:ascii="Arial" w:eastAsia="Arial" w:hAnsi="Arial" w:cs="Arial"/>
              <w:color w:val="000000"/>
            </w:rPr>
          </w:rPrChange>
        </w:rPr>
        <w:t>Он обеспечивает:</w:t>
      </w:r>
    </w:p>
    <w:p w14:paraId="15BD12B9" w14:textId="3652A9EC" w:rsidR="009D43E8" w:rsidRPr="004E522C" w:rsidRDefault="00317F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4E522C">
        <w:rPr>
          <w:rFonts w:ascii="Arial" w:eastAsia="Arial" w:hAnsi="Arial" w:cs="Arial"/>
          <w:color w:val="000000"/>
          <w:lang w:val="ru-RU"/>
        </w:rPr>
        <w:t xml:space="preserve">Условия стенда </w:t>
      </w:r>
      <w:r w:rsidR="004E522C" w:rsidRPr="00A85F8F">
        <w:rPr>
          <w:rFonts w:ascii="Arial" w:eastAsia="Arial" w:hAnsi="Arial" w:cs="Arial"/>
          <w:color w:val="000000"/>
          <w:highlight w:val="yellow"/>
          <w:lang w:val="ru-RU"/>
        </w:rPr>
        <w:t>(реализация всего функционала Модуля Контакт-центра на тестовом контуре банка)</w:t>
      </w:r>
    </w:p>
    <w:p w14:paraId="1183EEF8" w14:textId="31730EE4" w:rsidR="009D43E8" w:rsidRPr="00417197" w:rsidDel="00417197" w:rsidRDefault="0041719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del w:id="3005" w:author="Никита Гринь" w:date="2026-08-04T15:38:00Z" w16du:dateUtc="2026-08-04T12:38:00Z"/>
          <w:rFonts w:ascii="Arial" w:eastAsia="Arial" w:hAnsi="Arial" w:cs="Arial"/>
          <w:lang w:val="ru-RU"/>
          <w:rPrChange w:id="3006" w:author="Никита Гринь" w:date="2026-08-04T15:38:00Z" w16du:dateUtc="2026-08-04T12:38:00Z">
            <w:rPr>
              <w:del w:id="3007" w:author="Никита Гринь" w:date="2026-08-04T15:38:00Z" w16du:dateUtc="2026-08-04T12:38:00Z"/>
              <w:rFonts w:ascii="Arial" w:eastAsia="Arial" w:hAnsi="Arial" w:cs="Arial"/>
              <w:color w:val="000000"/>
              <w:lang w:val="ru-RU"/>
            </w:rPr>
          </w:rPrChange>
        </w:rPr>
      </w:pPr>
      <w:ins w:id="3008" w:author="Никита Гринь" w:date="2026-08-04T15:38:00Z">
        <w:r w:rsidRPr="00417197">
          <w:rPr>
            <w:rFonts w:ascii="Arial" w:eastAsia="Arial" w:hAnsi="Arial" w:cs="Arial"/>
            <w:color w:val="000000"/>
            <w:lang w:val="ru-RU"/>
            <w:rPrChange w:id="3009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Контрольный набор сценариев приёмки (</w:t>
        </w:r>
        <w:r w:rsidRPr="00417197">
          <w:rPr>
            <w:rFonts w:ascii="Arial" w:eastAsia="Arial" w:hAnsi="Arial" w:cs="Arial"/>
            <w:color w:val="000000"/>
          </w:rPr>
          <w:t>SUF</w:t>
        </w:r>
        <w:r w:rsidRPr="00417197">
          <w:rPr>
            <w:rFonts w:ascii="Arial" w:eastAsia="Arial" w:hAnsi="Arial" w:cs="Arial"/>
            <w:color w:val="000000"/>
            <w:lang w:val="ru-RU"/>
            <w:rPrChange w:id="3010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T</w:t>
        </w:r>
        <w:r w:rsidRPr="00417197">
          <w:rPr>
            <w:rFonts w:ascii="Arial" w:eastAsia="Arial" w:hAnsi="Arial" w:cs="Arial"/>
            <w:color w:val="000000"/>
            <w:lang w:val="ru-RU"/>
            <w:rPrChange w:id="3011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, </w:t>
        </w:r>
        <w:r w:rsidRPr="00417197">
          <w:rPr>
            <w:rFonts w:ascii="Arial" w:eastAsia="Arial" w:hAnsi="Arial" w:cs="Arial"/>
            <w:color w:val="000000"/>
          </w:rPr>
          <w:t>CHAT</w:t>
        </w:r>
        <w:r w:rsidRPr="00417197">
          <w:rPr>
            <w:rFonts w:ascii="Arial" w:eastAsia="Arial" w:hAnsi="Arial" w:cs="Arial"/>
            <w:color w:val="000000"/>
            <w:lang w:val="ru-RU"/>
            <w:rPrChange w:id="3012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T</w:t>
        </w:r>
        <w:r w:rsidRPr="00417197">
          <w:rPr>
            <w:rFonts w:ascii="Arial" w:eastAsia="Arial" w:hAnsi="Arial" w:cs="Arial"/>
            <w:color w:val="000000"/>
            <w:lang w:val="ru-RU"/>
            <w:rPrChange w:id="3013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, </w:t>
        </w:r>
        <w:r w:rsidRPr="00417197">
          <w:rPr>
            <w:rFonts w:ascii="Arial" w:eastAsia="Arial" w:hAnsi="Arial" w:cs="Arial"/>
            <w:color w:val="000000"/>
          </w:rPr>
          <w:t>UC</w:t>
        </w:r>
        <w:r w:rsidRPr="00417197">
          <w:rPr>
            <w:rFonts w:ascii="Arial" w:eastAsia="Arial" w:hAnsi="Arial" w:cs="Arial"/>
            <w:color w:val="000000"/>
            <w:lang w:val="ru-RU"/>
            <w:rPrChange w:id="3014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UND</w:t>
        </w:r>
        <w:r w:rsidRPr="00417197">
          <w:rPr>
            <w:rFonts w:ascii="Arial" w:eastAsia="Arial" w:hAnsi="Arial" w:cs="Arial"/>
            <w:color w:val="000000"/>
            <w:lang w:val="ru-RU"/>
            <w:rPrChange w:id="3015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/</w:t>
        </w:r>
        <w:r w:rsidRPr="00417197">
          <w:rPr>
            <w:rFonts w:ascii="Arial" w:eastAsia="Arial" w:hAnsi="Arial" w:cs="Arial"/>
            <w:color w:val="000000"/>
          </w:rPr>
          <w:t>UND</w:t>
        </w:r>
        <w:r w:rsidRPr="00417197">
          <w:rPr>
            <w:rFonts w:ascii="Arial" w:eastAsia="Arial" w:hAnsi="Arial" w:cs="Arial"/>
            <w:color w:val="000000"/>
            <w:lang w:val="ru-RU"/>
            <w:rPrChange w:id="3016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T</w:t>
        </w:r>
        <w:r w:rsidRPr="00417197">
          <w:rPr>
            <w:rFonts w:ascii="Arial" w:eastAsia="Arial" w:hAnsi="Arial" w:cs="Arial"/>
            <w:color w:val="000000"/>
            <w:lang w:val="ru-RU"/>
            <w:rPrChange w:id="3017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, </w:t>
        </w:r>
        <w:r w:rsidRPr="00417197">
          <w:rPr>
            <w:rFonts w:ascii="Arial" w:eastAsia="Arial" w:hAnsi="Arial" w:cs="Arial"/>
            <w:color w:val="000000"/>
          </w:rPr>
          <w:t>RPT</w:t>
        </w:r>
        <w:r w:rsidRPr="00417197">
          <w:rPr>
            <w:rFonts w:ascii="Arial" w:eastAsia="Arial" w:hAnsi="Arial" w:cs="Arial"/>
            <w:color w:val="000000"/>
            <w:lang w:val="ru-RU"/>
            <w:rPrChange w:id="3018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-</w:t>
        </w:r>
        <w:r w:rsidRPr="00417197">
          <w:rPr>
            <w:rFonts w:ascii="Arial" w:eastAsia="Arial" w:hAnsi="Arial" w:cs="Arial"/>
            <w:color w:val="000000"/>
          </w:rPr>
          <w:t>T</w:t>
        </w:r>
        <w:r w:rsidRPr="00417197">
          <w:rPr>
            <w:rFonts w:ascii="Arial" w:eastAsia="Arial" w:hAnsi="Arial" w:cs="Arial"/>
            <w:color w:val="000000"/>
            <w:lang w:val="ru-RU"/>
            <w:rPrChange w:id="3019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 и др.) с трассировкой к </w:t>
        </w:r>
        <w:r w:rsidRPr="00417197">
          <w:rPr>
            <w:rFonts w:ascii="Arial" w:eastAsia="Arial" w:hAnsi="Arial" w:cs="Arial"/>
            <w:color w:val="000000"/>
          </w:rPr>
          <w:t>UC</w:t>
        </w:r>
        <w:r w:rsidRPr="00417197">
          <w:rPr>
            <w:rFonts w:ascii="Arial" w:eastAsia="Arial" w:hAnsi="Arial" w:cs="Arial"/>
            <w:color w:val="000000"/>
            <w:lang w:val="ru-RU"/>
            <w:rPrChange w:id="3020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/</w:t>
        </w:r>
        <w:r w:rsidRPr="00417197">
          <w:rPr>
            <w:rFonts w:ascii="Arial" w:eastAsia="Arial" w:hAnsi="Arial" w:cs="Arial"/>
            <w:color w:val="000000"/>
          </w:rPr>
          <w:t>FR</w:t>
        </w:r>
        <w:r w:rsidRPr="00417197">
          <w:rPr>
            <w:rFonts w:ascii="Arial" w:eastAsia="Arial" w:hAnsi="Arial" w:cs="Arial"/>
            <w:color w:val="000000"/>
            <w:lang w:val="ru-RU"/>
            <w:rPrChange w:id="3021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. </w:t>
        </w:r>
        <w:r w:rsidRPr="00417197">
          <w:rPr>
            <w:rFonts w:ascii="Arial" w:eastAsia="Arial" w:hAnsi="Arial" w:cs="Arial"/>
            <w:color w:val="000000"/>
          </w:rPr>
          <w:t>Перечень не является исчерпывающим и не ограничивает объём приёмки.</w:t>
        </w:r>
      </w:ins>
      <w:del w:id="3023" w:author="Никита Гринь" w:date="2026-08-04T15:38:00Z" w16du:dateUtc="2026-08-04T12:38:00Z"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 xml:space="preserve">14 критериев </w:delText>
        </w:r>
        <w:r w:rsidR="00317F00" w:rsidDel="00417197">
          <w:rPr>
            <w:rFonts w:ascii="Arial" w:eastAsia="Arial" w:hAnsi="Arial" w:cs="Arial"/>
            <w:color w:val="000000"/>
          </w:rPr>
          <w:delText>SUF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>-</w:delText>
        </w:r>
        <w:r w:rsidR="00317F00" w:rsidDel="00417197">
          <w:rPr>
            <w:rFonts w:ascii="Arial" w:eastAsia="Arial" w:hAnsi="Arial" w:cs="Arial"/>
            <w:color w:val="000000"/>
          </w:rPr>
          <w:delText>T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 xml:space="preserve"> и 20 </w:delText>
        </w:r>
        <w:r w:rsidR="00317F00" w:rsidDel="00417197">
          <w:rPr>
            <w:rFonts w:ascii="Arial" w:eastAsia="Arial" w:hAnsi="Arial" w:cs="Arial"/>
            <w:color w:val="000000"/>
          </w:rPr>
          <w:delText>CHAT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>-</w:delText>
        </w:r>
        <w:r w:rsidR="00317F00" w:rsidDel="00417197">
          <w:rPr>
            <w:rFonts w:ascii="Arial" w:eastAsia="Arial" w:hAnsi="Arial" w:cs="Arial"/>
            <w:color w:val="000000"/>
          </w:rPr>
          <w:delText>T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 xml:space="preserve"> с трассировкой к </w:delText>
        </w:r>
        <w:r w:rsidR="00317F00" w:rsidDel="00417197">
          <w:rPr>
            <w:rFonts w:ascii="Arial" w:eastAsia="Arial" w:hAnsi="Arial" w:cs="Arial"/>
            <w:color w:val="000000"/>
          </w:rPr>
          <w:delText>UC</w:delText>
        </w:r>
        <w:r w:rsidR="00317F00" w:rsidRPr="003C42DA" w:rsidDel="00417197">
          <w:rPr>
            <w:rFonts w:ascii="Arial" w:eastAsia="Arial" w:hAnsi="Arial" w:cs="Arial"/>
            <w:color w:val="000000"/>
            <w:lang w:val="ru-RU"/>
          </w:rPr>
          <w:delText>/</w:delText>
        </w:r>
        <w:r w:rsidR="00317F00" w:rsidDel="00417197">
          <w:rPr>
            <w:rFonts w:ascii="Arial" w:eastAsia="Arial" w:hAnsi="Arial" w:cs="Arial"/>
            <w:color w:val="000000"/>
          </w:rPr>
          <w:delText>FR</w:delText>
        </w:r>
      </w:del>
    </w:p>
    <w:p w14:paraId="628E0A72" w14:textId="77777777" w:rsidR="00417197" w:rsidRPr="003C42DA" w:rsidRDefault="00417197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ins w:id="3025" w:author="Никита Гринь" w:date="2026-08-04T15:38:00Z" w16du:dateUtc="2026-08-04T12:38:00Z"/>
          <w:rFonts w:ascii="Arial" w:eastAsia="Arial" w:hAnsi="Arial" w:cs="Arial"/>
          <w:lang w:val="ru-RU"/>
        </w:rPr>
      </w:pPr>
    </w:p>
    <w:p w14:paraId="0D735692" w14:textId="77777777" w:rsidR="009D43E8" w:rsidRPr="003C42DA" w:rsidRDefault="00000000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sdt>
        <w:sdtPr>
          <w:tag w:val="goog_rdk_209"/>
          <w:id w:val="1820076708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Нагрузочный тест 75 операторов,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 (</w:t>
          </w:r>
        </w:sdtContent>
      </w:sdt>
      <w:r w:rsidR="00317F00">
        <w:fldChar w:fldCharType="begin"/>
      </w:r>
      <w:r w:rsidR="00317F00">
        <w:instrText>HYPERLINK</w:instrText>
      </w:r>
      <w:r w:rsidR="00317F00" w:rsidRPr="003339CA">
        <w:rPr>
          <w:lang w:val="ru-RU"/>
          <w:rPrChange w:id="3026" w:author="Никита Гринь" w:date="2026-07-31T10:57:00Z" w16du:dateUtc="2026-07-31T07:57:00Z">
            <w:rPr/>
          </w:rPrChange>
        </w:rPr>
        <w:instrText xml:space="preserve"> \</w:instrText>
      </w:r>
      <w:r w:rsidR="00317F00">
        <w:instrText>l</w:instrText>
      </w:r>
      <w:r w:rsidR="00317F00" w:rsidRPr="003339CA">
        <w:rPr>
          <w:lang w:val="ru-RU"/>
          <w:rPrChange w:id="3027" w:author="Никита Гринь" w:date="2026-07-31T10:57:00Z" w16du:dateUtc="2026-07-31T07:57:00Z">
            <w:rPr/>
          </w:rPrChange>
        </w:rPr>
        <w:instrText xml:space="preserve"> "</w:instrText>
      </w:r>
      <w:r w:rsidR="00317F00">
        <w:instrText>bookmark</w:instrText>
      </w:r>
      <w:r w:rsidR="00317F00" w:rsidRPr="003339CA">
        <w:rPr>
          <w:lang w:val="ru-RU"/>
          <w:rPrChange w:id="3028" w:author="Никита Гринь" w:date="2026-07-31T10:57:00Z" w16du:dateUtc="2026-07-31T07:57:00Z">
            <w:rPr/>
          </w:rPrChange>
        </w:rPr>
        <w:instrText>=</w:instrText>
      </w:r>
      <w:r w:rsidR="00317F00">
        <w:instrText>id</w:instrText>
      </w:r>
      <w:r w:rsidR="00317F00" w:rsidRPr="003339CA">
        <w:rPr>
          <w:lang w:val="ru-RU"/>
          <w:rPrChange w:id="3029" w:author="Никита Гринь" w:date="2026-07-31T10:57:00Z" w16du:dateUtc="2026-07-31T07:57:00Z">
            <w:rPr/>
          </w:rPrChange>
        </w:rPr>
        <w:instrText>.</w:instrText>
      </w:r>
      <w:r w:rsidR="00317F00">
        <w:instrText>o</w:instrText>
      </w:r>
      <w:r w:rsidR="00317F00" w:rsidRPr="003339CA">
        <w:rPr>
          <w:lang w:val="ru-RU"/>
          <w:rPrChange w:id="3030" w:author="Никита Гринь" w:date="2026-07-31T10:57:00Z" w16du:dateUtc="2026-07-31T07:57:00Z">
            <w:rPr/>
          </w:rPrChange>
        </w:rPr>
        <w:instrText>1</w:instrText>
      </w:r>
      <w:r w:rsidR="00317F00">
        <w:instrText>ajy</w:instrText>
      </w:r>
      <w:r w:rsidR="00317F00" w:rsidRPr="003339CA">
        <w:rPr>
          <w:lang w:val="ru-RU"/>
          <w:rPrChange w:id="3031" w:author="Никита Гринь" w:date="2026-07-31T10:57:00Z" w16du:dateUtc="2026-07-31T07:57:00Z">
            <w:rPr/>
          </w:rPrChange>
        </w:rPr>
        <w:instrText>93</w:instrText>
      </w:r>
      <w:r w:rsidR="00317F00">
        <w:instrText>ttmn</w:instrText>
      </w:r>
      <w:r w:rsidR="00317F00" w:rsidRPr="003339CA">
        <w:rPr>
          <w:lang w:val="ru-RU"/>
          <w:rPrChange w:id="3032" w:author="Никита Гринь" w:date="2026-07-31T10:57:00Z" w16du:dateUtc="2026-07-31T07:57:00Z">
            <w:rPr/>
          </w:rPrChange>
        </w:rPr>
        <w:instrText>7"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II</w:t>
      </w:r>
      <w:r w:rsidR="00317F00" w:rsidRPr="003C42DA">
        <w:rPr>
          <w:rFonts w:ascii="Arial" w:eastAsia="Arial" w:hAnsi="Arial" w:cs="Arial"/>
          <w:color w:val="156082"/>
          <w:lang w:val="ru-RU"/>
        </w:rPr>
        <w:t>.7.4</w:t>
      </w:r>
      <w:r w:rsidR="00317F00">
        <w:fldChar w:fldCharType="end"/>
      </w:r>
      <w:r w:rsidR="00317F00" w:rsidRPr="003C42DA">
        <w:rPr>
          <w:rFonts w:ascii="Arial" w:eastAsia="Arial" w:hAnsi="Arial" w:cs="Arial"/>
          <w:color w:val="000000"/>
          <w:lang w:val="ru-RU"/>
        </w:rPr>
        <w:t>)</w:t>
      </w:r>
    </w:p>
    <w:p w14:paraId="1CCCD48A" w14:textId="5973B29E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ins w:id="3033" w:author="Никита Гринь" w:date="2026-08-04T15:38:00Z">
        <w:r w:rsidR="00417197" w:rsidRPr="00417197">
          <w:rPr>
            <w:rFonts w:ascii="Arial" w:eastAsia="Arial" w:hAnsi="Arial" w:cs="Arial"/>
            <w:color w:val="000000"/>
            <w:lang w:val="ru-RU"/>
            <w:rPrChange w:id="3034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 xml:space="preserve">Приёмка модуля Контакт-центра осуществляется в полном объёме функционала, указанного в ТТ (Прил.1). Критерии </w:t>
        </w:r>
        <w:r w:rsidR="00417197" w:rsidRPr="00417197">
          <w:rPr>
            <w:rFonts w:ascii="Arial" w:eastAsia="Arial" w:hAnsi="Arial" w:cs="Arial"/>
            <w:color w:val="000000"/>
          </w:rPr>
          <w:t>II</w:t>
        </w:r>
        <w:r w:rsidR="00417197" w:rsidRPr="00417197">
          <w:rPr>
            <w:rFonts w:ascii="Arial" w:eastAsia="Arial" w:hAnsi="Arial" w:cs="Arial"/>
            <w:color w:val="000000"/>
            <w:lang w:val="ru-RU"/>
            <w:rPrChange w:id="3035" w:author="Никита Гринь" w:date="2026-08-04T15:38:00Z" w16du:dateUtc="2026-08-04T12:38:00Z">
              <w:rPr>
                <w:rFonts w:ascii="Arial" w:eastAsia="Arial" w:hAnsi="Arial" w:cs="Arial"/>
                <w:color w:val="000000"/>
              </w:rPr>
            </w:rPrChange>
          </w:rPr>
          <w:t>.7 — рабочий набор проверок для организации испытаний; Заказчик не ограничивается данным перечнем при приёмке соответствия ТТ.</w:t>
        </w:r>
      </w:ins>
      <w:ins w:id="3036" w:author="Солдатенко Евгений Павлович" w:date="2026-07-31T08:21:00Z">
        <w:del w:id="3037" w:author="Никита Гринь" w:date="2026-08-04T15:38:00Z" w16du:dateUtc="2026-08-04T12:38:00Z">
          <w:r w:rsidR="004E522C" w:rsidRPr="00A85F8F" w:rsidDel="00417197">
            <w:rPr>
              <w:rStyle w:val="a5"/>
              <w:sz w:val="24"/>
              <w:highlight w:val="yellow"/>
              <w:lang w:val="ru-RU"/>
            </w:rPr>
            <w:delText>п</w:delText>
          </w:r>
          <w:r w:rsidR="004E522C" w:rsidRPr="00A85F8F" w:rsidDel="00417197">
            <w:rPr>
              <w:highlight w:val="yellow"/>
              <w:lang w:val="ru-RU"/>
            </w:rPr>
            <w:delText>риемка Модуля Контакт-центра в полном объеме, указанном в ТТ (пункт ТТ = описанию в ТЗ = приемке соответствия реализованного функционала требованиям ТТ)</w:delText>
          </w:r>
        </w:del>
      </w:ins>
      <w:del w:id="3038" w:author="Солдатенко Евгений Павлович" w:date="2026-07-31T08:21:00Z">
        <w:r w:rsidRPr="003C42DA" w:rsidDel="004E522C">
          <w:rPr>
            <w:rFonts w:ascii="Arial" w:eastAsia="Arial" w:hAnsi="Arial" w:cs="Arial"/>
            <w:color w:val="000000"/>
            <w:lang w:val="ru-RU"/>
          </w:rPr>
          <w:delText>при</w:delText>
        </w:r>
        <w:r w:rsidRPr="003C42DA" w:rsidDel="004E522C">
          <w:rPr>
            <w:rFonts w:ascii="Arial" w:eastAsia="Arial" w:hAnsi="Arial" w:cs="Arial"/>
            <w:lang w:val="ru-RU"/>
          </w:rPr>
          <w:delText>е</w:delText>
        </w:r>
        <w:r w:rsidRPr="003C42DA" w:rsidDel="004E522C">
          <w:rPr>
            <w:rFonts w:ascii="Arial" w:eastAsia="Arial" w:hAnsi="Arial" w:cs="Arial"/>
            <w:color w:val="000000"/>
            <w:lang w:val="ru-RU"/>
          </w:rPr>
          <w:delText>мка модуля КЦ объективна и привязана к готовности интеграций СУЗ/</w:delText>
        </w:r>
        <w:r w:rsidDel="004E522C">
          <w:rPr>
            <w:rFonts w:ascii="Arial" w:eastAsia="Arial" w:hAnsi="Arial" w:cs="Arial"/>
            <w:color w:val="000000"/>
          </w:rPr>
          <w:delText>Oktell</w:delText>
        </w:r>
        <w:r w:rsidRPr="003C42DA" w:rsidDel="004E522C">
          <w:rPr>
            <w:rFonts w:ascii="Arial" w:eastAsia="Arial" w:hAnsi="Arial" w:cs="Arial"/>
            <w:color w:val="000000"/>
            <w:lang w:val="ru-RU"/>
          </w:rPr>
          <w:delText>.</w:delText>
        </w:r>
      </w:del>
    </w:p>
    <w:p w14:paraId="79028021" w14:textId="2851DFED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3039" w:author="Никита Гринь" w:date="2026-08-04T15:50:00Z" w16du:dateUtc="2026-08-04T12:50:00Z"/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Стенды при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мки: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тестовый контур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КЦ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SUZ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,</w:t>
      </w:r>
      <w:del w:id="3040" w:author="Солдатенко Евгений Павлович" w:date="2026-07-31T08:22:00Z">
        <w:r w:rsidRPr="003C42DA" w:rsidDel="004E522C">
          <w:rPr>
            <w:rFonts w:ascii="Arial" w:eastAsia="Arial" w:hAnsi="Arial" w:cs="Arial"/>
            <w:color w:val="000000"/>
            <w:lang w:val="ru-RU"/>
          </w:rPr>
          <w:delText xml:space="preserve"> </w:delText>
        </w:r>
        <w:r w:rsidDel="004E522C">
          <w:rPr>
            <w:rFonts w:ascii="Arial" w:eastAsia="Arial" w:hAnsi="Arial" w:cs="Arial"/>
            <w:color w:val="000000"/>
          </w:rPr>
          <w:delText>Webim</w:delText>
        </w:r>
      </w:del>
      <w:r w:rsidRPr="003C42DA">
        <w:rPr>
          <w:rFonts w:ascii="Arial" w:eastAsia="Arial" w:hAnsi="Arial" w:cs="Arial"/>
          <w:color w:val="000000"/>
          <w:lang w:val="ru-RU"/>
        </w:rPr>
        <w:t xml:space="preserve">) + тестовый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ins w:id="3042" w:author="Никита Гринь" w:date="2026-08-03T11:38:00Z">
        <w:r w:rsidR="008A3B40" w:rsidRPr="008A3B40">
          <w:rPr>
            <w:rFonts w:ascii="Arial" w:eastAsia="Arial" w:hAnsi="Arial" w:cs="Arial"/>
            <w:color w:val="000000"/>
            <w:lang w:val="ru-RU"/>
            <w:rPrChange w:id="3043" w:author="Никита Гринь" w:date="2026-08-03T11:38:00Z" w16du:dateUtc="2026-08-03T08:38:00Z">
              <w:rPr>
                <w:rFonts w:ascii="Arial" w:eastAsia="Arial" w:hAnsi="Arial" w:cs="Arial"/>
                <w:color w:val="000000"/>
              </w:rPr>
            </w:rPrChange>
          </w:rPr>
          <w:t>Абсолютные</w:t>
        </w:r>
      </w:ins>
      <w:del w:id="3045" w:author="Никита Гринь" w:date="2026-08-03T11:38:00Z" w16du:dateUtc="2026-08-03T08:38:00Z">
        <w:r w:rsidRPr="003C42DA" w:rsidDel="008A3B40">
          <w:rPr>
            <w:rFonts w:ascii="Arial" w:eastAsia="Arial" w:hAnsi="Arial" w:cs="Arial"/>
            <w:color w:val="000000"/>
            <w:lang w:val="ru-RU"/>
          </w:rPr>
          <w:delText>Абс</w:delText>
        </w:r>
        <w:r w:rsidDel="008A3B40">
          <w:rPr>
            <w:rFonts w:ascii="Arial" w:eastAsia="Arial" w:hAnsi="Arial" w:cs="Arial"/>
            <w:color w:val="000000"/>
          </w:rPr>
          <w:delText>olut</w:delText>
        </w:r>
        <w:r w:rsidRPr="003C42DA" w:rsidDel="008A3B40">
          <w:rPr>
            <w:rFonts w:ascii="Arial" w:eastAsia="Arial" w:hAnsi="Arial" w:cs="Arial"/>
            <w:color w:val="000000"/>
            <w:lang w:val="ru-RU"/>
          </w:rPr>
          <w:delText>ные</w:delText>
        </w:r>
      </w:del>
      <w:r w:rsidRPr="003C42DA">
        <w:rPr>
          <w:rFonts w:ascii="Arial" w:eastAsia="Arial" w:hAnsi="Arial" w:cs="Arial"/>
          <w:color w:val="000000"/>
          <w:lang w:val="ru-RU"/>
        </w:rPr>
        <w:t xml:space="preserve"> даты согласованные сроки заменены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относительными вехами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lang w:val="ru-RU"/>
        </w:rPr>
        <w:t xml:space="preserve">от даты подписания договора — </w:t>
      </w:r>
      <w:r>
        <w:fldChar w:fldCharType="begin"/>
      </w:r>
      <w:r>
        <w:instrText>HYPERLINK</w:instrText>
      </w:r>
      <w:r w:rsidRPr="003339CA">
        <w:rPr>
          <w:lang w:val="ru-RU"/>
          <w:rPrChange w:id="3048" w:author="Никита Гринь" w:date="2026-07-31T10:57:00Z" w16du:dateUtc="2026-07-31T07:57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049" w:author="Никита Гринь" w:date="2026-07-31T10:57:00Z" w16du:dateUtc="2026-07-31T07:57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050" w:author="Никита Гринь" w:date="2026-07-31T10:57:00Z" w16du:dateUtc="2026-07-31T07:57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051" w:author="Никита Гринь" w:date="2026-07-31T10:57:00Z" w16du:dateUtc="2026-07-31T07:57:00Z">
            <w:rPr/>
          </w:rPrChange>
        </w:rPr>
        <w:instrText>.</w:instrText>
      </w:r>
      <w:r>
        <w:instrText>briut</w:instrText>
      </w:r>
      <w:r w:rsidRPr="003339CA">
        <w:rPr>
          <w:lang w:val="ru-RU"/>
          <w:rPrChange w:id="3052" w:author="Никита Гринь" w:date="2026-07-31T10:57:00Z" w16du:dateUtc="2026-07-31T07:57:00Z">
            <w:rPr/>
          </w:rPrChange>
        </w:rPr>
        <w:instrText>9</w:instrText>
      </w:r>
      <w:r>
        <w:instrText>bzozmv</w:instrText>
      </w:r>
      <w:r w:rsidRPr="003339CA">
        <w:rPr>
          <w:lang w:val="ru-RU"/>
          <w:rPrChange w:id="3053" w:author="Никита Гринь" w:date="2026-07-31T10:57:00Z" w16du:dateUtc="2026-07-31T07:57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11FD956" w14:textId="647E999B" w:rsidR="00442A1F" w:rsidRPr="00442A1F" w:rsidRDefault="00442A1F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ins w:id="3054" w:author="Никита Гринь" w:date="2026-08-04T15:51:00Z">
        <w:r w:rsidRPr="00442A1F">
          <w:rPr>
            <w:rFonts w:ascii="Arial" w:eastAsia="Arial" w:hAnsi="Arial" w:cs="Arial"/>
            <w:color w:val="000000"/>
            <w:lang w:val="ru-RU"/>
            <w:rPrChange w:id="3055" w:author="Никита Гринь" w:date="2026-08-04T15:51:00Z" w16du:dateUtc="2026-08-04T12:51:00Z">
              <w:rPr>
                <w:rFonts w:ascii="Arial" w:eastAsia="Arial" w:hAnsi="Arial" w:cs="Arial"/>
                <w:color w:val="000000"/>
              </w:rPr>
            </w:rPrChange>
          </w:rPr>
          <w:t xml:space="preserve">Сроки устранения ошибок (дефектов) при приёмке договором не установлены и настоящим ТЗ не задаются. Договором определён срок ввода ПО. Замечания, выявленные при приёмке, фиксируются в протоколе испытаний и устраняются Исполнителем в рамках срока ввода ПО по Договору; конкретный порядок и сроки по каждому замечанию согласовываются сторонами при проведении приёмки. Вехи </w:t>
        </w:r>
        <w:r w:rsidRPr="00442A1F">
          <w:rPr>
            <w:rFonts w:ascii="Arial" w:eastAsia="Arial" w:hAnsi="Arial" w:cs="Arial"/>
            <w:color w:val="000000"/>
          </w:rPr>
          <w:t>VII</w:t>
        </w:r>
        <w:r w:rsidRPr="00442A1F">
          <w:rPr>
            <w:rFonts w:ascii="Arial" w:eastAsia="Arial" w:hAnsi="Arial" w:cs="Arial"/>
            <w:color w:val="000000"/>
            <w:lang w:val="ru-RU"/>
            <w:rPrChange w:id="3056" w:author="Никита Гринь" w:date="2026-08-04T15:51:00Z" w16du:dateUtc="2026-08-04T12:51:00Z">
              <w:rPr>
                <w:rFonts w:ascii="Arial" w:eastAsia="Arial" w:hAnsi="Arial" w:cs="Arial"/>
                <w:color w:val="000000"/>
              </w:rPr>
            </w:rPrChange>
          </w:rPr>
          <w:t xml:space="preserve">.1 относятся к этапам работ и подготовке стендов, а не к отдельному договорному </w:t>
        </w:r>
        <w:r w:rsidRPr="00442A1F">
          <w:rPr>
            <w:rFonts w:ascii="Arial" w:eastAsia="Arial" w:hAnsi="Arial" w:cs="Arial"/>
            <w:color w:val="000000"/>
          </w:rPr>
          <w:t>SLA</w:t>
        </w:r>
        <w:r w:rsidRPr="00442A1F">
          <w:rPr>
            <w:rFonts w:ascii="Arial" w:eastAsia="Arial" w:hAnsi="Arial" w:cs="Arial"/>
            <w:color w:val="000000"/>
            <w:lang w:val="ru-RU"/>
            <w:rPrChange w:id="3057" w:author="Никита Гринь" w:date="2026-08-04T15:51:00Z" w16du:dateUtc="2026-08-04T12:51:00Z">
              <w:rPr>
                <w:rFonts w:ascii="Arial" w:eastAsia="Arial" w:hAnsi="Arial" w:cs="Arial"/>
                <w:color w:val="000000"/>
              </w:rPr>
            </w:rPrChange>
          </w:rPr>
          <w:t xml:space="preserve"> на устранение дефектов.</w:t>
        </w:r>
      </w:ins>
    </w:p>
    <w:p w14:paraId="6FFA758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интерфейсов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и модуля онлайн-чат; детализация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§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.3–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.5.</w:t>
      </w:r>
    </w:p>
    <w:p w14:paraId="767CEDA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058" w:name="bookmark=id.r9duj123bs1e" w:colFirst="0" w:colLast="0"/>
      <w:bookmarkEnd w:id="3058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.7.0. Формат пошаговых сценариев приемки </w:t>
      </w:r>
      <w:del w:id="3059" w:author="Никита Гринь" w:date="2026-08-03T11:38:00Z" w16du:dateUtc="2026-08-03T08:38:00Z">
        <w:r w:rsidRPr="003C42DA" w:rsidDel="008A3B40">
          <w:rPr>
            <w:rFonts w:ascii="Arial" w:eastAsia="Arial" w:hAnsi="Arial" w:cs="Arial"/>
            <w:lang w:val="ru-RU"/>
          </w:rPr>
          <w:delText>(</w:delText>
        </w:r>
        <w:r w:rsidDel="008A3B40">
          <w:rPr>
            <w:rFonts w:ascii="Arial" w:eastAsia="Arial" w:hAnsi="Arial" w:cs="Arial"/>
          </w:rPr>
          <w:delText>v</w:delText>
        </w:r>
        <w:r w:rsidRPr="003C42DA" w:rsidDel="008A3B40">
          <w:rPr>
            <w:rFonts w:ascii="Arial" w:eastAsia="Arial" w:hAnsi="Arial" w:cs="Arial"/>
            <w:lang w:val="ru-RU"/>
          </w:rPr>
          <w:delText>1.4</w:delText>
        </w:r>
      </w:del>
      <w:del w:id="3061" w:author="Никита Гринь" w:date="2026-08-03T11:38:00Z" w16du:dateUtc="2026-08-03T08:38:00Z">
        <w:r w:rsidRPr="003C42DA" w:rsidDel="008A3B40">
          <w:rPr>
            <w:rFonts w:ascii="Arial" w:eastAsia="Arial" w:hAnsi="Arial" w:cs="Arial"/>
            <w:lang w:val="ru-RU"/>
          </w:rPr>
          <w:delText>)</w:delText>
        </w:r>
      </w:del>
    </w:p>
    <w:p w14:paraId="31B5FF8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Каждый идентификатор 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>
        <w:rPr>
          <w:rFonts w:ascii="Arial" w:eastAsia="Arial" w:hAnsi="Arial" w:cs="Arial"/>
          <w:i/>
          <w:iCs/>
          <w:color w:val="000000"/>
        </w:rPr>
        <w:t>T</w:t>
      </w:r>
      <w:r w:rsidRPr="003C42DA">
        <w:rPr>
          <w:rFonts w:ascii="Arial" w:eastAsia="Arial" w:hAnsi="Arial" w:cs="Arial"/>
          <w:i/>
          <w:iCs/>
          <w:color w:val="000000"/>
          <w:lang w:val="ru-RU"/>
        </w:rPr>
        <w:t>-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 xml:space="preserve">1.4 имеет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разв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рнутое описание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подразделах ниже. </w:t>
      </w:r>
      <w:r>
        <w:rPr>
          <w:rFonts w:ascii="Arial" w:eastAsia="Arial" w:hAnsi="Arial" w:cs="Arial"/>
          <w:color w:val="000000"/>
        </w:rPr>
        <w:t>Обязательные поля:</w:t>
      </w:r>
    </w:p>
    <w:tbl>
      <w:tblPr>
        <w:tblStyle w:val="91"/>
        <w:tblW w:w="102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770"/>
        <w:gridCol w:w="5520"/>
      </w:tblGrid>
      <w:tr w:rsidR="009D43E8" w14:paraId="2DEE254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770" w:type="dxa"/>
          </w:tcPr>
          <w:p w14:paraId="2E17B7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520" w:type="dxa"/>
          </w:tcPr>
          <w:p w14:paraId="5EEC65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</w:tr>
      <w:tr w:rsidR="009D43E8" w14:paraId="58BE5534" w14:textId="77777777" w:rsidTr="009D43E8">
        <w:tc>
          <w:tcPr>
            <w:tcW w:w="4770" w:type="dxa"/>
          </w:tcPr>
          <w:p w14:paraId="2417ED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ID</w:t>
            </w:r>
          </w:p>
        </w:tc>
        <w:tc>
          <w:tcPr>
            <w:tcW w:w="5520" w:type="dxa"/>
          </w:tcPr>
          <w:p w14:paraId="45012A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SUF-T-01, CHAT-T-04 и т.д.</w:t>
            </w:r>
          </w:p>
        </w:tc>
      </w:tr>
      <w:tr w:rsidR="009D43E8" w14:paraId="194124FC" w14:textId="77777777" w:rsidTr="009D43E8">
        <w:tc>
          <w:tcPr>
            <w:tcW w:w="4770" w:type="dxa"/>
          </w:tcPr>
          <w:p w14:paraId="18D78D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520" w:type="dxa"/>
          </w:tcPr>
          <w:p w14:paraId="204BDB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Краткая формулировка проверки</w:t>
            </w:r>
          </w:p>
        </w:tc>
      </w:tr>
      <w:tr w:rsidR="009D43E8" w14:paraId="3A57B408" w14:textId="77777777" w:rsidTr="009D43E8">
        <w:tc>
          <w:tcPr>
            <w:tcW w:w="4770" w:type="dxa"/>
          </w:tcPr>
          <w:p w14:paraId="7334A4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520" w:type="dxa"/>
          </w:tcPr>
          <w:p w14:paraId="45892B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Роль, стенд, данные, конфигурация</w:t>
            </w:r>
          </w:p>
        </w:tc>
      </w:tr>
      <w:tr w:rsidR="009D43E8" w14:paraId="604AEF6B" w14:textId="77777777" w:rsidTr="009D43E8">
        <w:tc>
          <w:tcPr>
            <w:tcW w:w="4770" w:type="dxa"/>
          </w:tcPr>
          <w:p w14:paraId="51A276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Шаги</w:t>
            </w:r>
          </w:p>
        </w:tc>
        <w:tc>
          <w:tcPr>
            <w:tcW w:w="5520" w:type="dxa"/>
          </w:tcPr>
          <w:p w14:paraId="60A977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Пронумерованные действия тестировщика</w:t>
            </w:r>
          </w:p>
        </w:tc>
      </w:tr>
      <w:tr w:rsidR="009D43E8" w14:paraId="231EB9A0" w14:textId="77777777" w:rsidTr="009D43E8">
        <w:tc>
          <w:tcPr>
            <w:tcW w:w="4770" w:type="dxa"/>
          </w:tcPr>
          <w:p w14:paraId="35CFC6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520" w:type="dxa"/>
          </w:tcPr>
          <w:p w14:paraId="7F0FFB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Наблюдаемый и измеримый итог</w:t>
            </w:r>
          </w:p>
        </w:tc>
      </w:tr>
      <w:tr w:rsidR="009D43E8" w:rsidRPr="0050000B" w14:paraId="69F35D04" w14:textId="77777777" w:rsidTr="009D43E8">
        <w:tc>
          <w:tcPr>
            <w:tcW w:w="4770" w:type="dxa"/>
          </w:tcPr>
          <w:p w14:paraId="6CC406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520" w:type="dxa"/>
          </w:tcPr>
          <w:p w14:paraId="37484106" w14:textId="4B400C4E" w:rsidR="009D43E8" w:rsidRPr="008A3B40" w:rsidRDefault="008A3B4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064" w:author="Никита Гринь" w:date="2026-08-03T11:44:00Z" w16du:dateUtc="2026-08-03T08:44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3065" w:author="Никита Гринь" w:date="2026-08-03T11:44:00Z" w16du:dateUtc="2026-08-03T08:44:00Z"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66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Единый тестовый стенд банка: весь функционал модуля Контакт-центра для приёмки (в составе стенда — тестовые контуры </w:t>
              </w:r>
              <w:r w:rsidRPr="008A3B40">
                <w:rPr>
                  <w:rFonts w:ascii="Arial" w:eastAsia="Arial" w:hAnsi="Arial" w:cs="Arial"/>
                  <w:color w:val="000000"/>
                </w:rPr>
                <w:t>Bitrix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67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/</w:t>
              </w:r>
              <w:r w:rsidRPr="008A3B40">
                <w:rPr>
                  <w:rFonts w:ascii="Arial" w:eastAsia="Arial" w:hAnsi="Arial" w:cs="Arial"/>
                  <w:color w:val="000000"/>
                </w:rPr>
                <w:t>SUZ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68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, </w:t>
              </w:r>
              <w:r w:rsidRPr="008A3B40">
                <w:rPr>
                  <w:rFonts w:ascii="Arial" w:eastAsia="Arial" w:hAnsi="Arial" w:cs="Arial"/>
                  <w:color w:val="000000"/>
                </w:rPr>
                <w:t>Oktell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69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и </w:t>
              </w:r>
              <w:r w:rsidRPr="008A3B40">
                <w:rPr>
                  <w:rFonts w:ascii="Arial" w:eastAsia="Arial" w:hAnsi="Arial" w:cs="Arial"/>
                  <w:color w:val="000000"/>
                </w:rPr>
                <w:t>AI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70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</w:t>
              </w:r>
              <w:r w:rsidRPr="008A3B40">
                <w:rPr>
                  <w:rFonts w:ascii="Arial" w:eastAsia="Arial" w:hAnsi="Arial" w:cs="Arial"/>
                  <w:color w:val="000000"/>
                </w:rPr>
                <w:t>Hub</w:t>
              </w:r>
              <w:r w:rsidRPr="008A3B40">
                <w:rPr>
                  <w:rFonts w:ascii="Arial" w:eastAsia="Arial" w:hAnsi="Arial" w:cs="Arial"/>
                  <w:color w:val="000000"/>
                  <w:lang w:val="ru-RU"/>
                  <w:rPrChange w:id="3071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)</w:t>
              </w:r>
            </w:ins>
            <w:del w:id="3072" w:author="Никита Гринь" w:date="2026-08-03T11:44:00Z" w16du:dateUtc="2026-08-03T08:44:00Z">
              <w:r w:rsidR="00317F00" w:rsidDel="008A3B40">
                <w:rPr>
                  <w:rFonts w:ascii="Arial" w:eastAsia="Arial" w:hAnsi="Arial" w:cs="Arial"/>
                  <w:color w:val="000000"/>
                </w:rPr>
                <w:delText>test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3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Oktell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4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/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test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5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Bitrix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6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/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Hub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7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staging</w:delText>
              </w:r>
              <w:r w:rsidR="00317F00" w:rsidRPr="008A3B40" w:rsidDel="008A3B40">
                <w:rPr>
                  <w:rFonts w:ascii="Arial" w:eastAsia="Arial" w:hAnsi="Arial" w:cs="Arial"/>
                  <w:color w:val="000000"/>
                  <w:lang w:val="ru-RU"/>
                  <w:rPrChange w:id="3078" w:author="Никита Гринь" w:date="2026-08-03T11:44:00Z" w16du:dateUtc="2026-08-03T08:44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 xml:space="preserve"> / </w:delText>
              </w:r>
              <w:r w:rsidR="00317F00" w:rsidDel="008A3B40">
                <w:rPr>
                  <w:rFonts w:ascii="Arial" w:eastAsia="Arial" w:hAnsi="Arial" w:cs="Arial"/>
                  <w:color w:val="000000"/>
                </w:rPr>
                <w:delText>Postman</w:delText>
              </w:r>
            </w:del>
          </w:p>
        </w:tc>
      </w:tr>
      <w:tr w:rsidR="009D43E8" w:rsidRPr="0050000B" w14:paraId="6FB8F4B2" w14:textId="77777777" w:rsidTr="009D43E8">
        <w:tc>
          <w:tcPr>
            <w:tcW w:w="4770" w:type="dxa"/>
          </w:tcPr>
          <w:p w14:paraId="38445A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520" w:type="dxa"/>
          </w:tcPr>
          <w:p w14:paraId="315046C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листовой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пункт ТТ (§4.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</w:rPr>
              <w:t>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</w:tbl>
    <w:p w14:paraId="259042C8" w14:textId="0AB055A0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00" w:after="100"/>
        <w:ind w:left="480" w:right="480"/>
        <w:rPr>
          <w:rFonts w:ascii="Arial" w:eastAsia="Arial" w:hAnsi="Arial" w:cs="Arial"/>
          <w:color w:val="000000"/>
          <w:lang w:val="ru-RU"/>
        </w:rPr>
      </w:pPr>
      <w:del w:id="3081" w:author="Солдатенко Евгений Павлович" w:date="2026-07-31T08:24:00Z">
        <w:r w:rsidRPr="004E522C" w:rsidDel="004E522C">
          <w:rPr>
            <w:highlight w:val="yellow"/>
            <w:lang w:val="ru-RU"/>
            <w:rPrChange w:id="3082" w:author="Солдатенко Евгений Павлович" w:date="2026-07-31T08:24:00Z">
              <w:rPr>
                <w:lang w:val="ru-RU"/>
              </w:rPr>
            </w:rPrChange>
          </w:rPr>
          <w:delText xml:space="preserve">Статус: в настоящей редакции пошагово описаны </w:delText>
        </w:r>
        <w:r w:rsidRPr="004E522C" w:rsidDel="004E522C">
          <w:rPr>
            <w:highlight w:val="yellow"/>
            <w:rPrChange w:id="3083" w:author="Солдатенко Евгений Павлович" w:date="2026-07-31T08:24:00Z">
              <w:rPr/>
            </w:rPrChange>
          </w:rPr>
          <w:delText>SUF</w:delText>
        </w:r>
        <w:r w:rsidRPr="004E522C" w:rsidDel="004E522C">
          <w:rPr>
            <w:highlight w:val="yellow"/>
            <w:lang w:val="ru-RU"/>
            <w:rPrChange w:id="3084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085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086" w:author="Солдатенко Евгений Павлович" w:date="2026-07-31T08:24:00Z">
              <w:rPr>
                <w:lang w:val="ru-RU"/>
              </w:rPr>
            </w:rPrChange>
          </w:rPr>
          <w:delText xml:space="preserve">-01…15 и </w:delText>
        </w:r>
        <w:r w:rsidRPr="004E522C" w:rsidDel="004E522C">
          <w:rPr>
            <w:highlight w:val="yellow"/>
            <w:rPrChange w:id="3087" w:author="Солдатенко Евгений Павлович" w:date="2026-07-31T08:24:00Z">
              <w:rPr/>
            </w:rPrChange>
          </w:rPr>
          <w:delText>CHAT</w:delText>
        </w:r>
        <w:r w:rsidRPr="004E522C" w:rsidDel="004E522C">
          <w:rPr>
            <w:highlight w:val="yellow"/>
            <w:lang w:val="ru-RU"/>
            <w:rPrChange w:id="3088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089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090" w:author="Солдатенко Евгений Павлович" w:date="2026-07-31T08:24:00Z">
              <w:rPr>
                <w:lang w:val="ru-RU"/>
              </w:rPr>
            </w:rPrChange>
          </w:rPr>
          <w:delText xml:space="preserve">-01…20 (включая ранее отсутствовавшие </w:delText>
        </w:r>
        <w:r w:rsidRPr="004E522C" w:rsidDel="004E522C">
          <w:rPr>
            <w:highlight w:val="yellow"/>
            <w:rPrChange w:id="3091" w:author="Солдатенко Евгений Павлович" w:date="2026-07-31T08:24:00Z">
              <w:rPr/>
            </w:rPrChange>
          </w:rPr>
          <w:delText>SUF</w:delText>
        </w:r>
        <w:r w:rsidRPr="004E522C" w:rsidDel="004E522C">
          <w:rPr>
            <w:highlight w:val="yellow"/>
            <w:lang w:val="ru-RU"/>
            <w:rPrChange w:id="3092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093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094" w:author="Солдатенко Евгений Павлович" w:date="2026-07-31T08:24:00Z">
              <w:rPr>
                <w:lang w:val="ru-RU"/>
              </w:rPr>
            </w:rPrChange>
          </w:rPr>
          <w:delText xml:space="preserve">-06…11, </w:delText>
        </w:r>
        <w:r w:rsidRPr="004E522C" w:rsidDel="004E522C">
          <w:rPr>
            <w:highlight w:val="yellow"/>
            <w:rPrChange w:id="3095" w:author="Солдатенко Евгений Павлович" w:date="2026-07-31T08:24:00Z">
              <w:rPr/>
            </w:rPrChange>
          </w:rPr>
          <w:delText>SUF</w:delText>
        </w:r>
        <w:r w:rsidRPr="004E522C" w:rsidDel="004E522C">
          <w:rPr>
            <w:highlight w:val="yellow"/>
            <w:lang w:val="ru-RU"/>
            <w:rPrChange w:id="3096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097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098" w:author="Солдатенко Евгений Павлович" w:date="2026-07-31T08:24:00Z">
              <w:rPr>
                <w:lang w:val="ru-RU"/>
              </w:rPr>
            </w:rPrChange>
          </w:rPr>
          <w:delText xml:space="preserve">-13…14 и </w:delText>
        </w:r>
        <w:r w:rsidRPr="004E522C" w:rsidDel="004E522C">
          <w:rPr>
            <w:highlight w:val="yellow"/>
            <w:rPrChange w:id="3099" w:author="Солдатенко Евгений Павлович" w:date="2026-07-31T08:24:00Z">
              <w:rPr/>
            </w:rPrChange>
          </w:rPr>
          <w:delText>CHAT</w:delText>
        </w:r>
        <w:r w:rsidRPr="004E522C" w:rsidDel="004E522C">
          <w:rPr>
            <w:highlight w:val="yellow"/>
            <w:lang w:val="ru-RU"/>
            <w:rPrChange w:id="3100" w:author="Солдатенко Евгений Павлович" w:date="2026-07-31T08:24:00Z">
              <w:rPr>
                <w:lang w:val="ru-RU"/>
              </w:rPr>
            </w:rPrChange>
          </w:rPr>
          <w:delText>-</w:delText>
        </w:r>
        <w:r w:rsidRPr="004E522C" w:rsidDel="004E522C">
          <w:rPr>
            <w:highlight w:val="yellow"/>
            <w:rPrChange w:id="3101" w:author="Солдатенко Евгений Павлович" w:date="2026-07-31T08:24:00Z">
              <w:rPr/>
            </w:rPrChange>
          </w:rPr>
          <w:delText>T</w:delText>
        </w:r>
        <w:r w:rsidRPr="004E522C" w:rsidDel="004E522C">
          <w:rPr>
            <w:highlight w:val="yellow"/>
            <w:lang w:val="ru-RU"/>
            <w:rPrChange w:id="3102" w:author="Солдатенко Евгений Павлович" w:date="2026-07-31T08:24:00Z">
              <w:rPr>
                <w:lang w:val="ru-RU"/>
              </w:rPr>
            </w:rPrChange>
          </w:rPr>
          <w:delText>-06,08…12,14…20).</w:delText>
        </w:r>
      </w:del>
    </w:p>
    <w:p w14:paraId="2A5EBEB6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103" w:name="bookmark=id.1kzzjbwcmtlc" w:colFirst="0" w:colLast="0"/>
      <w:bookmarkEnd w:id="3103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.7.1.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(интерфейсы суфлера, §4.3, §4.6)</w:t>
      </w:r>
    </w:p>
    <w:p w14:paraId="0FC70D9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§4.3, §4.6]: </w:t>
      </w:r>
      <w:r>
        <w:rPr>
          <w:rFonts w:ascii="Arial" w:eastAsia="Arial" w:hAnsi="Arial" w:cs="Arial"/>
          <w:b/>
          <w:bCs/>
          <w:color w:val="000000"/>
        </w:rPr>
        <w:t>SUF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6261C3B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телефония/онлайн-чат на интеграционном </w:t>
      </w:r>
      <w:r w:rsidRPr="003C42DA">
        <w:rPr>
          <w:rFonts w:ascii="Arial" w:eastAsia="Arial" w:hAnsi="Arial" w:cs="Arial"/>
          <w:color w:val="000000"/>
          <w:lang w:val="ru-RU"/>
        </w:rPr>
        <w:t>стенде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B9DCCC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Условия стенда: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критерии </w:t>
      </w:r>
      <w:r>
        <w:rPr>
          <w:rFonts w:ascii="Arial" w:eastAsia="Arial" w:hAnsi="Arial" w:cs="Arial"/>
          <w:color w:val="000000"/>
        </w:rPr>
        <w:t>SUF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интеграционном контуре — после выполнения согласованных поручений (, </w:t>
      </w:r>
      <w:r>
        <w:fldChar w:fldCharType="begin"/>
      </w:r>
      <w:r>
        <w:instrText>HYPERLINK</w:instrText>
      </w:r>
      <w:r w:rsidRPr="003339CA">
        <w:rPr>
          <w:lang w:val="ru-RU"/>
          <w:rPrChange w:id="3106" w:author="Никита Гринь" w:date="2026-07-31T10:57:00Z" w16du:dateUtc="2026-07-31T07:57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107" w:author="Никита Гринь" w:date="2026-07-31T10:57:00Z" w16du:dateUtc="2026-07-31T07:57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108" w:author="Никита Гринь" w:date="2026-07-31T10:57:00Z" w16du:dateUtc="2026-07-31T07:57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109" w:author="Никита Гринь" w:date="2026-07-31T10:57:00Z" w16du:dateUtc="2026-07-31T07:57:00Z">
            <w:rPr/>
          </w:rPrChange>
        </w:rPr>
        <w:instrText>.</w:instrText>
      </w:r>
      <w:r>
        <w:instrText>j</w:instrText>
      </w:r>
      <w:r w:rsidRPr="003339CA">
        <w:rPr>
          <w:lang w:val="ru-RU"/>
          <w:rPrChange w:id="3110" w:author="Никита Гринь" w:date="2026-07-31T10:57:00Z" w16du:dateUtc="2026-07-31T07:57:00Z">
            <w:rPr/>
          </w:rPrChange>
        </w:rPr>
        <w:instrText>36</w:instrText>
      </w:r>
      <w:r>
        <w:instrText>hq</w:instrText>
      </w:r>
      <w:r w:rsidRPr="003339CA">
        <w:rPr>
          <w:lang w:val="ru-RU"/>
          <w:rPrChange w:id="3111" w:author="Никита Гринь" w:date="2026-07-31T10:57:00Z" w16du:dateUtc="2026-07-31T07:57:00Z">
            <w:rPr/>
          </w:rPrChange>
        </w:rPr>
        <w:instrText>67</w:instrText>
      </w:r>
      <w:r>
        <w:instrText>a</w:instrText>
      </w:r>
      <w:r w:rsidRPr="003339CA">
        <w:rPr>
          <w:lang w:val="ru-RU"/>
          <w:rPrChange w:id="3112" w:author="Никита Гринь" w:date="2026-07-31T10:57:00Z" w16du:dateUtc="2026-07-31T07:57:00Z">
            <w:rPr/>
          </w:rPrChange>
        </w:rPr>
        <w:instrText>2</w:instrText>
      </w:r>
      <w:r>
        <w:instrText>as</w:instrText>
      </w:r>
      <w:r w:rsidRPr="003339CA">
        <w:rPr>
          <w:lang w:val="ru-RU"/>
          <w:rPrChange w:id="3113" w:author="Никита Гринь" w:date="2026-07-31T10:57:00Z" w16du:dateUtc="2026-07-31T07:57:00Z">
            <w:rPr/>
          </w:rPrChange>
        </w:rPr>
        <w:instrText>1"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.3.6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): тест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+30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(тест </w:t>
      </w:r>
      <w:r>
        <w:rPr>
          <w:rFonts w:ascii="Arial" w:eastAsia="Arial" w:hAnsi="Arial" w:cs="Arial"/>
          <w:color w:val="000000"/>
        </w:rPr>
        <w:t>Bitrix</w:t>
      </w:r>
      <w:r w:rsidRPr="003C42DA">
        <w:rPr>
          <w:rFonts w:ascii="Arial" w:eastAsia="Arial" w:hAnsi="Arial" w:cs="Arial"/>
          <w:color w:val="000000"/>
          <w:lang w:val="ru-RU"/>
        </w:rPr>
        <w:t xml:space="preserve">), тестовый звонок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+45 раб. дней</w:t>
      </w:r>
      <w:r w:rsidRPr="003C42DA">
        <w:rPr>
          <w:rFonts w:ascii="Arial" w:eastAsia="Arial" w:hAnsi="Arial" w:cs="Arial"/>
          <w:color w:val="000000"/>
          <w:lang w:val="ru-RU"/>
        </w:rPr>
        <w:t xml:space="preserve"> (тест </w:t>
      </w:r>
      <w:r>
        <w:rPr>
          <w:rFonts w:ascii="Arial" w:eastAsia="Arial" w:hAnsi="Arial" w:cs="Arial"/>
          <w:color w:val="000000"/>
        </w:rPr>
        <w:t>Oktell</w:t>
      </w:r>
      <w:r w:rsidRPr="003C42DA">
        <w:rPr>
          <w:rFonts w:ascii="Arial" w:eastAsia="Arial" w:hAnsi="Arial" w:cs="Arial"/>
          <w:color w:val="000000"/>
          <w:lang w:val="ru-RU"/>
        </w:rPr>
        <w:t>)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90"/>
        <w:tblW w:w="98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45"/>
        <w:gridCol w:w="5685"/>
        <w:gridCol w:w="2580"/>
      </w:tblGrid>
      <w:tr w:rsidR="009D43E8" w14:paraId="380DDAF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45" w:type="dxa"/>
          </w:tcPr>
          <w:p w14:paraId="4FC58F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685" w:type="dxa"/>
          </w:tcPr>
          <w:p w14:paraId="691E73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2580" w:type="dxa"/>
          </w:tcPr>
          <w:p w14:paraId="504D14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46A16C54" w14:textId="77777777" w:rsidTr="009D43E8">
        <w:tc>
          <w:tcPr>
            <w:tcW w:w="1545" w:type="dxa"/>
          </w:tcPr>
          <w:p w14:paraId="06965D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SUF-T-01</w:t>
            </w:r>
          </w:p>
        </w:tc>
        <w:tc>
          <w:tcPr>
            <w:tcW w:w="5685" w:type="dxa"/>
          </w:tcPr>
          <w:p w14:paraId="518D9F3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в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отдельном окне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после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sdt>
              <w:sdtPr>
                <w:tag w:val="goog_rdk_210"/>
                <w:id w:val="-14089709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≤2 с)</w:t>
                </w:r>
              </w:sdtContent>
            </w:sdt>
          </w:p>
        </w:tc>
        <w:tc>
          <w:tcPr>
            <w:tcW w:w="2580" w:type="dxa"/>
          </w:tcPr>
          <w:p w14:paraId="4121BE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UC-SUF-T01, FR-SUF-06</w:t>
            </w:r>
          </w:p>
        </w:tc>
      </w:tr>
      <w:tr w:rsidR="009D43E8" w14:paraId="4DBC027C" w14:textId="77777777" w:rsidTr="009D43E8">
        <w:tc>
          <w:tcPr>
            <w:tcW w:w="1545" w:type="dxa"/>
          </w:tcPr>
          <w:p w14:paraId="39C5B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SUF-T-02</w:t>
            </w:r>
          </w:p>
        </w:tc>
        <w:tc>
          <w:tcPr>
            <w:tcW w:w="5685" w:type="dxa"/>
          </w:tcPr>
          <w:p w14:paraId="706365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СУЗ: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только оператору</w:t>
            </w:r>
          </w:p>
        </w:tc>
        <w:tc>
          <w:tcPr>
            <w:tcW w:w="2580" w:type="dxa"/>
          </w:tcPr>
          <w:p w14:paraId="3047CE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UC-SUF-T03, UC-SUF-C01</w:t>
            </w:r>
          </w:p>
        </w:tc>
      </w:tr>
      <w:tr w:rsidR="009D43E8" w14:paraId="7F9CFAED" w14:textId="77777777" w:rsidTr="009D43E8">
        <w:tc>
          <w:tcPr>
            <w:tcW w:w="1545" w:type="dxa"/>
          </w:tcPr>
          <w:p w14:paraId="40B82C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SUF-T-03</w:t>
            </w:r>
          </w:p>
        </w:tc>
        <w:tc>
          <w:tcPr>
            <w:tcW w:w="5685" w:type="dxa"/>
          </w:tcPr>
          <w:p w14:paraId="749DB7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Онлайн-чат: подсказка в АРМ при сообщении клиента</w:t>
            </w:r>
          </w:p>
        </w:tc>
        <w:tc>
          <w:tcPr>
            <w:tcW w:w="2580" w:type="dxa"/>
          </w:tcPr>
          <w:p w14:paraId="618D2A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UC-SUF-C01</w:t>
            </w:r>
          </w:p>
        </w:tc>
      </w:tr>
      <w:tr w:rsidR="009D43E8" w14:paraId="3E36E479" w14:textId="77777777" w:rsidTr="009D43E8">
        <w:tc>
          <w:tcPr>
            <w:tcW w:w="1545" w:type="dxa"/>
          </w:tcPr>
          <w:p w14:paraId="44535B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SUF-T-04</w:t>
            </w:r>
          </w:p>
        </w:tc>
        <w:tc>
          <w:tcPr>
            <w:tcW w:w="5685" w:type="dxa"/>
          </w:tcPr>
          <w:p w14:paraId="4CE3312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Клиент онлайн-чата не получает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</w:t>
            </w:r>
          </w:p>
        </w:tc>
        <w:tc>
          <w:tcPr>
            <w:tcW w:w="2580" w:type="dxa"/>
          </w:tcPr>
          <w:p w14:paraId="42E09E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UC-SUF-C02</w:t>
            </w:r>
          </w:p>
        </w:tc>
      </w:tr>
      <w:tr w:rsidR="009D43E8" w14:paraId="432BC6E1" w14:textId="77777777" w:rsidTr="009D43E8">
        <w:tc>
          <w:tcPr>
            <w:tcW w:w="1545" w:type="dxa"/>
          </w:tcPr>
          <w:p w14:paraId="5AE7BC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SUF-T-05</w:t>
            </w:r>
          </w:p>
        </w:tc>
        <w:tc>
          <w:tcPr>
            <w:tcW w:w="5685" w:type="dxa"/>
          </w:tcPr>
          <w:p w14:paraId="073E97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Оператор онлайн-чата: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подсказки только в АРМ</w:t>
            </w:r>
          </w:p>
        </w:tc>
        <w:tc>
          <w:tcPr>
            <w:tcW w:w="2580" w:type="dxa"/>
          </w:tcPr>
          <w:p w14:paraId="0750D5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UC-SUF-N01</w:t>
            </w:r>
          </w:p>
        </w:tc>
      </w:tr>
      <w:tr w:rsidR="009D43E8" w14:paraId="2576F941" w14:textId="77777777" w:rsidTr="009D43E8">
        <w:tc>
          <w:tcPr>
            <w:tcW w:w="1545" w:type="dxa"/>
          </w:tcPr>
          <w:p w14:paraId="017981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SUF-T-06</w:t>
            </w:r>
          </w:p>
        </w:tc>
        <w:tc>
          <w:tcPr>
            <w:tcW w:w="5685" w:type="dxa"/>
          </w:tcPr>
          <w:p w14:paraId="2D5C7FB9" w14:textId="58F63D5E" w:rsidR="009D43E8" w:rsidRPr="003C42DA" w:rsidRDefault="00CE3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B80623">
              <w:rPr>
                <w:rFonts w:ascii="Times New Roman" w:eastAsia="Calibri" w:hAnsi="Times New Roman" w:cs="Times New Roman"/>
                <w:bCs/>
                <w:kern w:val="2"/>
                <w:sz w:val="28"/>
                <w:szCs w:val="28"/>
                <w:lang w:val="ru-RU"/>
                <w14:ligatures w14:val="standardContextual"/>
              </w:rPr>
              <w:t xml:space="preserve">Администратор базы знаний </w:t>
            </w:r>
            <w:r w:rsidRPr="00BC1041">
              <w:rPr>
                <w:rFonts w:ascii="Times New Roman" w:eastAsia="Calibri" w:hAnsi="Times New Roman" w:cs="Times New Roman"/>
                <w:bCs/>
                <w:kern w:val="2"/>
                <w:sz w:val="28"/>
                <w:szCs w:val="28"/>
                <w:lang w:val="en-US"/>
                <w14:ligatures w14:val="standardContextual"/>
              </w:rPr>
              <w:t>LLM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отдельное окно тест-диалога; проверка эталонов </w:t>
            </w:r>
            <w:r w:rsidR="00317F00">
              <w:rPr>
                <w:rFonts w:ascii="Arial" w:eastAsia="Arial" w:hAnsi="Arial" w:cs="Arial"/>
                <w:color w:val="000000"/>
              </w:rPr>
              <w:t>QU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перед публикацией сценария</w:t>
            </w:r>
          </w:p>
        </w:tc>
        <w:tc>
          <w:tcPr>
            <w:tcW w:w="2580" w:type="dxa"/>
          </w:tcPr>
          <w:p w14:paraId="509CAB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UC-SUF-N02, </w:t>
            </w:r>
            <w:hyperlink w:anchor="bookmark=id.801arehzigvq">
              <w:r>
                <w:rPr>
                  <w:rFonts w:ascii="Arial" w:eastAsia="Arial" w:hAnsi="Arial" w:cs="Arial"/>
                  <w:color w:val="156082"/>
                </w:rPr>
                <w:t>II.2.6</w:t>
              </w:r>
            </w:hyperlink>
          </w:p>
        </w:tc>
      </w:tr>
      <w:tr w:rsidR="009D43E8" w14:paraId="58A6CB2C" w14:textId="77777777" w:rsidTr="009D43E8">
        <w:tc>
          <w:tcPr>
            <w:tcW w:w="1545" w:type="dxa"/>
          </w:tcPr>
          <w:p w14:paraId="6044E97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SUF-T-07</w:t>
            </w:r>
          </w:p>
        </w:tc>
        <w:tc>
          <w:tcPr>
            <w:tcW w:w="5685" w:type="dxa"/>
          </w:tcPr>
          <w:p w14:paraId="4EBD2C3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Обратная связь сохраняется в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тности</w:t>
            </w:r>
          </w:p>
        </w:tc>
        <w:tc>
          <w:tcPr>
            <w:tcW w:w="2580" w:type="dxa"/>
          </w:tcPr>
          <w:p w14:paraId="4A55CD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UC-SUF-T04</w:t>
            </w:r>
          </w:p>
        </w:tc>
      </w:tr>
      <w:tr w:rsidR="009D43E8" w14:paraId="6ED98BD4" w14:textId="77777777" w:rsidTr="009D43E8">
        <w:tc>
          <w:tcPr>
            <w:tcW w:w="1545" w:type="dxa"/>
          </w:tcPr>
          <w:p w14:paraId="11CD44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SUF-T-08</w:t>
            </w:r>
          </w:p>
        </w:tc>
        <w:tc>
          <w:tcPr>
            <w:tcW w:w="5685" w:type="dxa"/>
          </w:tcPr>
          <w:p w14:paraId="0AB99F17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1"/>
                <w:id w:val="128816045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подсказки ≤ 2 с на стенде</w:t>
                </w:r>
              </w:sdtContent>
            </w:sdt>
          </w:p>
        </w:tc>
        <w:tc>
          <w:tcPr>
            <w:tcW w:w="2580" w:type="dxa"/>
          </w:tcPr>
          <w:p w14:paraId="0E18F7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FR-SUF-06</w:t>
            </w:r>
          </w:p>
        </w:tc>
      </w:tr>
      <w:tr w:rsidR="009D43E8" w14:paraId="3112E51A" w14:textId="77777777" w:rsidTr="009D43E8">
        <w:tc>
          <w:tcPr>
            <w:tcW w:w="1545" w:type="dxa"/>
          </w:tcPr>
          <w:p w14:paraId="2AD645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SUF-T-09</w:t>
            </w:r>
          </w:p>
        </w:tc>
        <w:tc>
          <w:tcPr>
            <w:tcW w:w="5685" w:type="dxa"/>
          </w:tcPr>
          <w:p w14:paraId="7940474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12"/>
                <w:id w:val="5349478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50 сценариев production с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картой</w:t>
                </w:r>
              </w:sdtContent>
            </w:sdt>
          </w:p>
        </w:tc>
        <w:tc>
          <w:tcPr>
            <w:tcW w:w="2580" w:type="dxa"/>
          </w:tcPr>
          <w:p w14:paraId="31FC24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9D43E8" w14:paraId="461BEC1F" w14:textId="77777777" w:rsidTr="009D43E8">
        <w:tc>
          <w:tcPr>
            <w:tcW w:w="1545" w:type="dxa"/>
          </w:tcPr>
          <w:p w14:paraId="3CEBF2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SUF-T-10</w:t>
            </w:r>
          </w:p>
        </w:tc>
        <w:tc>
          <w:tcPr>
            <w:tcW w:w="5685" w:type="dxa"/>
          </w:tcPr>
          <w:p w14:paraId="42D28DA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run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4.5.2.7–8 для сценариев реестра</w:t>
            </w:r>
          </w:p>
        </w:tc>
        <w:tc>
          <w:tcPr>
            <w:tcW w:w="2580" w:type="dxa"/>
          </w:tcPr>
          <w:p w14:paraId="229195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FR-SCR-10</w:t>
            </w:r>
          </w:p>
        </w:tc>
      </w:tr>
      <w:tr w:rsidR="009D43E8" w14:paraId="41160EB4" w14:textId="77777777" w:rsidTr="009D43E8">
        <w:tc>
          <w:tcPr>
            <w:tcW w:w="1545" w:type="dxa"/>
          </w:tcPr>
          <w:p w14:paraId="383E4B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SUF-T-11</w:t>
            </w:r>
          </w:p>
        </w:tc>
        <w:tc>
          <w:tcPr>
            <w:tcW w:w="5685" w:type="dxa"/>
          </w:tcPr>
          <w:p w14:paraId="48D82A50" w14:textId="2140183B" w:rsidR="009D43E8" w:rsidRPr="006D1D03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-001…010: ветки как в Прил.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2</w:t>
            </w:r>
            <w:ins w:id="3124" w:author="Никита Гринь" w:date="2026-08-04T16:25:00Z" w16du:dateUtc="2026-08-04T13:25:00Z">
              <w:r w:rsidR="006D1D03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ins w:id="3125" w:author="Никита Гринь" w:date="2026-08-04T16:25:00Z">
              <w:r w:rsidR="006D1D03" w:rsidRPr="006D1D03">
                <w:rPr>
                  <w:rFonts w:ascii="Arial" w:eastAsia="Arial" w:hAnsi="Arial" w:cs="Arial"/>
                  <w:color w:val="000000"/>
                  <w:lang w:val="ru-RU"/>
                  <w:rPrChange w:id="3126" w:author="Никита Гринь" w:date="2026-08-04T16:25:00Z" w16du:dateUtc="2026-08-04T13:25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порядок создания сценариев — </w:t>
              </w:r>
              <w:r w:rsidR="006D1D03" w:rsidRPr="006D1D03">
                <w:rPr>
                  <w:rFonts w:ascii="Arial" w:eastAsia="Arial" w:hAnsi="Arial" w:cs="Arial"/>
                  <w:color w:val="000000"/>
                </w:rPr>
                <w:t>II</w:t>
              </w:r>
              <w:r w:rsidR="006D1D03" w:rsidRPr="006D1D03">
                <w:rPr>
                  <w:rFonts w:ascii="Arial" w:eastAsia="Arial" w:hAnsi="Arial" w:cs="Arial"/>
                  <w:color w:val="000000"/>
                  <w:lang w:val="ru-RU"/>
                  <w:rPrChange w:id="3127" w:author="Никита Гринь" w:date="2026-08-04T16:25:00Z" w16du:dateUtc="2026-08-04T13:25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.3.5.1 (</w:t>
              </w:r>
              <w:r w:rsidR="006D1D03" w:rsidRPr="006D1D03">
                <w:rPr>
                  <w:rFonts w:ascii="Arial" w:eastAsia="Arial" w:hAnsi="Arial" w:cs="Arial"/>
                  <w:color w:val="000000"/>
                </w:rPr>
                <w:t>UC</w:t>
              </w:r>
              <w:r w:rsidR="006D1D03" w:rsidRPr="006D1D03">
                <w:rPr>
                  <w:rFonts w:ascii="Arial" w:eastAsia="Arial" w:hAnsi="Arial" w:cs="Arial"/>
                  <w:color w:val="000000"/>
                  <w:lang w:val="ru-RU"/>
                  <w:rPrChange w:id="3128" w:author="Никита Гринь" w:date="2026-08-04T16:25:00Z" w16du:dateUtc="2026-08-04T13:25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-</w:t>
              </w:r>
              <w:r w:rsidR="006D1D03" w:rsidRPr="006D1D03">
                <w:rPr>
                  <w:rFonts w:ascii="Arial" w:eastAsia="Arial" w:hAnsi="Arial" w:cs="Arial"/>
                  <w:color w:val="000000"/>
                </w:rPr>
                <w:t>SCR</w:t>
              </w:r>
              <w:r w:rsidR="006D1D03" w:rsidRPr="006D1D03">
                <w:rPr>
                  <w:rFonts w:ascii="Arial" w:eastAsia="Arial" w:hAnsi="Arial" w:cs="Arial"/>
                  <w:color w:val="000000"/>
                  <w:lang w:val="ru-RU"/>
                  <w:rPrChange w:id="3129" w:author="Никита Гринь" w:date="2026-08-04T16:25:00Z" w16du:dateUtc="2026-08-04T13:25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-01)</w:t>
              </w:r>
            </w:ins>
          </w:p>
        </w:tc>
        <w:tc>
          <w:tcPr>
            <w:tcW w:w="2580" w:type="dxa"/>
          </w:tcPr>
          <w:p w14:paraId="27DC14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FR-SCR-01</w:t>
            </w:r>
          </w:p>
        </w:tc>
      </w:tr>
      <w:tr w:rsidR="009D43E8" w14:paraId="6C724701" w14:textId="77777777" w:rsidTr="009D43E8">
        <w:tc>
          <w:tcPr>
            <w:tcW w:w="1545" w:type="dxa"/>
          </w:tcPr>
          <w:p w14:paraId="063EE5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SUF-T-12</w:t>
            </w:r>
          </w:p>
        </w:tc>
        <w:tc>
          <w:tcPr>
            <w:tcW w:w="5685" w:type="dxa"/>
          </w:tcPr>
          <w:p w14:paraId="35EDF4F6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3"/>
                <w:id w:val="49953612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Динамические подсказки: новая реплика → карточки с % релевантности 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 1–2 с</w:t>
            </w:r>
            <w:sdt>
              <w:sdtPr>
                <w:tag w:val="goog_rdk_214"/>
                <w:id w:val="65102586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с); синонимы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Δ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≤ 10 п.п.; антонимы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UC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UND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-02</w:t>
                </w:r>
              </w:sdtContent>
            </w:sdt>
          </w:p>
        </w:tc>
        <w:tc>
          <w:tcPr>
            <w:tcW w:w="2580" w:type="dxa"/>
          </w:tcPr>
          <w:p w14:paraId="04DB4E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FR-UND-06, FR-SUF-11, FR-SUF-06, UC-UND-02</w:t>
            </w:r>
          </w:p>
        </w:tc>
      </w:tr>
      <w:tr w:rsidR="009D43E8" w14:paraId="29E36AFA" w14:textId="77777777" w:rsidTr="009D43E8">
        <w:tc>
          <w:tcPr>
            <w:tcW w:w="1545" w:type="dxa"/>
          </w:tcPr>
          <w:p w14:paraId="771ADE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SUF-T-13</w:t>
            </w:r>
          </w:p>
        </w:tc>
        <w:tc>
          <w:tcPr>
            <w:tcW w:w="5685" w:type="dxa"/>
          </w:tcPr>
          <w:p w14:paraId="5CCF5AB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Активный звонок/диалог: фокус в отдельном окне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или АРМ онлайн-чата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«А+Д»)</w:t>
            </w:r>
          </w:p>
        </w:tc>
        <w:tc>
          <w:tcPr>
            <w:tcW w:w="2580" w:type="dxa"/>
          </w:tcPr>
          <w:p w14:paraId="19D8B6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FR-SUF-12</w:t>
            </w:r>
          </w:p>
        </w:tc>
      </w:tr>
      <w:tr w:rsidR="009D43E8" w14:paraId="5504E747" w14:textId="77777777" w:rsidTr="009D43E8">
        <w:tc>
          <w:tcPr>
            <w:tcW w:w="1545" w:type="dxa"/>
          </w:tcPr>
          <w:p w14:paraId="148BB1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SUF-T-14</w:t>
            </w:r>
          </w:p>
        </w:tc>
        <w:tc>
          <w:tcPr>
            <w:tcW w:w="5685" w:type="dxa"/>
          </w:tcPr>
          <w:p w14:paraId="4E26E8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реплики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и оператора</w:t>
            </w:r>
            <w:sdt>
              <w:sdtPr>
                <w:tag w:val="goog_rdk_215"/>
                <w:id w:val="-110032951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3–5 подсказок с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без лишних элементов телефонии</w:t>
            </w:r>
          </w:p>
        </w:tc>
        <w:tc>
          <w:tcPr>
            <w:tcW w:w="2580" w:type="dxa"/>
          </w:tcPr>
          <w:p w14:paraId="45A7E4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FR-SUF-13</w:t>
            </w:r>
          </w:p>
        </w:tc>
      </w:tr>
      <w:tr w:rsidR="009D43E8" w14:paraId="7BDA0C41" w14:textId="77777777" w:rsidTr="009D43E8">
        <w:tc>
          <w:tcPr>
            <w:tcW w:w="1545" w:type="dxa"/>
          </w:tcPr>
          <w:p w14:paraId="382970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SUF-T-15</w:t>
            </w:r>
          </w:p>
        </w:tc>
        <w:tc>
          <w:tcPr>
            <w:tcW w:w="5685" w:type="dxa"/>
          </w:tcPr>
          <w:p w14:paraId="28D092D1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16"/>
                <w:id w:val="-33654503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Запрос вне СУЗ → оператору нет подсказки / низкий %; без автоответа клиенту</w:t>
                </w:r>
              </w:sdtContent>
            </w:sdt>
          </w:p>
        </w:tc>
        <w:tc>
          <w:tcPr>
            <w:tcW w:w="2580" w:type="dxa"/>
          </w:tcPr>
          <w:p w14:paraId="649D26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FR-CC-06, FR-UND-18</w:t>
            </w:r>
          </w:p>
        </w:tc>
      </w:tr>
      <w:tr w:rsidR="005319D8" w:rsidRPr="005319D8" w14:paraId="135CDF73" w14:textId="77777777" w:rsidTr="009D43E8">
        <w:trPr>
          <w:ins w:id="3130" w:author="Никита Гринь" w:date="2026-08-04T15:59:00Z"/>
        </w:trPr>
        <w:tc>
          <w:tcPr>
            <w:tcW w:w="1545" w:type="dxa"/>
          </w:tcPr>
          <w:p w14:paraId="488C17E7" w14:textId="5FCF0CCA" w:rsidR="005319D8" w:rsidRPr="005319D8" w:rsidRDefault="00531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31" w:author="Никита Гринь" w:date="2026-08-04T15:59:00Z" w16du:dateUtc="2026-08-04T12:59:00Z"/>
                <w:rFonts w:ascii="Arial" w:eastAsia="Arial" w:hAnsi="Arial" w:cs="Arial"/>
                <w:color w:val="000000"/>
              </w:rPr>
            </w:pPr>
            <w:ins w:id="3132" w:author="Никита Гринь" w:date="2026-08-04T15:59:00Z">
              <w:r w:rsidRPr="005319D8">
                <w:rPr>
                  <w:rFonts w:ascii="Arial" w:eastAsia="Arial" w:hAnsi="Arial" w:cs="Arial"/>
                  <w:color w:val="000000"/>
                  <w:rPrChange w:id="3133" w:author="Никита Гринь" w:date="2026-08-04T16:00:00Z" w16du:dateUtc="2026-08-04T13:00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SUF-T-16</w:t>
              </w:r>
            </w:ins>
          </w:p>
        </w:tc>
        <w:tc>
          <w:tcPr>
            <w:tcW w:w="5685" w:type="dxa"/>
          </w:tcPr>
          <w:p w14:paraId="417DD3F5" w14:textId="76E1DCE9" w:rsidR="005319D8" w:rsidRPr="005319D8" w:rsidRDefault="00531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34" w:author="Никита Гринь" w:date="2026-08-04T15:59:00Z" w16du:dateUtc="2026-08-04T12:59:00Z"/>
                <w:lang w:val="ru-RU"/>
                <w:rPrChange w:id="3135" w:author="Никита Гринь" w:date="2026-08-04T16:00:00Z" w16du:dateUtc="2026-08-04T13:00:00Z">
                  <w:rPr>
                    <w:ins w:id="3136" w:author="Никита Гринь" w:date="2026-08-04T15:59:00Z" w16du:dateUtc="2026-08-04T12:59:00Z"/>
                  </w:rPr>
                </w:rPrChange>
              </w:rPr>
            </w:pPr>
            <w:ins w:id="3137" w:author="Никита Гринь" w:date="2026-08-04T16:00:00Z" w16du:dateUtc="2026-08-04T13:00:00Z">
              <w:r w:rsidRPr="005319D8">
                <w:rPr>
                  <w:lang w:val="ru-RU"/>
                </w:rPr>
                <w:t>Summary (саммаризация) в окне суфлёра канала телефония: при запросе оператора отображается краткая выжимка по единой истории клиента; доступен детальный summary; взаимодействие — блок по умолчанию свёрнут (видно краткое описание), раскрытие по наведению мыши, сворачивание — убрать мышь (§4.3.1.13–14)</w:t>
              </w:r>
            </w:ins>
          </w:p>
        </w:tc>
        <w:tc>
          <w:tcPr>
            <w:tcW w:w="2580" w:type="dxa"/>
          </w:tcPr>
          <w:p w14:paraId="13392C15" w14:textId="6E20AFC8" w:rsidR="005319D8" w:rsidRPr="005319D8" w:rsidRDefault="005319D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38" w:author="Никита Гринь" w:date="2026-08-04T15:59:00Z" w16du:dateUtc="2026-08-04T12:59:00Z"/>
                <w:rFonts w:ascii="Arial" w:eastAsia="Arial" w:hAnsi="Arial" w:cs="Arial"/>
                <w:color w:val="000000"/>
                <w:lang w:val="ru-RU"/>
                <w:rPrChange w:id="3139" w:author="Никита Гринь" w:date="2026-08-04T16:00:00Z" w16du:dateUtc="2026-08-04T13:00:00Z">
                  <w:rPr>
                    <w:ins w:id="3140" w:author="Никита Гринь" w:date="2026-08-04T15:59:00Z" w16du:dateUtc="2026-08-04T12:59:00Z"/>
                    <w:rFonts w:ascii="Arial" w:eastAsia="Arial" w:hAnsi="Arial" w:cs="Arial"/>
                    <w:color w:val="000000"/>
                  </w:rPr>
                </w:rPrChange>
              </w:rPr>
            </w:pPr>
            <w:ins w:id="3141" w:author="Никита Гринь" w:date="2026-08-04T16:01:00Z">
              <w:r w:rsidRPr="005319D8">
                <w:rPr>
                  <w:rFonts w:ascii="Arial" w:eastAsia="Arial" w:hAnsi="Arial" w:cs="Arial"/>
                  <w:color w:val="000000"/>
                </w:rPr>
                <w:t>FR-SUF-15, UC-K3</w:t>
              </w:r>
            </w:ins>
          </w:p>
        </w:tc>
      </w:tr>
    </w:tbl>
    <w:p w14:paraId="77151611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3142" w:name="bookmark=id.3azt5glo2zar" w:colFirst="0" w:colLast="0"/>
      <w:bookmarkEnd w:id="3142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.7.1.1. Пошаговые сценарии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7EFC7F2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143" w:name="bookmark=id.8mqr2bl41uzw" w:colFirst="0" w:colLast="0"/>
      <w:bookmarkEnd w:id="3143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-01 — Подсказка по транскрипту в отдельном окне суфлера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36BD02D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A650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6180" w:type="dxa"/>
          </w:tcPr>
          <w:p w14:paraId="0266A4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27A15720" w14:textId="77777777" w:rsidTr="009D43E8">
        <w:tc>
          <w:tcPr>
            <w:tcW w:w="2640" w:type="dxa"/>
          </w:tcPr>
          <w:p w14:paraId="0C22D7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6180" w:type="dxa"/>
          </w:tcPr>
          <w:p w14:paraId="2FB757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подсказка по реплике клиента в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144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145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146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147" w:author="Никита Гринь" w:date="2026-07-31T10:57:00Z" w16du:dateUtc="2026-07-31T07:57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3148" w:author="Никита Гринь" w:date="2026-07-31T10:57:00Z" w16du:dateUtc="2026-07-31T07:57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standalone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-окне</w:t>
            </w:r>
            <w:r>
              <w:fldChar w:fldCharType="end"/>
            </w:r>
          </w:p>
        </w:tc>
      </w:tr>
      <w:tr w:rsidR="009D43E8" w14:paraId="490787E1" w14:textId="77777777" w:rsidTr="009D43E8">
        <w:tc>
          <w:tcPr>
            <w:tcW w:w="2640" w:type="dxa"/>
          </w:tcPr>
          <w:p w14:paraId="739823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6180" w:type="dxa"/>
          </w:tcPr>
          <w:p w14:paraId="2E929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канала телефония (§2.4 п.4). </w:t>
            </w:r>
            <w:r>
              <w:rPr>
                <w:rFonts w:ascii="Arial" w:eastAsia="Arial" w:hAnsi="Arial" w:cs="Arial"/>
                <w:color w:val="000000"/>
              </w:rPr>
              <w:t>Стенд: test Oktell + test Bitrix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актуален) + AI Hub staging. Активный тестовый звонок с ASR.</w:t>
            </w:r>
          </w:p>
        </w:tc>
      </w:tr>
      <w:tr w:rsidR="009D43E8" w:rsidRPr="0050000B" w14:paraId="04243FE2" w14:textId="77777777" w:rsidTr="009D43E8">
        <w:tc>
          <w:tcPr>
            <w:tcW w:w="2640" w:type="dxa"/>
          </w:tcPr>
          <w:p w14:paraId="40F4A6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6180" w:type="dxa"/>
          </w:tcPr>
          <w:p w14:paraId="04B7397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принимает звонок на тестовой линии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2. Клиент произносит реплику по теме из СУЗ (напр.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-001). 3. Дождаться финального </w:t>
            </w:r>
            <w:r>
              <w:rPr>
                <w:rFonts w:ascii="Arial" w:eastAsia="Arial" w:hAnsi="Arial" w:cs="Arial"/>
                <w:color w:val="000000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-транскрипта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asr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зафиксировать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4. Проверить окно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(не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5. Замерить </w:t>
            </w:r>
            <w:r>
              <w:rPr>
                <w:rFonts w:ascii="Arial" w:eastAsia="Arial" w:hAnsi="Arial" w:cs="Arial"/>
                <w:color w:val="000000"/>
              </w:rPr>
              <w:t>Δt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=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display</w:t>
            </w:r>
            <w:sdt>
              <w:sdtPr>
                <w:tag w:val="goog_rdk_217"/>
                <w:id w:val="19619044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−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 появления первой карточки подсказки.</w:t>
            </w:r>
          </w:p>
        </w:tc>
      </w:tr>
      <w:tr w:rsidR="009D43E8" w:rsidRPr="0050000B" w14:paraId="72EBEE2A" w14:textId="77777777" w:rsidTr="009D43E8">
        <w:tc>
          <w:tcPr>
            <w:tcW w:w="2640" w:type="dxa"/>
          </w:tcPr>
          <w:p w14:paraId="7DB376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6180" w:type="dxa"/>
          </w:tcPr>
          <w:p w14:paraId="68DC9FD0" w14:textId="33D1CCBE" w:rsidR="009D43E8" w:rsidRPr="003C42DA" w:rsidRDefault="0056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149" w:author="Никита Гринь" w:date="2026-08-03T11:59:00Z" w16du:dateUtc="2026-08-03T08:59:00Z">
              <w:r w:rsidRPr="00562709">
                <w:rPr>
                  <w:rFonts w:ascii="Arial" w:eastAsia="Arial" w:hAnsi="Arial" w:cs="Arial"/>
                  <w:color w:val="000000"/>
                  <w:lang w:val="ru-RU"/>
                </w:rPr>
                <w:t>В окне суфлёра: реплика клиента + 1 карточка подсказки с % релевантности (для приёмки; количество карточек настраивается администратором в диапазоне 1–5)</w:t>
              </w:r>
            </w:ins>
            <w:del w:id="3150" w:author="Никита Гринь" w:date="2026-08-03T11:59:00Z" w16du:dateUtc="2026-08-03T08:59:00Z"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>В окне суфл</w:delText>
              </w:r>
              <w:r w:rsidR="00317F00" w:rsidRPr="003C42DA" w:rsidDel="00562709">
                <w:rPr>
                  <w:rFonts w:ascii="Arial" w:eastAsia="Arial" w:hAnsi="Arial" w:cs="Arial"/>
                  <w:lang w:val="ru-RU"/>
                </w:rPr>
                <w:delText>е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ра: реплика клиента + 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3–5 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карточек подсказок с </w:delText>
              </w:r>
              <w:r w:rsidR="00317F00" w:rsidRPr="003C42DA" w:rsidDel="00562709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% релевантности</w:delText>
              </w:r>
            </w:del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Δt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от 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asr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  <w:lang w:val="ru-RU"/>
              </w:rPr>
              <w:t>.</w:t>
            </w:r>
            <w:r w:rsidR="00317F00"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final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 до отображения карточек — 1–2 с</w:t>
            </w:r>
            <w:sdt>
              <w:sdtPr>
                <w:tag w:val="goog_rdk_218"/>
                <w:id w:val="68641207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(на стенде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≤2 с, </w:t>
                </w:r>
              </w:sdtContent>
            </w:sdt>
            <w:r w:rsidR="00317F00">
              <w:fldChar w:fldCharType="begin"/>
            </w:r>
            <w:r w:rsidR="00317F00">
              <w:instrText>HYPERLINK</w:instrText>
            </w:r>
            <w:r w:rsidR="00317F00" w:rsidRPr="003339CA">
              <w:rPr>
                <w:lang w:val="ru-RU"/>
                <w:rPrChange w:id="3152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339CA">
              <w:rPr>
                <w:lang w:val="ru-RU"/>
                <w:rPrChange w:id="3153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339CA">
              <w:rPr>
                <w:lang w:val="ru-RU"/>
                <w:rPrChange w:id="3154" w:author="Никита Гринь" w:date="2026-07-31T10:57:00Z" w16du:dateUtc="2026-07-31T07:57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339CA">
              <w:rPr>
                <w:lang w:val="ru-RU"/>
                <w:rPrChange w:id="3155" w:author="Никита Гринь" w:date="2026-07-31T10:57:00Z" w16du:dateUtc="2026-07-31T07:57:00Z">
                  <w:rPr/>
                </w:rPrChange>
              </w:rPr>
              <w:instrText>.</w:instrText>
            </w:r>
            <w:r w:rsidR="00317F00">
              <w:instrText>o</w:instrText>
            </w:r>
            <w:r w:rsidR="00317F00" w:rsidRPr="003339CA">
              <w:rPr>
                <w:lang w:val="ru-RU"/>
                <w:rPrChange w:id="3156" w:author="Никита Гринь" w:date="2026-07-31T10:57:00Z" w16du:dateUtc="2026-07-31T07:57:00Z">
                  <w:rPr/>
                </w:rPrChange>
              </w:rPr>
              <w:instrText>1</w:instrText>
            </w:r>
            <w:r w:rsidR="00317F00">
              <w:instrText>ajy</w:instrText>
            </w:r>
            <w:r w:rsidR="00317F00" w:rsidRPr="003339CA">
              <w:rPr>
                <w:lang w:val="ru-RU"/>
                <w:rPrChange w:id="3157" w:author="Никита Гринь" w:date="2026-07-31T10:57:00Z" w16du:dateUtc="2026-07-31T07:57:00Z">
                  <w:rPr/>
                </w:rPrChange>
              </w:rPr>
              <w:instrText>93</w:instrText>
            </w:r>
            <w:r w:rsidR="00317F00">
              <w:instrText>ttmn</w:instrText>
            </w:r>
            <w:r w:rsidR="00317F00" w:rsidRPr="003339CA">
              <w:rPr>
                <w:lang w:val="ru-RU"/>
                <w:rPrChange w:id="3158" w:author="Никита Гринь" w:date="2026-07-31T10:57:00Z" w16du:dateUtc="2026-07-31T07:57:00Z">
                  <w:rPr/>
                </w:rPrChange>
              </w:rPr>
              <w:instrText>7" \</w:instrText>
            </w:r>
            <w:r w:rsidR="00317F00">
              <w:instrText>h</w:instrText>
            </w:r>
            <w:r w:rsidR="00317F00">
              <w:fldChar w:fldCharType="separate"/>
            </w:r>
            <w:r w:rsidR="00317F00">
              <w:rPr>
                <w:rFonts w:ascii="Arial" w:eastAsia="Arial" w:hAnsi="Arial" w:cs="Arial"/>
                <w:color w:val="156082"/>
              </w:rPr>
              <w:t>II</w:t>
            </w:r>
            <w:r w:rsidR="00317F00" w:rsidRPr="003C42DA">
              <w:rPr>
                <w:rFonts w:ascii="Arial" w:eastAsia="Arial" w:hAnsi="Arial" w:cs="Arial"/>
                <w:color w:val="156082"/>
                <w:lang w:val="ru-RU"/>
              </w:rPr>
              <w:t>.7.4</w:t>
            </w:r>
            <w:r w:rsidR="00317F00">
              <w:fldChar w:fldCharType="end"/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 w:rsidR="00317F00">
              <w:rPr>
                <w:rFonts w:ascii="Arial" w:eastAsia="Arial" w:hAnsi="Arial" w:cs="Arial"/>
                <w:color w:val="000000"/>
              </w:rPr>
              <w:t>Hub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«Ассистент» не открыт в том же окне.</w:t>
            </w:r>
          </w:p>
        </w:tc>
      </w:tr>
      <w:tr w:rsidR="009D43E8" w14:paraId="4881438C" w14:textId="77777777" w:rsidTr="009D43E8">
        <w:tc>
          <w:tcPr>
            <w:tcW w:w="2640" w:type="dxa"/>
          </w:tcPr>
          <w:p w14:paraId="601CA7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Стенд</w:t>
            </w:r>
          </w:p>
        </w:tc>
        <w:tc>
          <w:tcPr>
            <w:tcW w:w="6180" w:type="dxa"/>
          </w:tcPr>
          <w:p w14:paraId="466269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(</w:t>
            </w:r>
            <w:r>
              <w:rPr>
                <w:rFonts w:ascii="Arial" w:eastAsia="Arial" w:hAnsi="Arial" w:cs="Arial"/>
                <w:color w:val="000000"/>
              </w:rPr>
              <w:t>T+45</w:t>
            </w:r>
            <w:r>
              <w:rPr>
                <w:rFonts w:ascii="Arial" w:eastAsia="Arial" w:hAnsi="Arial" w:cs="Arial"/>
                <w:color w:val="000000"/>
              </w:rPr>
              <w:t>) + test Bitrix (</w:t>
            </w:r>
            <w:r>
              <w:rPr>
                <w:rFonts w:ascii="Arial" w:eastAsia="Arial" w:hAnsi="Arial" w:cs="Arial"/>
                <w:color w:val="000000"/>
              </w:rPr>
              <w:t>T+30</w:t>
            </w:r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9D43E8" w14:paraId="074C46E4" w14:textId="77777777" w:rsidTr="009D43E8">
        <w:tc>
          <w:tcPr>
            <w:tcW w:w="2640" w:type="dxa"/>
          </w:tcPr>
          <w:p w14:paraId="220931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6180" w:type="dxa"/>
          </w:tcPr>
          <w:p w14:paraId="55BE79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UC-SUF-T01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4.3.1.4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4.6.2.2.2</w:t>
            </w:r>
          </w:p>
        </w:tc>
      </w:tr>
    </w:tbl>
    <w:p w14:paraId="14485DE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163" w:name="bookmark=id.qxejanw4e4vd" w:colFirst="0" w:colLast="0"/>
      <w:bookmarkEnd w:id="3163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-02 — </w:t>
      </w:r>
      <w:r>
        <w:rPr>
          <w:rFonts w:ascii="Arial" w:eastAsia="Arial" w:hAnsi="Arial" w:cs="Arial"/>
        </w:rPr>
        <w:t>Permalink</w:t>
      </w:r>
      <w:r w:rsidRPr="003C42DA">
        <w:rPr>
          <w:rFonts w:ascii="Arial" w:eastAsia="Arial" w:hAnsi="Arial" w:cs="Arial"/>
          <w:lang w:val="ru-RU"/>
        </w:rPr>
        <w:t xml:space="preserve"> СУЗ только оператору</w:t>
      </w:r>
    </w:p>
    <w:tbl>
      <w:tblPr>
        <w:tblStyle w:val="8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4A8B48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479F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51C340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2D744029" w14:textId="77777777" w:rsidTr="009D43E8">
        <w:tc>
          <w:tcPr>
            <w:tcW w:w="2640" w:type="dxa"/>
          </w:tcPr>
          <w:p w14:paraId="5C73B0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D374C3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Ссылка на статью СУЗ с названием; новая вкладка</w:t>
            </w:r>
          </w:p>
        </w:tc>
      </w:tr>
      <w:tr w:rsidR="009D43E8" w:rsidRPr="0050000B" w14:paraId="4D589A7C" w14:textId="77777777" w:rsidTr="009D43E8">
        <w:tc>
          <w:tcPr>
            <w:tcW w:w="2640" w:type="dxa"/>
          </w:tcPr>
          <w:p w14:paraId="5FCE3E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064983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выполнен; подсказка с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отображена.</w:t>
            </w:r>
          </w:p>
        </w:tc>
      </w:tr>
      <w:tr w:rsidR="009D43E8" w:rsidRPr="0050000B" w14:paraId="6526190D" w14:textId="77777777" w:rsidTr="009D43E8">
        <w:tc>
          <w:tcPr>
            <w:tcW w:w="2640" w:type="dxa"/>
          </w:tcPr>
          <w:p w14:paraId="5B2B55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28732A2F" w14:textId="34247DFA" w:rsidR="009D43E8" w:rsidRPr="00FD7F09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164" w:author="Никита Гринь" w:date="2026-08-04T11:35:00Z" w16du:dateUtc="2026-08-04T08:35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Нажать ссылку 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 подсказкой. 2. Проверить, что открылась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новая вкладка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браузера. </w:t>
            </w:r>
            <w:del w:id="3166" w:author="Никита Гринь" w:date="2026-08-03T12:02:00Z" w16du:dateUtc="2026-08-03T09:02:00Z">
              <w:r w:rsidRPr="00FD7F09" w:rsidDel="00562709">
                <w:rPr>
                  <w:rFonts w:ascii="Arial" w:eastAsia="Arial" w:hAnsi="Arial" w:cs="Arial"/>
                  <w:strike/>
                  <w:color w:val="000000"/>
                  <w:lang w:val="ru-RU"/>
                  <w:rPrChange w:id="3167" w:author="Никита Гринь" w:date="2026-08-04T11:35:00Z" w16du:dateUtc="2026-08-04T08:35:00Z">
                    <w:rPr>
                      <w:rFonts w:ascii="Arial" w:eastAsia="Arial" w:hAnsi="Arial" w:cs="Arial"/>
                      <w:strike/>
                      <w:color w:val="000000"/>
                    </w:rPr>
                  </w:rPrChange>
                </w:rPr>
                <w:delText xml:space="preserve">3. Убедиться, что клиент звонка не получил </w:delText>
              </w:r>
              <w:r w:rsidRPr="000865A3" w:rsidDel="00562709">
                <w:rPr>
                  <w:rFonts w:ascii="Arial" w:eastAsia="Arial" w:hAnsi="Arial" w:cs="Arial"/>
                  <w:strike/>
                  <w:color w:val="000000"/>
                </w:rPr>
                <w:delText>URL</w:delText>
              </w:r>
              <w:r w:rsidRPr="00FD7F09" w:rsidDel="00562709">
                <w:rPr>
                  <w:rFonts w:ascii="Arial" w:eastAsia="Arial" w:hAnsi="Arial" w:cs="Arial"/>
                  <w:strike/>
                  <w:color w:val="000000"/>
                  <w:lang w:val="ru-RU"/>
                  <w:rPrChange w:id="3168" w:author="Никита Гринь" w:date="2026-08-04T11:35:00Z" w16du:dateUtc="2026-08-04T08:35:00Z">
                    <w:rPr>
                      <w:rFonts w:ascii="Arial" w:eastAsia="Arial" w:hAnsi="Arial" w:cs="Arial"/>
                      <w:strike/>
                      <w:color w:val="000000"/>
                    </w:rPr>
                  </w:rPrChange>
                </w:rPr>
                <w:delText>.</w:delText>
              </w:r>
            </w:del>
          </w:p>
        </w:tc>
      </w:tr>
      <w:tr w:rsidR="009D43E8" w:rsidRPr="0050000B" w14:paraId="470AD8A9" w14:textId="77777777" w:rsidTr="009D43E8">
        <w:tc>
          <w:tcPr>
            <w:tcW w:w="2640" w:type="dxa"/>
          </w:tcPr>
          <w:p w14:paraId="019BE8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553756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Статья СУЗ открыта оператору в новой вкладке; </w:t>
            </w:r>
            <w:r>
              <w:rPr>
                <w:rFonts w:ascii="Arial" w:eastAsia="Arial" w:hAnsi="Arial" w:cs="Arial"/>
                <w:color w:val="000000"/>
              </w:rPr>
              <w:t>title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соответствует источнику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14:paraId="31D361CC" w14:textId="77777777" w:rsidTr="009D43E8">
        <w:tc>
          <w:tcPr>
            <w:tcW w:w="2640" w:type="dxa"/>
          </w:tcPr>
          <w:p w14:paraId="0626A1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31F46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</w:t>
            </w:r>
          </w:p>
        </w:tc>
      </w:tr>
      <w:tr w:rsidR="009D43E8" w14:paraId="09AF7DAC" w14:textId="77777777" w:rsidTr="009D43E8">
        <w:tc>
          <w:tcPr>
            <w:tcW w:w="2640" w:type="dxa"/>
          </w:tcPr>
          <w:p w14:paraId="155B8C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43754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UC-SUF-T03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4.3.1.8</w:t>
            </w:r>
          </w:p>
        </w:tc>
      </w:tr>
    </w:tbl>
    <w:p w14:paraId="2C74E476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170" w:name="bookmark=id.leq6yje30qb" w:colFirst="0" w:colLast="0"/>
      <w:bookmarkEnd w:id="3170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-03 — Онлайн-чат: подсказка в АРМ</w:t>
      </w:r>
    </w:p>
    <w:tbl>
      <w:tblPr>
        <w:tblStyle w:val="8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607E1E7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B6D46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A34A3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0B12155D" w14:textId="77777777" w:rsidTr="009D43E8">
        <w:tc>
          <w:tcPr>
            <w:tcW w:w="2640" w:type="dxa"/>
          </w:tcPr>
          <w:p w14:paraId="616366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D6FF4E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 при сообщении клиента в онлайн-чате</w:t>
            </w:r>
          </w:p>
        </w:tc>
      </w:tr>
      <w:tr w:rsidR="009D43E8" w14:paraId="5631304D" w14:textId="77777777" w:rsidTr="009D43E8">
        <w:tc>
          <w:tcPr>
            <w:tcW w:w="2640" w:type="dxa"/>
          </w:tcPr>
          <w:p w14:paraId="4FCA38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BD505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онлайн-чата (§2.4 п.5). </w:t>
            </w:r>
            <w:r>
              <w:rPr>
                <w:rFonts w:ascii="Arial" w:eastAsia="Arial" w:hAnsi="Arial" w:cs="Arial"/>
                <w:color w:val="000000"/>
              </w:rPr>
              <w:t>Активный диалог в АРМ.</w:t>
            </w:r>
          </w:p>
        </w:tc>
      </w:tr>
      <w:tr w:rsidR="009D43E8" w:rsidRPr="0050000B" w14:paraId="152BC149" w14:textId="77777777" w:rsidTr="009D43E8">
        <w:tc>
          <w:tcPr>
            <w:tcW w:w="2640" w:type="dxa"/>
          </w:tcPr>
          <w:p w14:paraId="3816D7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5F63DD4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отправляет сообщение в виджете. 2. Дождаться обработки </w:t>
            </w:r>
            <w:r>
              <w:rPr>
                <w:rFonts w:ascii="Arial" w:eastAsia="Arial" w:hAnsi="Arial" w:cs="Arial"/>
                <w:color w:val="000000"/>
              </w:rPr>
              <w:t>webhook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3. Проверить правую панель АРМ.</w:t>
            </w:r>
          </w:p>
        </w:tc>
      </w:tr>
      <w:tr w:rsidR="009D43E8" w:rsidRPr="0050000B" w14:paraId="1AFCE984" w14:textId="77777777" w:rsidTr="009D43E8">
        <w:tc>
          <w:tcPr>
            <w:tcW w:w="2640" w:type="dxa"/>
          </w:tcPr>
          <w:p w14:paraId="4AA2C9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621D596F" w14:textId="048F15B0" w:rsidR="009D43E8" w:rsidRPr="003C42DA" w:rsidRDefault="0056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171" w:author="Никита Гринь" w:date="2026-08-03T12:07:00Z" w16du:dateUtc="2026-08-03T09:07:00Z">
              <w:r w:rsidRPr="00562709">
                <w:rPr>
                  <w:rFonts w:ascii="Arial" w:eastAsia="Arial" w:hAnsi="Arial" w:cs="Arial"/>
                  <w:color w:val="000000"/>
                  <w:lang w:val="ru-RU"/>
                </w:rPr>
                <w:t xml:space="preserve">При сообщении клиента с содержанием для поиска в СУЗ — 1 карточка подсказки в панели суфлёра АРМ (для приёмки; количество карточек настраивается администратором в диапазоне 1–5); под карточкой — название статьи СУЗ </w:t>
              </w:r>
              <w:r w:rsidRPr="00562709">
                <w:rPr>
                  <w:rFonts w:ascii="Cambria Math" w:eastAsia="Arial" w:hAnsi="Cambria Math" w:cs="Cambria Math"/>
                  <w:color w:val="000000"/>
                  <w:lang w:val="ru-RU"/>
                </w:rPr>
                <w:t>↗</w:t>
              </w:r>
              <w:r w:rsidRPr="00562709">
                <w:rPr>
                  <w:rFonts w:ascii="Arial" w:eastAsia="Arial" w:hAnsi="Arial" w:cs="Arial"/>
                  <w:color w:val="000000"/>
                  <w:lang w:val="ru-RU"/>
                </w:rPr>
                <w:t>; не во вкладке Hub. На реплики без содержания для поиска («да», «нет», «не знаю» и аналогичные) карточки не отображаются.</w:t>
              </w:r>
            </w:ins>
            <w:del w:id="3173" w:author="Никита Гринь" w:date="2026-08-03T12:07:00Z" w16du:dateUtc="2026-08-03T09:07:00Z"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1–5 карточек 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>подсказок в панели суфл</w:delText>
              </w:r>
              <w:r w:rsidR="00317F00" w:rsidRPr="003C42DA" w:rsidDel="00562709">
                <w:rPr>
                  <w:rFonts w:ascii="Arial" w:eastAsia="Arial" w:hAnsi="Arial" w:cs="Arial"/>
                  <w:lang w:val="ru-RU"/>
                </w:rPr>
                <w:delText>е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ра АРМ; 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под каждой </w:delText>
              </w:r>
              <w:r w:rsidR="00317F00" w:rsidRPr="003C42DA" w:rsidDel="00562709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— </w:delText>
              </w:r>
              <w:r w:rsidR="00317F00" w:rsidRPr="003C42DA" w:rsidDel="00562709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название статьи СУЗ</w:delText>
              </w:r>
            </w:del>
            <w:customXmlDelRangeStart w:id="3175" w:author="Никита Гринь" w:date="2026-08-03T12:07:00Z"/>
            <w:sdt>
              <w:sdtPr>
                <w:tag w:val="goog_rdk_219"/>
                <w:id w:val="18384167"/>
              </w:sdtPr>
              <w:sdtContent>
                <w:customXmlDelRangeEnd w:id="3175"/>
                <w:del w:id="3176" w:author="Никита Гринь" w:date="2026-08-03T12:07:00Z" w16du:dateUtc="2026-08-03T09:07:00Z">
                  <w:r w:rsidR="00317F00" w:rsidRPr="003C42DA" w:rsidDel="00562709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↗; не во вкладке </w:delText>
                  </w:r>
                  <w:r w:rsidR="00317F00" w:rsidDel="00562709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Hub</w:delText>
                  </w:r>
                  <w:r w:rsidR="00317F00" w:rsidRPr="003C42DA" w:rsidDel="00562709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.</w:delText>
                  </w:r>
                </w:del>
                <w:customXmlDelRangeStart w:id="3177" w:author="Никита Гринь" w:date="2026-08-03T12:07:00Z"/>
              </w:sdtContent>
            </w:sdt>
            <w:customXmlDelRangeEnd w:id="3177"/>
          </w:p>
        </w:tc>
      </w:tr>
      <w:tr w:rsidR="009D43E8" w14:paraId="6E05F378" w14:textId="77777777" w:rsidTr="009D43E8">
        <w:tc>
          <w:tcPr>
            <w:tcW w:w="2640" w:type="dxa"/>
          </w:tcPr>
          <w:p w14:paraId="73973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0C7B37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233DE7C5" w14:textId="77777777" w:rsidTr="009D43E8">
        <w:tc>
          <w:tcPr>
            <w:tcW w:w="2640" w:type="dxa"/>
          </w:tcPr>
          <w:p w14:paraId="755A2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1DF035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UC-SUF-C01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4.3.2.2</w:t>
            </w:r>
          </w:p>
        </w:tc>
      </w:tr>
    </w:tbl>
    <w:p w14:paraId="18F13641" w14:textId="77777777" w:rsidR="009D43E8" w:rsidRPr="00484C16" w:rsidRDefault="00317F00">
      <w:pPr>
        <w:pStyle w:val="5"/>
        <w:rPr>
          <w:rFonts w:ascii="Arial" w:eastAsia="Arial" w:hAnsi="Arial" w:cs="Arial"/>
          <w:lang w:val="ru-RU"/>
        </w:rPr>
      </w:pPr>
      <w:bookmarkStart w:id="3178" w:name="bookmark=id.jgwp83rankno" w:colFirst="0" w:colLast="0"/>
      <w:bookmarkEnd w:id="3178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-04 — Клиент онлайн-чата не получает </w:t>
      </w:r>
      <w:r>
        <w:rPr>
          <w:rFonts w:ascii="Arial" w:eastAsia="Arial" w:hAnsi="Arial" w:cs="Arial"/>
        </w:rPr>
        <w:t>URL</w:t>
      </w:r>
      <w:r w:rsidRPr="003C42DA">
        <w:rPr>
          <w:rFonts w:ascii="Arial" w:eastAsia="Arial" w:hAnsi="Arial" w:cs="Arial"/>
          <w:lang w:val="ru-RU"/>
        </w:rPr>
        <w:t xml:space="preserve"> СУЗ</w:t>
      </w:r>
    </w:p>
    <w:tbl>
      <w:tblPr>
        <w:tblStyle w:val="8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118CA91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BB0C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AD17B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5B11E2DA" w14:textId="77777777" w:rsidTr="009D43E8">
        <w:tc>
          <w:tcPr>
            <w:tcW w:w="2640" w:type="dxa"/>
          </w:tcPr>
          <w:p w14:paraId="5C3F97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E9DE97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клиенту без ссылок на СУЗ</w:t>
            </w:r>
          </w:p>
        </w:tc>
      </w:tr>
      <w:tr w:rsidR="009D43E8" w:rsidRPr="0050000B" w14:paraId="1A9F8D93" w14:textId="77777777" w:rsidTr="009D43E8">
        <w:tc>
          <w:tcPr>
            <w:tcW w:w="2640" w:type="dxa"/>
          </w:tcPr>
          <w:p w14:paraId="5838AB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Предусловия</w:t>
            </w:r>
          </w:p>
        </w:tc>
        <w:tc>
          <w:tcPr>
            <w:tcW w:w="5280" w:type="dxa"/>
          </w:tcPr>
          <w:p w14:paraId="111CD8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-03; оператор отправляет ответ клиенту.</w:t>
            </w:r>
          </w:p>
        </w:tc>
      </w:tr>
      <w:tr w:rsidR="009D43E8" w:rsidRPr="006100D9" w14:paraId="02CBB4B3" w14:textId="77777777" w:rsidTr="009D43E8">
        <w:tc>
          <w:tcPr>
            <w:tcW w:w="2640" w:type="dxa"/>
          </w:tcPr>
          <w:p w14:paraId="760700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05B81A0A" w14:textId="1947FA39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копирует текст подсказки </w:t>
            </w:r>
            <w:r w:rsidR="00CE398E">
              <w:rPr>
                <w:rFonts w:ascii="Arial" w:eastAsia="Arial" w:hAnsi="Arial" w:cs="Arial"/>
                <w:color w:val="000000"/>
                <w:lang w:val="ru-RU"/>
              </w:rPr>
              <w:t>или нажимает кнопку авто вставки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(без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в поле ввода. 2. Отправить сообщение клиенту. 3. Проверить виджет клиента.</w:t>
            </w:r>
          </w:p>
        </w:tc>
      </w:tr>
      <w:tr w:rsidR="009D43E8" w:rsidRPr="0050000B" w14:paraId="113A9654" w14:textId="77777777" w:rsidTr="009D43E8">
        <w:tc>
          <w:tcPr>
            <w:tcW w:w="2640" w:type="dxa"/>
          </w:tcPr>
          <w:p w14:paraId="5BDFD9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35B8E51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сообщении клиента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/ </w:t>
            </w:r>
            <w:r>
              <w:rPr>
                <w:rFonts w:ascii="Arial" w:eastAsia="Arial" w:hAnsi="Arial" w:cs="Arial"/>
                <w:color w:val="000000"/>
              </w:rPr>
              <w:t>Bitrix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</w:tr>
      <w:tr w:rsidR="009D43E8" w14:paraId="74C9365A" w14:textId="77777777" w:rsidTr="009D43E8">
        <w:tc>
          <w:tcPr>
            <w:tcW w:w="2640" w:type="dxa"/>
          </w:tcPr>
          <w:p w14:paraId="0FA5D3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7B3B8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5B460585" w14:textId="77777777" w:rsidTr="009D43E8">
        <w:tc>
          <w:tcPr>
            <w:tcW w:w="2640" w:type="dxa"/>
          </w:tcPr>
          <w:p w14:paraId="663722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C462D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UC-SUF-C02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4.3.2.5</w:t>
            </w:r>
          </w:p>
        </w:tc>
      </w:tr>
    </w:tbl>
    <w:p w14:paraId="284EB20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179" w:name="bookmark=id.gx077et9l7eg" w:colFirst="0" w:colLast="0"/>
      <w:bookmarkEnd w:id="3179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-05 — Оператор онлайн-чата: суфлер только в АРМ</w:t>
      </w:r>
    </w:p>
    <w:tbl>
      <w:tblPr>
        <w:tblStyle w:val="8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6A4D7C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E10BA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12C6A8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0BEE00A3" w14:textId="77777777" w:rsidTr="009D43E8">
        <w:tc>
          <w:tcPr>
            <w:tcW w:w="2640" w:type="dxa"/>
          </w:tcPr>
          <w:p w14:paraId="39B89E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7AAE4DD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ра; подсказки в АРМ</w:t>
            </w:r>
          </w:p>
        </w:tc>
      </w:tr>
      <w:tr w:rsidR="009D43E8" w14:paraId="3AD59EFB" w14:textId="77777777" w:rsidTr="009D43E8">
        <w:trPr>
          <w:trHeight w:val="197"/>
        </w:trPr>
        <w:tc>
          <w:tcPr>
            <w:tcW w:w="2640" w:type="dxa"/>
          </w:tcPr>
          <w:p w14:paraId="449B2F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080DE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Роль: оператор онлайн-чата.</w:t>
            </w:r>
          </w:p>
        </w:tc>
      </w:tr>
      <w:tr w:rsidR="009D43E8" w:rsidRPr="0050000B" w14:paraId="062D7A29" w14:textId="77777777" w:rsidTr="009D43E8">
        <w:tc>
          <w:tcPr>
            <w:tcW w:w="2640" w:type="dxa"/>
          </w:tcPr>
          <w:p w14:paraId="3040CF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41697800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0"/>
                <w:id w:val="995933208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1. Открыть портал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AI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Hub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проверить меню. 2. Открыть АРМ онлайн-чата. 3. Инициировать диалог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SUF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T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-03.</w:t>
                </w:r>
              </w:sdtContent>
            </w:sdt>
          </w:p>
        </w:tc>
      </w:tr>
      <w:tr w:rsidR="009D43E8" w:rsidRPr="0050000B" w14:paraId="4C4C334E" w14:textId="77777777" w:rsidTr="009D43E8">
        <w:tc>
          <w:tcPr>
            <w:tcW w:w="2640" w:type="dxa"/>
          </w:tcPr>
          <w:p w14:paraId="19B428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F7F93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только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правой панели АРМ; </w:t>
            </w:r>
            <w:r>
              <w:rPr>
                <w:rFonts w:ascii="Arial" w:eastAsia="Arial" w:hAnsi="Arial" w:cs="Arial"/>
                <w:color w:val="000000"/>
              </w:rPr>
              <w:t>slide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содержит ленту подсказок телефонии.</w:t>
            </w:r>
          </w:p>
        </w:tc>
      </w:tr>
      <w:tr w:rsidR="009D43E8" w14:paraId="09742764" w14:textId="77777777" w:rsidTr="009D43E8">
        <w:tc>
          <w:tcPr>
            <w:tcW w:w="2640" w:type="dxa"/>
          </w:tcPr>
          <w:p w14:paraId="22592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50813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EB13B6D" w14:textId="77777777" w:rsidTr="009D43E8">
        <w:tc>
          <w:tcPr>
            <w:tcW w:w="2640" w:type="dxa"/>
          </w:tcPr>
          <w:p w14:paraId="4817D7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55B368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UC-SUF-N01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4.3.2.2</w:t>
            </w:r>
          </w:p>
        </w:tc>
      </w:tr>
    </w:tbl>
    <w:p w14:paraId="6A3E8782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-06 — Диалоговое окно для внутренних пользователей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1DECA9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BE186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600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2B07C25B" w14:textId="77777777" w:rsidTr="009D43E8">
        <w:tc>
          <w:tcPr>
            <w:tcW w:w="2640" w:type="dxa"/>
          </w:tcPr>
          <w:p w14:paraId="7B0EAC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D0E5C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Внутренний пользователь КЦ: отдельное диалоговое окно (не </w:t>
            </w:r>
            <w:r>
              <w:t>Hub</w:t>
            </w:r>
            <w:r w:rsidRPr="009962AA">
              <w:rPr>
                <w:lang w:val="ru-RU"/>
              </w:rPr>
              <w:t>-суфлёр, не АРМ оператора)</w:t>
            </w:r>
          </w:p>
        </w:tc>
      </w:tr>
      <w:tr w:rsidR="009D43E8" w:rsidRPr="0050000B" w14:paraId="324B3C7C" w14:textId="77777777" w:rsidTr="009D43E8">
        <w:tc>
          <w:tcPr>
            <w:tcW w:w="2640" w:type="dxa"/>
          </w:tcPr>
          <w:p w14:paraId="63B7E9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21937DBB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Роль: Внутренний пользователь Контакт-центра (§2.4 п.6). Стенд: </w:t>
            </w:r>
            <w:r>
              <w:t>AI</w:t>
            </w:r>
            <w:r w:rsidRPr="009962AA">
              <w:rPr>
                <w:lang w:val="ru-RU"/>
              </w:rPr>
              <w:t xml:space="preserve"> </w:t>
            </w:r>
            <w:r>
              <w:t>Hub</w:t>
            </w:r>
            <w:r w:rsidRPr="009962AA">
              <w:rPr>
                <w:lang w:val="ru-RU"/>
              </w:rPr>
              <w:t xml:space="preserve"> </w:t>
            </w:r>
            <w:r>
              <w:t>staging</w:t>
            </w:r>
            <w:r w:rsidRPr="009962AA">
              <w:rPr>
                <w:lang w:val="ru-RU"/>
              </w:rPr>
              <w:t xml:space="preserve">. Подготовлен эталон </w:t>
            </w:r>
            <w:r>
              <w:t>QU</w:t>
            </w:r>
            <w:r w:rsidRPr="009962AA">
              <w:rPr>
                <w:lang w:val="ru-RU"/>
              </w:rPr>
              <w:t xml:space="preserve"> / сценарий-кандидат к проверке.</w:t>
            </w:r>
          </w:p>
        </w:tc>
      </w:tr>
      <w:tr w:rsidR="009D43E8" w:rsidRPr="0050000B" w14:paraId="48CEF637" w14:textId="77777777" w:rsidTr="009D43E8">
        <w:tc>
          <w:tcPr>
            <w:tcW w:w="2640" w:type="dxa"/>
          </w:tcPr>
          <w:p w14:paraId="0B5C3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6C490843" w14:textId="09F5AC21" w:rsidR="009D43E8" w:rsidRPr="00D75ABC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Войти под внутренним пользователем КЦ. 2. </w:t>
            </w:r>
            <w:ins w:id="3180" w:author="Никита Гринь" w:date="2026-08-03T12:14:00Z" w16du:dateUtc="2026-08-03T09:14:00Z">
              <w:r w:rsidR="00D75ABC" w:rsidRPr="00D75ABC">
                <w:rPr>
                  <w:lang w:val="ru-RU"/>
                </w:rPr>
                <w:t>2. Открыть отдельное окно «Тест-диалог» из меню AI Hub (роль «Внутренний пользователь Контакт-центра»). Окно не размещается во вкладках Hub «Ассистент» и «Документы» и не является АРМ оператора.</w:t>
              </w:r>
            </w:ins>
            <w:del w:id="3181" w:author="Никита Гринь" w:date="2026-08-03T12:14:00Z" w16du:dateUtc="2026-08-03T09:14:00Z">
              <w:r w:rsidRPr="009962AA" w:rsidDel="00D75ABC">
                <w:rPr>
                  <w:lang w:val="ru-RU"/>
                </w:rPr>
                <w:delText xml:space="preserve">Открыть диалоговое окно для внутренних пользователей (не АРМ оператора и не вкладки </w:delText>
              </w:r>
              <w:r w:rsidDel="00D75ABC">
                <w:delText>Hub</w:delText>
              </w:r>
              <w:r w:rsidRPr="009962AA" w:rsidDel="00D75ABC">
                <w:rPr>
                  <w:lang w:val="ru-RU"/>
                </w:rPr>
                <w:delText xml:space="preserve"> «Ассистент»/«Документы»</w:delText>
              </w:r>
              <w:r w:rsidRPr="009962AA" w:rsidDel="00D75ABC">
                <w:rPr>
                  <w:lang w:val="ru-RU"/>
                </w:rPr>
                <w:delText xml:space="preserve">). </w:delText>
              </w:r>
            </w:del>
            <w:r w:rsidRPr="009962AA">
              <w:rPr>
                <w:lang w:val="ru-RU"/>
              </w:rPr>
              <w:t xml:space="preserve">3. Ввести текстовый запрос по эталону/теме СУЗ. 4. Зафиксировать ответ и % релевантности. </w:t>
            </w:r>
            <w:r w:rsidRPr="006C6A99">
              <w:rPr>
                <w:lang w:val="ru-RU"/>
              </w:rPr>
              <w:t xml:space="preserve">5. </w:t>
            </w:r>
            <w:ins w:id="3183" w:author="Никита Гринь" w:date="2026-08-03T12:18:00Z" w16du:dateUtc="2026-08-03T09:18:00Z">
              <w:r w:rsidR="00D75ABC" w:rsidRPr="00D75ABC">
                <w:rPr>
                  <w:lang w:val="ru-RU"/>
                </w:rPr>
                <w:t xml:space="preserve">5. Убедиться, что ответ видит только внутренний </w:t>
              </w:r>
              <w:r w:rsidR="00D75ABC" w:rsidRPr="00D75ABC">
                <w:rPr>
                  <w:lang w:val="ru-RU"/>
                </w:rPr>
                <w:lastRenderedPageBreak/>
                <w:t>пользователь: нет связи с телефонией/виджетом/мессенджером</w:t>
              </w:r>
              <w:r w:rsidR="00D75ABC" w:rsidRPr="00D75ABC">
                <w:rPr>
                  <w:lang w:val="ru-RU"/>
                  <w:rPrChange w:id="3184" w:author="Никита Гринь" w:date="2026-08-03T12:18:00Z" w16du:dateUtc="2026-08-03T09:18:00Z">
                    <w:rPr>
                      <w:lang w:val="en-US"/>
                    </w:rPr>
                  </w:rPrChange>
                </w:rPr>
                <w:t>.</w:t>
              </w:r>
            </w:ins>
            <w:del w:id="3185" w:author="Никита Гринь" w:date="2026-08-03T12:18:00Z" w16du:dateUtc="2026-08-03T09:18:00Z">
              <w:r w:rsidRPr="006C6A99" w:rsidDel="00D75ABC">
                <w:rPr>
                  <w:lang w:val="ru-RU"/>
                </w:rPr>
                <w:delText xml:space="preserve">Убедиться, что </w:delText>
              </w:r>
              <w:r w:rsidRPr="006C6A99" w:rsidDel="00D75ABC">
                <w:rPr>
                  <w:lang w:val="ru-RU"/>
                </w:rPr>
                <w:delText>нет клиентского канала</w:delText>
              </w:r>
              <w:r w:rsidRPr="006C6A99" w:rsidDel="00D75ABC">
                <w:rPr>
                  <w:lang w:val="ru-RU"/>
                </w:rPr>
                <w:delText xml:space="preserve"> и </w:delText>
              </w:r>
              <w:r w:rsidRPr="006C6A99" w:rsidDel="00D75ABC">
                <w:rPr>
                  <w:lang w:val="ru-RU"/>
                </w:rPr>
                <w:delText>автоотправки клиенту</w:delText>
              </w:r>
              <w:r w:rsidRPr="006C6A99" w:rsidDel="00D75ABC">
                <w:rPr>
                  <w:lang w:val="ru-RU"/>
                </w:rPr>
                <w:delText>.</w:delText>
              </w:r>
            </w:del>
          </w:p>
        </w:tc>
      </w:tr>
      <w:tr w:rsidR="009D43E8" w:rsidRPr="0050000B" w14:paraId="7DE0EA3F" w14:textId="77777777" w:rsidTr="009D43E8">
        <w:tc>
          <w:tcPr>
            <w:tcW w:w="2640" w:type="dxa"/>
          </w:tcPr>
          <w:p w14:paraId="46C869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1190DFA8" w14:textId="22B6CE8C" w:rsidR="009D43E8" w:rsidRPr="003C42DA" w:rsidRDefault="00D148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188" w:author="Никита Гринь" w:date="2026-08-03T12:21:00Z" w16du:dateUtc="2026-08-03T09:21:00Z">
              <w:r w:rsidRPr="00D1488C">
                <w:rPr>
                  <w:lang w:val="ru-RU"/>
                </w:rPr>
                <w:t>Окно открыто отдельно; отображаются запрос и ответ LLM с % релевантности; под ответом — кнопки «воспользовался», «не воспользовался», «неполный ответ»; суфлёр телефонии/АРМ не используется; база знаний пользователем не изменяется.</w:t>
              </w:r>
            </w:ins>
            <w:del w:id="3189" w:author="Никита Гринь" w:date="2026-08-03T12:21:00Z" w16du:dateUtc="2026-08-03T09:21:00Z">
              <w:r w:rsidR="00317F00" w:rsidRPr="009962AA" w:rsidDel="00D1488C">
                <w:rPr>
                  <w:lang w:val="ru-RU"/>
                </w:rPr>
                <w:delText xml:space="preserve">Окно открыто отдельно; отображаются запрос и ответ </w:delText>
              </w:r>
              <w:r w:rsidR="00317F00" w:rsidDel="00D1488C">
                <w:delText>LLM</w:delText>
              </w:r>
              <w:r w:rsidR="00317F00" w:rsidRPr="009962AA" w:rsidDel="00D1488C">
                <w:rPr>
                  <w:lang w:val="ru-RU"/>
                </w:rPr>
                <w:delText xml:space="preserve"> с % релевантности; суфлёр телефонии/АРМ не используется; база знаний пользователем не </w:delText>
              </w:r>
              <w:r w:rsidR="00317F00" w:rsidRPr="009962AA" w:rsidDel="00D1488C">
                <w:rPr>
                  <w:lang w:val="ru-RU"/>
                </w:rPr>
                <w:delText>изменяется</w:delText>
              </w:r>
              <w:r w:rsidR="00317F00" w:rsidRPr="009962AA" w:rsidDel="00D1488C">
                <w:rPr>
                  <w:lang w:val="ru-RU"/>
                </w:rPr>
                <w:delText>.</w:delText>
              </w:r>
            </w:del>
          </w:p>
        </w:tc>
      </w:tr>
      <w:tr w:rsidR="009D43E8" w14:paraId="42496F63" w14:textId="77777777" w:rsidTr="009D43E8">
        <w:tc>
          <w:tcPr>
            <w:tcW w:w="2640" w:type="dxa"/>
          </w:tcPr>
          <w:p w14:paraId="388778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401D6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3F786DD8" w14:textId="77777777" w:rsidTr="009D43E8">
        <w:tc>
          <w:tcPr>
            <w:tcW w:w="2640" w:type="dxa"/>
          </w:tcPr>
          <w:p w14:paraId="164311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25F191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UC-SUF-N02 · II.3.5.5 · 4.3.1, 4.6.1</w:t>
            </w:r>
          </w:p>
        </w:tc>
      </w:tr>
    </w:tbl>
    <w:p w14:paraId="0A1AC02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-07 — Обратная связь сохраняется в отчётности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41124BB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F4A52F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215E7D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0AFCC5AB" w14:textId="77777777" w:rsidTr="009D43E8">
        <w:tc>
          <w:tcPr>
            <w:tcW w:w="2640" w:type="dxa"/>
          </w:tcPr>
          <w:p w14:paraId="75EF51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91DE59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Отметка полезности подсказки попадает в модуль «Отчётность»</w:t>
            </w:r>
          </w:p>
        </w:tc>
      </w:tr>
      <w:tr w:rsidR="009D43E8" w:rsidRPr="0050000B" w14:paraId="78174179" w14:textId="77777777" w:rsidTr="009D43E8">
        <w:tc>
          <w:tcPr>
            <w:tcW w:w="2640" w:type="dxa"/>
          </w:tcPr>
          <w:p w14:paraId="1E37EA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6229C92A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SUF</w:t>
            </w:r>
            <w:r w:rsidRPr="009962AA">
              <w:rPr>
                <w:lang w:val="ru-RU"/>
              </w:rPr>
              <w:t>-</w:t>
            </w:r>
            <w:r>
              <w:t>T</w:t>
            </w:r>
            <w:r w:rsidRPr="009962AA">
              <w:rPr>
                <w:lang w:val="ru-RU"/>
              </w:rPr>
              <w:t xml:space="preserve">-01 или </w:t>
            </w:r>
            <w:r>
              <w:t>SUF</w:t>
            </w:r>
            <w:r w:rsidRPr="009962AA">
              <w:rPr>
                <w:lang w:val="ru-RU"/>
              </w:rPr>
              <w:t>-</w:t>
            </w:r>
            <w:r>
              <w:t>T</w:t>
            </w:r>
            <w:r w:rsidRPr="009962AA">
              <w:rPr>
                <w:lang w:val="ru-RU"/>
              </w:rPr>
              <w:t>-03 выполнен; под карточкой подсказки доступны кнопки «Воспользовался / Не воспользовался / Неполный ответ».</w:t>
            </w:r>
          </w:p>
        </w:tc>
      </w:tr>
      <w:tr w:rsidR="009D43E8" w:rsidRPr="0050000B" w14:paraId="2B271518" w14:textId="77777777" w:rsidTr="009D43E8">
        <w:tc>
          <w:tcPr>
            <w:tcW w:w="2640" w:type="dxa"/>
          </w:tcPr>
          <w:p w14:paraId="2F37AA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05911D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Нажать одну из кнопок обратной связи под подсказкой с опорой на статью СУЗ. 2. Открыть модуль «Отчётность» под аналитиком КЦ. 3. Найти событие/строку по диалогу и оператору за текущий период.</w:t>
            </w:r>
          </w:p>
        </w:tc>
      </w:tr>
      <w:tr w:rsidR="009D43E8" w:rsidRPr="0050000B" w14:paraId="11D3539E" w14:textId="77777777" w:rsidTr="009D43E8">
        <w:tc>
          <w:tcPr>
            <w:tcW w:w="2640" w:type="dxa"/>
          </w:tcPr>
          <w:p w14:paraId="15610B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46F0755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Отметка зафиксирована (</w:t>
            </w:r>
            <w:r>
              <w:t>FeedbackEvent</w:t>
            </w:r>
            <w:r w:rsidRPr="009962AA">
              <w:rPr>
                <w:lang w:val="ru-RU"/>
              </w:rPr>
              <w:t>); видна в отчёте полезности / журнале диалога; повторное нажатие не создаёт противоречивый «пустой» статус без записи.</w:t>
            </w:r>
          </w:p>
        </w:tc>
      </w:tr>
      <w:tr w:rsidR="009D43E8" w14:paraId="4F404922" w14:textId="77777777" w:rsidTr="009D43E8">
        <w:tc>
          <w:tcPr>
            <w:tcW w:w="2640" w:type="dxa"/>
          </w:tcPr>
          <w:p w14:paraId="733B9E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5133E7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 / Hub staging + Отчётность</w:t>
            </w:r>
          </w:p>
        </w:tc>
      </w:tr>
      <w:tr w:rsidR="009D43E8" w14:paraId="103DB4B0" w14:textId="77777777" w:rsidTr="009D43E8">
        <w:tc>
          <w:tcPr>
            <w:tcW w:w="2640" w:type="dxa"/>
          </w:tcPr>
          <w:p w14:paraId="70426F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FBB51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UC-SUF-T04 · FR-SUF-C04 · 4.3.1.9 / 4.3.2.5</w:t>
            </w:r>
          </w:p>
        </w:tc>
      </w:tr>
    </w:tbl>
    <w:p w14:paraId="2A49728B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-08 — </w:t>
      </w:r>
      <w:r>
        <w:rPr>
          <w:b/>
        </w:rPr>
        <w:t>p</w:t>
      </w:r>
      <w:r w:rsidRPr="009962AA">
        <w:rPr>
          <w:b/>
          <w:lang w:val="ru-RU"/>
        </w:rPr>
        <w:t>95 подсказки ≤ 2 с на стенде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CE5037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EBC17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70E1AE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2E197173" w14:textId="77777777" w:rsidTr="009D43E8">
        <w:tc>
          <w:tcPr>
            <w:tcW w:w="2640" w:type="dxa"/>
          </w:tcPr>
          <w:p w14:paraId="18C3C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29293D1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Нагрузочный/стендовый замер времени появления подсказки</w:t>
            </w:r>
          </w:p>
        </w:tc>
      </w:tr>
      <w:tr w:rsidR="009D43E8" w14:paraId="6B89EB70" w14:textId="77777777" w:rsidTr="009D43E8">
        <w:tc>
          <w:tcPr>
            <w:tcW w:w="2640" w:type="dxa"/>
          </w:tcPr>
          <w:p w14:paraId="212217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3E4CC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9962AA">
              <w:rPr>
                <w:lang w:val="ru-RU"/>
              </w:rPr>
              <w:t xml:space="preserve">Стенд </w:t>
            </w:r>
            <w:r>
              <w:t>test</w:t>
            </w:r>
            <w:r w:rsidRPr="009962AA">
              <w:rPr>
                <w:lang w:val="ru-RU"/>
              </w:rPr>
              <w:t xml:space="preserve"> </w:t>
            </w:r>
            <w:r>
              <w:t>Oktell</w:t>
            </w:r>
            <w:r w:rsidRPr="009962AA">
              <w:rPr>
                <w:lang w:val="ru-RU"/>
              </w:rPr>
              <w:t xml:space="preserve"> + </w:t>
            </w:r>
            <w:r>
              <w:t>test</w:t>
            </w:r>
            <w:r w:rsidRPr="009962AA">
              <w:rPr>
                <w:lang w:val="ru-RU"/>
              </w:rPr>
              <w:t xml:space="preserve"> </w:t>
            </w:r>
            <w:r>
              <w:t>Bitrix</w:t>
            </w:r>
            <w:r w:rsidRPr="009962AA">
              <w:rPr>
                <w:lang w:val="ru-RU"/>
              </w:rPr>
              <w:t xml:space="preserve">; профиль нагрузки согласован (до 75 операторов — </w:t>
            </w:r>
            <w:r>
              <w:t>II</w:t>
            </w:r>
            <w:r w:rsidRPr="009962AA">
              <w:rPr>
                <w:lang w:val="ru-RU"/>
              </w:rPr>
              <w:t xml:space="preserve">.7.4). </w:t>
            </w:r>
            <w:r>
              <w:t>Серия эталонных реплик по СУЗ.</w:t>
            </w:r>
          </w:p>
        </w:tc>
      </w:tr>
      <w:tr w:rsidR="009D43E8" w:rsidRPr="0050000B" w14:paraId="0C777248" w14:textId="77777777" w:rsidTr="009D43E8">
        <w:tc>
          <w:tcPr>
            <w:tcW w:w="2640" w:type="dxa"/>
          </w:tcPr>
          <w:p w14:paraId="251A0A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3011B0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Выполнить серию звонков/реплик с фиксацией </w:t>
            </w:r>
            <w:r>
              <w:t>t</w:t>
            </w:r>
            <w:r w:rsidRPr="009962AA">
              <w:rPr>
                <w:lang w:val="ru-RU"/>
              </w:rPr>
              <w:t>_</w:t>
            </w:r>
            <w:r>
              <w:t>final</w:t>
            </w:r>
            <w:r w:rsidRPr="009962AA">
              <w:rPr>
                <w:lang w:val="ru-RU"/>
              </w:rPr>
              <w:t xml:space="preserve"> (</w:t>
            </w:r>
            <w:r>
              <w:t>asr</w:t>
            </w:r>
            <w:r w:rsidRPr="009962AA">
              <w:rPr>
                <w:lang w:val="ru-RU"/>
              </w:rPr>
              <w:t>.</w:t>
            </w:r>
            <w:r>
              <w:t>final</w:t>
            </w:r>
            <w:r w:rsidRPr="009962AA">
              <w:rPr>
                <w:lang w:val="ru-RU"/>
              </w:rPr>
              <w:t xml:space="preserve">) и </w:t>
            </w:r>
            <w:r>
              <w:t>t</w:t>
            </w:r>
            <w:r w:rsidRPr="009962AA">
              <w:rPr>
                <w:lang w:val="ru-RU"/>
              </w:rPr>
              <w:t>_</w:t>
            </w:r>
            <w:r>
              <w:t>hint</w:t>
            </w:r>
            <w:r w:rsidRPr="009962AA">
              <w:rPr>
                <w:lang w:val="ru-RU"/>
              </w:rPr>
              <w:t>_</w:t>
            </w:r>
            <w:r>
              <w:t>display</w:t>
            </w:r>
            <w:r w:rsidRPr="009962AA">
              <w:rPr>
                <w:lang w:val="ru-RU"/>
              </w:rPr>
              <w:t xml:space="preserve">. 2. Рассчитать </w:t>
            </w:r>
            <w:r>
              <w:t>Δt</w:t>
            </w:r>
            <w:r w:rsidRPr="009962AA">
              <w:rPr>
                <w:lang w:val="ru-RU"/>
              </w:rPr>
              <w:t xml:space="preserve"> для каждой реплики. 3. Построить </w:t>
            </w:r>
            <w:r>
              <w:t>p</w:t>
            </w:r>
            <w:r w:rsidRPr="009962AA">
              <w:rPr>
                <w:lang w:val="ru-RU"/>
              </w:rPr>
              <w:t>95 по выборке стенда.</w:t>
            </w:r>
          </w:p>
        </w:tc>
      </w:tr>
      <w:tr w:rsidR="009D43E8" w:rsidRPr="0050000B" w14:paraId="647B25B0" w14:textId="77777777" w:rsidTr="009D43E8">
        <w:tc>
          <w:tcPr>
            <w:tcW w:w="2640" w:type="dxa"/>
          </w:tcPr>
          <w:p w14:paraId="5D67DC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7479172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p</w:t>
            </w:r>
            <w:r w:rsidRPr="009962AA">
              <w:rPr>
                <w:lang w:val="ru-RU"/>
              </w:rPr>
              <w:t>95(</w:t>
            </w:r>
            <w:r>
              <w:t>Δt</w:t>
            </w:r>
            <w:r w:rsidRPr="009962AA">
              <w:rPr>
                <w:lang w:val="ru-RU"/>
              </w:rPr>
              <w:t xml:space="preserve">) ≤ 2 с; типичный ответ 1–2 с после </w:t>
            </w:r>
            <w:r>
              <w:t>asr</w:t>
            </w:r>
            <w:r w:rsidRPr="009962AA">
              <w:rPr>
                <w:lang w:val="ru-RU"/>
              </w:rPr>
              <w:t>.</w:t>
            </w:r>
            <w:r>
              <w:t>final</w:t>
            </w:r>
            <w:r w:rsidRPr="009962AA">
              <w:rPr>
                <w:lang w:val="ru-RU"/>
              </w:rPr>
              <w:t>. Результат задокументирован в протоколе приёмки.</w:t>
            </w:r>
          </w:p>
        </w:tc>
      </w:tr>
      <w:tr w:rsidR="009D43E8" w14:paraId="28530E18" w14:textId="77777777" w:rsidTr="009D43E8">
        <w:tc>
          <w:tcPr>
            <w:tcW w:w="2640" w:type="dxa"/>
          </w:tcPr>
          <w:p w14:paraId="6361B3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361D97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 + test Bitrix (нагрузка II.7.4)</w:t>
            </w:r>
          </w:p>
        </w:tc>
      </w:tr>
      <w:tr w:rsidR="009D43E8" w14:paraId="4E63F2F1" w14:textId="77777777" w:rsidTr="009D43E8">
        <w:tc>
          <w:tcPr>
            <w:tcW w:w="2640" w:type="dxa"/>
          </w:tcPr>
          <w:p w14:paraId="15507F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C4356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FR-SUF-06 · II.7.4 · 4.3.1.4</w:t>
            </w:r>
          </w:p>
        </w:tc>
      </w:tr>
    </w:tbl>
    <w:p w14:paraId="6B6BF6AB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-09 — ≥ 50 сценариев в рабочем каталоге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55797BE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E2E6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6A8D1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31B8259E" w14:textId="77777777" w:rsidTr="009D43E8">
        <w:tc>
          <w:tcPr>
            <w:tcW w:w="2640" w:type="dxa"/>
          </w:tcPr>
          <w:p w14:paraId="30924D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7C3E8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При вводе в ПЭ в рабочем каталоге порядка 50 сценарных диалогов (настройка Подрядчика)</w:t>
            </w:r>
          </w:p>
        </w:tc>
      </w:tr>
      <w:tr w:rsidR="009D43E8" w14:paraId="7A275D41" w14:textId="77777777" w:rsidTr="009D43E8">
        <w:tc>
          <w:tcPr>
            <w:tcW w:w="2640" w:type="dxa"/>
          </w:tcPr>
          <w:p w14:paraId="0087E2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780F331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9962AA">
              <w:rPr>
                <w:lang w:val="ru-RU"/>
              </w:rPr>
              <w:t xml:space="preserve">Роль проверки: аналитик/админ диалоговых сценариев (просмотр каталога). </w:t>
            </w:r>
            <w:r>
              <w:t>Стенд: Hub staging / pre-prod.</w:t>
            </w:r>
          </w:p>
        </w:tc>
      </w:tr>
      <w:tr w:rsidR="009D43E8" w:rsidRPr="0050000B" w14:paraId="3D994959" w14:textId="77777777" w:rsidTr="009D43E8">
        <w:tc>
          <w:tcPr>
            <w:tcW w:w="2640" w:type="dxa"/>
          </w:tcPr>
          <w:p w14:paraId="53318E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5B7A554D" w14:textId="77777777" w:rsidR="004A74C4" w:rsidRPr="004A74C4" w:rsidRDefault="004A74C4" w:rsidP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92" w:author="Никита Гринь" w:date="2026-08-03T13:59:00Z" w16du:dateUtc="2026-08-03T10:59:00Z"/>
                <w:lang w:val="ru-RU"/>
              </w:rPr>
            </w:pPr>
            <w:ins w:id="3193" w:author="Никита Гринь" w:date="2026-08-03T13:59:00Z" w16du:dateUtc="2026-08-03T10:59:00Z">
              <w:r w:rsidRPr="004A74C4">
                <w:rPr>
                  <w:lang w:val="ru-RU"/>
                </w:rPr>
                <w:t>1. Открыть рабочий каталог диалоговых сценариев суфлёра.</w:t>
              </w:r>
            </w:ins>
          </w:p>
          <w:p w14:paraId="7F2763D4" w14:textId="77777777" w:rsidR="004A74C4" w:rsidRPr="004A74C4" w:rsidRDefault="004A74C4" w:rsidP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194" w:author="Никита Гринь" w:date="2026-08-03T13:59:00Z" w16du:dateUtc="2026-08-03T10:59:00Z"/>
                <w:lang w:val="ru-RU"/>
              </w:rPr>
            </w:pPr>
            <w:ins w:id="3195" w:author="Никита Гринь" w:date="2026-08-03T13:59:00Z" w16du:dateUtc="2026-08-03T10:59:00Z">
              <w:r w:rsidRPr="004A74C4">
                <w:rPr>
                  <w:lang w:val="ru-RU"/>
                </w:rPr>
                <w:t>2. Убедиться, что опубликовано не менее 50 сценариев.</w:t>
              </w:r>
            </w:ins>
          </w:p>
          <w:p w14:paraId="2F21C542" w14:textId="668662EB" w:rsidR="009D43E8" w:rsidRPr="003C42DA" w:rsidRDefault="004A74C4" w:rsidP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196" w:author="Никита Гринь" w:date="2026-08-03T13:59:00Z" w16du:dateUtc="2026-08-03T10:59:00Z">
              <w:r w:rsidRPr="004A74C4">
                <w:rPr>
                  <w:lang w:val="ru-RU"/>
                </w:rPr>
                <w:t>3. По каждому сценарию: открыть визуальную карту (узлы/ветки); запустить test-run (или прогон в тест-диалоге внутреннего пользователя); зафиксировать результат (успех / ошибка) в протоколе приёмки.</w:t>
              </w:r>
              <w:r w:rsidRPr="004A74C4" w:rsidDel="004A74C4">
                <w:rPr>
                  <w:lang w:val="ru-RU"/>
                </w:rPr>
                <w:t xml:space="preserve"> </w:t>
              </w:r>
            </w:ins>
            <w:del w:id="3197" w:author="Никита Гринь" w:date="2026-08-03T13:59:00Z" w16du:dateUtc="2026-08-03T10:59:00Z">
              <w:r w:rsidR="00317F00" w:rsidRPr="009962AA" w:rsidDel="004A74C4">
                <w:rPr>
                  <w:lang w:val="ru-RU"/>
                </w:rPr>
                <w:delText>1. О</w:delText>
              </w:r>
            </w:del>
            <w:del w:id="3198" w:author="Никита Гринь" w:date="2026-08-03T13:58:00Z" w16du:dateUtc="2026-08-03T10:58:00Z">
              <w:r w:rsidR="00317F00" w:rsidRPr="009962AA" w:rsidDel="004A74C4">
                <w:rPr>
                  <w:lang w:val="ru-RU"/>
                </w:rPr>
                <w:delText>ткрыть рабочий каталог диалоговых сценариев суфлёра. 2. Подсчитать опубликованные/рабочие сценарии. 3. Выборочно открыть карту сценария (узлы/</w:delText>
              </w:r>
              <w:r w:rsidR="00317F00" w:rsidRPr="009962AA" w:rsidDel="004A74C4">
                <w:rPr>
                  <w:lang w:val="ru-RU"/>
                </w:rPr>
                <w:delText>ветки</w:delText>
              </w:r>
            </w:del>
            <w:del w:id="3200" w:author="Никита Гринь" w:date="2026-08-03T13:58:00Z" w16du:dateUtc="2026-08-03T10:58:00Z">
              <w:r w:rsidR="00317F00" w:rsidRPr="009962AA" w:rsidDel="004A74C4">
                <w:rPr>
                  <w:lang w:val="ru-RU"/>
                </w:rPr>
                <w:delText>).</w:delText>
              </w:r>
            </w:del>
          </w:p>
        </w:tc>
      </w:tr>
      <w:tr w:rsidR="009D43E8" w:rsidRPr="0050000B" w14:paraId="213F2EE2" w14:textId="77777777" w:rsidTr="009D43E8">
        <w:tc>
          <w:tcPr>
            <w:tcW w:w="2640" w:type="dxa"/>
          </w:tcPr>
          <w:p w14:paraId="3C9FA3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533E89F4" w14:textId="19818EF6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01" w:author="Никита Гринь" w:date="2026-08-03T13:59:00Z" w16du:dateUtc="2026-08-03T10:59:00Z">
              <w:r w:rsidRPr="004A74C4">
                <w:rPr>
                  <w:lang w:val="ru-RU"/>
                </w:rPr>
                <w:t>В каталоге не менее 50 рабочих сценариев. По каждому сценарию выполнен test-run (или прогон в тест-диалоге): сценарий отрабатывает по карте без критических ошибок; результат проверки занесён в протокол приёмки.</w:t>
              </w:r>
            </w:ins>
            <w:del w:id="3202" w:author="Никита Гринь" w:date="2026-08-03T13:59:00Z" w16du:dateUtc="2026-08-03T10:59:00Z">
              <w:r w:rsidR="00317F00" w:rsidRPr="009962AA" w:rsidDel="004A74C4">
                <w:rPr>
                  <w:lang w:val="ru-RU"/>
                </w:rPr>
                <w:delText>В каталоге не менее порядка 50 сценарных диалогов, настроенных Подрядчиком при внедрении; у выбранных сценариев есть карта/описание веток.</w:delText>
              </w:r>
            </w:del>
          </w:p>
        </w:tc>
      </w:tr>
      <w:tr w:rsidR="009D43E8" w14:paraId="257FBF62" w14:textId="77777777" w:rsidTr="009D43E8">
        <w:tc>
          <w:tcPr>
            <w:tcW w:w="2640" w:type="dxa"/>
          </w:tcPr>
          <w:p w14:paraId="0FF654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781054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/ pre-prod</w:t>
            </w:r>
          </w:p>
        </w:tc>
      </w:tr>
      <w:tr w:rsidR="009D43E8" w14:paraId="17D39A06" w14:textId="77777777" w:rsidTr="009D43E8">
        <w:tc>
          <w:tcPr>
            <w:tcW w:w="2640" w:type="dxa"/>
          </w:tcPr>
          <w:p w14:paraId="30DDD4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92126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FR-SCR-01 · 4.5.2.1</w:t>
            </w:r>
          </w:p>
        </w:tc>
      </w:tr>
    </w:tbl>
    <w:p w14:paraId="2BC8A01D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SUF-T-10 — Test-run сценариев реестра (4.5.2.7–8)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5E0CBD3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AB33A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58D427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34A15D2" w14:textId="77777777" w:rsidTr="009D43E8">
        <w:tc>
          <w:tcPr>
            <w:tcW w:w="2640" w:type="dxa"/>
          </w:tcPr>
          <w:p w14:paraId="29C496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5D1F8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Прогон </w:t>
            </w:r>
            <w:r>
              <w:t>test</w:t>
            </w:r>
            <w:r w:rsidRPr="009962AA">
              <w:rPr>
                <w:lang w:val="ru-RU"/>
              </w:rPr>
              <w:t>-</w:t>
            </w:r>
            <w:r>
              <w:t>run</w:t>
            </w:r>
            <w:r w:rsidRPr="009962AA">
              <w:rPr>
                <w:lang w:val="ru-RU"/>
              </w:rPr>
              <w:t xml:space="preserve"> для сценариев реестра перед публикацией</w:t>
            </w:r>
          </w:p>
        </w:tc>
      </w:tr>
      <w:tr w:rsidR="009D43E8" w:rsidRPr="0050000B" w14:paraId="62202746" w14:textId="77777777" w:rsidTr="009D43E8">
        <w:tc>
          <w:tcPr>
            <w:tcW w:w="2640" w:type="dxa"/>
          </w:tcPr>
          <w:p w14:paraId="1C33E2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D7F27A2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Доступ к редактору сценариев; выбран сценарий из реестра/каталога.</w:t>
            </w:r>
          </w:p>
        </w:tc>
      </w:tr>
      <w:tr w:rsidR="009D43E8" w:rsidRPr="006100D9" w14:paraId="67F3BB83" w14:textId="77777777" w:rsidTr="009D43E8">
        <w:tc>
          <w:tcPr>
            <w:tcW w:w="2640" w:type="dxa"/>
          </w:tcPr>
          <w:p w14:paraId="068F95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4D73A0F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сценарий. 2. Запустить </w:t>
            </w:r>
            <w:r>
              <w:t>test</w:t>
            </w:r>
            <w:r w:rsidRPr="009962AA">
              <w:rPr>
                <w:lang w:val="ru-RU"/>
              </w:rPr>
              <w:t>-</w:t>
            </w:r>
            <w:r>
              <w:t>run</w:t>
            </w:r>
            <w:r w:rsidRPr="009962AA">
              <w:rPr>
                <w:lang w:val="ru-RU"/>
              </w:rPr>
              <w:t xml:space="preserve"> / проверку по п. 4.5.2.7–8. </w:t>
            </w:r>
            <w:r>
              <w:t>3. Зафиксировать результат (успех/ошибки веток).</w:t>
            </w:r>
          </w:p>
        </w:tc>
      </w:tr>
      <w:tr w:rsidR="009D43E8" w:rsidRPr="0050000B" w14:paraId="340A7177" w14:textId="77777777" w:rsidTr="009D43E8">
        <w:tc>
          <w:tcPr>
            <w:tcW w:w="2640" w:type="dxa"/>
          </w:tcPr>
          <w:p w14:paraId="0C6D73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Ожидаемый результат</w:t>
            </w:r>
          </w:p>
        </w:tc>
        <w:tc>
          <w:tcPr>
            <w:tcW w:w="6180" w:type="dxa"/>
          </w:tcPr>
          <w:p w14:paraId="5E02FF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Test</w:t>
            </w:r>
            <w:r w:rsidRPr="009962AA">
              <w:rPr>
                <w:lang w:val="ru-RU"/>
              </w:rPr>
              <w:t>-</w:t>
            </w:r>
            <w:r>
              <w:t>run</w:t>
            </w:r>
            <w:r w:rsidRPr="009962AA">
              <w:rPr>
                <w:lang w:val="ru-RU"/>
              </w:rPr>
              <w:t xml:space="preserve"> выполнен без критических ошибок; результат сохранён/отображён в </w:t>
            </w:r>
            <w:r>
              <w:t>UI</w:t>
            </w:r>
            <w:r w:rsidRPr="009962AA">
              <w:rPr>
                <w:lang w:val="ru-RU"/>
              </w:rPr>
              <w:t>; сценарий допускается к публикации только при успешном прогоне (по правилам редактора).</w:t>
            </w:r>
          </w:p>
        </w:tc>
      </w:tr>
      <w:tr w:rsidR="009D43E8" w14:paraId="1FE9330E" w14:textId="77777777" w:rsidTr="009D43E8">
        <w:tc>
          <w:tcPr>
            <w:tcW w:w="2640" w:type="dxa"/>
          </w:tcPr>
          <w:p w14:paraId="0FAFB9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36474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609E9E21" w14:textId="77777777" w:rsidTr="009D43E8">
        <w:tc>
          <w:tcPr>
            <w:tcW w:w="2640" w:type="dxa"/>
          </w:tcPr>
          <w:p w14:paraId="505860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6978F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FR-SCR-10 · 4.5.2.7–4.5.2.8</w:t>
            </w:r>
          </w:p>
        </w:tc>
      </w:tr>
    </w:tbl>
    <w:p w14:paraId="4025404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-11 — </w:t>
      </w:r>
      <w:r>
        <w:rPr>
          <w:b/>
        </w:rPr>
        <w:t>CC</w:t>
      </w:r>
      <w:r w:rsidRPr="009962AA">
        <w:rPr>
          <w:b/>
          <w:lang w:val="ru-RU"/>
        </w:rPr>
        <w:t>-</w:t>
      </w:r>
      <w:r>
        <w:rPr>
          <w:b/>
        </w:rPr>
        <w:t>SCR</w:t>
      </w:r>
      <w:r w:rsidRPr="009962AA">
        <w:rPr>
          <w:b/>
          <w:lang w:val="ru-RU"/>
        </w:rPr>
        <w:t>-001…010: ветки как в Прил.2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4194C0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202A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D1405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4C52A43D" w14:textId="77777777" w:rsidTr="009D43E8">
        <w:tc>
          <w:tcPr>
            <w:tcW w:w="2640" w:type="dxa"/>
          </w:tcPr>
          <w:p w14:paraId="798666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34200AF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Эталонные сценарии Прил.2 воспроизводятся по веткам</w:t>
            </w:r>
          </w:p>
        </w:tc>
      </w:tr>
      <w:tr w:rsidR="009D43E8" w:rsidRPr="0050000B" w14:paraId="4F248175" w14:textId="77777777" w:rsidTr="009D43E8">
        <w:tc>
          <w:tcPr>
            <w:tcW w:w="2640" w:type="dxa"/>
          </w:tcPr>
          <w:p w14:paraId="19739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34A2971" w14:textId="6AA693F0" w:rsidR="009D43E8" w:rsidRPr="009962A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03" w:author="Никита Гринь" w:date="2026-08-03T14:01:00Z" w16du:dateUtc="2026-08-03T11:01:00Z">
              <w:r w:rsidRPr="004A74C4">
                <w:rPr>
                  <w:lang w:val="ru-RU"/>
                </w:rPr>
                <w:t>В каталоге доступны реализованные сценарии CC-SCR-001…010 по ТТ (Прил.2); стенд с cc_production.</w:t>
              </w:r>
            </w:ins>
            <w:del w:id="3204" w:author="Никита Гринь" w:date="2026-08-03T14:01:00Z" w16du:dateUtc="2026-08-03T11:01:00Z">
              <w:r w:rsidR="00317F00" w:rsidRPr="009962AA" w:rsidDel="004A74C4">
                <w:rPr>
                  <w:lang w:val="ru-RU"/>
                </w:rPr>
                <w:delText xml:space="preserve">В каталоге доступны </w:delText>
              </w:r>
              <w:r w:rsidR="00317F00" w:rsidDel="004A74C4">
                <w:delText>CC</w:delText>
              </w:r>
              <w:r w:rsidR="00317F00" w:rsidRPr="009962AA" w:rsidDel="004A74C4">
                <w:rPr>
                  <w:lang w:val="ru-RU"/>
                </w:rPr>
                <w:delText>-</w:delText>
              </w:r>
              <w:r w:rsidR="00317F00" w:rsidDel="004A74C4">
                <w:delText>SCR</w:delText>
              </w:r>
              <w:r w:rsidR="00317F00" w:rsidRPr="009962AA" w:rsidDel="004A74C4">
                <w:rPr>
                  <w:lang w:val="ru-RU"/>
                </w:rPr>
                <w:delText xml:space="preserve">-001…010 (или их </w:delText>
              </w:r>
              <w:r w:rsidR="00317F00" w:rsidRPr="009962AA" w:rsidDel="004A74C4">
                <w:rPr>
                  <w:lang w:val="ru-RU"/>
                </w:rPr>
                <w:delText>проектные аналоги</w:delText>
              </w:r>
              <w:r w:rsidR="00317F00" w:rsidRPr="009962AA" w:rsidDel="004A74C4">
                <w:rPr>
                  <w:lang w:val="ru-RU"/>
                </w:rPr>
                <w:delText xml:space="preserve">); стенд с </w:delText>
              </w:r>
              <w:r w:rsidR="00317F00" w:rsidDel="004A74C4">
                <w:delText>cc</w:delText>
              </w:r>
              <w:r w:rsidR="00317F00" w:rsidRPr="009962AA" w:rsidDel="004A74C4">
                <w:rPr>
                  <w:lang w:val="ru-RU"/>
                </w:rPr>
                <w:delText>_</w:delText>
              </w:r>
              <w:r w:rsidR="00317F00" w:rsidDel="004A74C4">
                <w:delText>production</w:delText>
              </w:r>
              <w:r w:rsidR="00317F00" w:rsidRPr="009962AA" w:rsidDel="004A74C4">
                <w:rPr>
                  <w:lang w:val="ru-RU"/>
                </w:rPr>
                <w:delText>.</w:delText>
              </w:r>
            </w:del>
          </w:p>
        </w:tc>
      </w:tr>
      <w:tr w:rsidR="009D43E8" w:rsidRPr="0050000B" w14:paraId="6C57711B" w14:textId="77777777" w:rsidTr="009D43E8">
        <w:tc>
          <w:tcPr>
            <w:tcW w:w="2640" w:type="dxa"/>
          </w:tcPr>
          <w:p w14:paraId="468742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4E0336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Выбрать сценарий </w:t>
            </w:r>
            <w:r>
              <w:t>CC</w:t>
            </w:r>
            <w:r w:rsidRPr="009962AA">
              <w:rPr>
                <w:lang w:val="ru-RU"/>
              </w:rPr>
              <w:t>-</w:t>
            </w:r>
            <w:r>
              <w:t>SCR</w:t>
            </w:r>
            <w:r w:rsidRPr="009962AA">
              <w:rPr>
                <w:lang w:val="ru-RU"/>
              </w:rPr>
              <w:t>-00</w:t>
            </w:r>
            <w:r>
              <w:t>N</w:t>
            </w:r>
            <w:r w:rsidRPr="009962AA">
              <w:rPr>
                <w:lang w:val="ru-RU"/>
              </w:rPr>
              <w:t xml:space="preserve">. 2. Пройти основные ветки по карте Прил.2 (позитив/уточнение/эскалация — по карточке). </w:t>
            </w:r>
            <w:r w:rsidRPr="006C6A99">
              <w:rPr>
                <w:lang w:val="ru-RU"/>
              </w:rPr>
              <w:t>3. Сверить фактическое поведение с описанием Прил.</w:t>
            </w:r>
            <w:r w:rsidRPr="006C6A99">
              <w:rPr>
                <w:lang w:val="ru-RU"/>
              </w:rPr>
              <w:t>2</w:t>
            </w:r>
            <w:r w:rsidRPr="006C6A99">
              <w:rPr>
                <w:lang w:val="ru-RU"/>
              </w:rPr>
              <w:t>.</w:t>
            </w:r>
          </w:p>
        </w:tc>
      </w:tr>
      <w:tr w:rsidR="009D43E8" w:rsidRPr="008E2FA7" w14:paraId="12F94E26" w14:textId="77777777" w:rsidTr="009D43E8">
        <w:tc>
          <w:tcPr>
            <w:tcW w:w="2640" w:type="dxa"/>
          </w:tcPr>
          <w:p w14:paraId="719B1C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669F93E3" w14:textId="026218B4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08" w:author="Никита Гринь" w:date="2026-08-03T14:03:00Z" w16du:dateUtc="2026-08-03T11:03:00Z">
              <w:r w:rsidRPr="004A74C4">
                <w:rPr>
                  <w:lang w:val="ru-RU"/>
                </w:rPr>
                <w:t>По всем 10 сценариям CC-SCR-001…010 ветки соответствуют Прил.2 (позитив / уточнение / эскалация — по карточке). Приёмка считается успешной при полном соответствии.</w:t>
              </w:r>
            </w:ins>
            <w:del w:id="3209" w:author="Никита Гринь" w:date="2026-08-03T14:03:00Z" w16du:dateUtc="2026-08-03T11:03:00Z">
              <w:r w:rsidR="00317F00" w:rsidRPr="009962AA" w:rsidDel="004A74C4">
                <w:rPr>
                  <w:lang w:val="ru-RU"/>
                </w:rPr>
                <w:delText xml:space="preserve">Ветки соответствуют Прил.2; </w:delText>
              </w:r>
              <w:r w:rsidR="00317F00" w:rsidRPr="009962AA" w:rsidDel="004A74C4">
                <w:rPr>
                  <w:lang w:val="ru-RU"/>
                </w:rPr>
                <w:delText>расхождения зафиксированы как дефект</w:delText>
              </w:r>
              <w:r w:rsidR="00317F00" w:rsidRPr="009962AA" w:rsidDel="004A74C4">
                <w:rPr>
                  <w:lang w:val="ru-RU"/>
                </w:rPr>
                <w:delText xml:space="preserve">. Минимум выборочная проверка всех 10 </w:delText>
              </w:r>
              <w:r w:rsidR="00317F00" w:rsidDel="004A74C4">
                <w:delText>ID</w:delText>
              </w:r>
              <w:r w:rsidR="00317F00" w:rsidRPr="009962AA" w:rsidDel="004A74C4">
                <w:rPr>
                  <w:lang w:val="ru-RU"/>
                </w:rPr>
                <w:delText xml:space="preserve"> либо полный прогон по плану приёмки.</w:delText>
              </w:r>
            </w:del>
          </w:p>
        </w:tc>
      </w:tr>
      <w:tr w:rsidR="009D43E8" w14:paraId="3FA77E0D" w14:textId="77777777" w:rsidTr="009D43E8">
        <w:tc>
          <w:tcPr>
            <w:tcW w:w="2640" w:type="dxa"/>
          </w:tcPr>
          <w:p w14:paraId="0137C3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535D5C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test Bitrix</w:t>
            </w:r>
          </w:p>
        </w:tc>
      </w:tr>
      <w:tr w:rsidR="009D43E8" w14:paraId="5BA6085C" w14:textId="77777777" w:rsidTr="009D43E8">
        <w:tc>
          <w:tcPr>
            <w:tcW w:w="2640" w:type="dxa"/>
          </w:tcPr>
          <w:p w14:paraId="179B96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6E509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FR-SCR-01 · Прил.2 · 4.5.2</w:t>
            </w:r>
          </w:p>
        </w:tc>
      </w:tr>
    </w:tbl>
    <w:p w14:paraId="5041A8B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211" w:name="bookmark=id.t4nauld1mgtj" w:colFirst="0" w:colLast="0"/>
      <w:bookmarkEnd w:id="3211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-12 — Динамические подсказки и % релевантности (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UND</w:t>
      </w:r>
      <w:r w:rsidRPr="003C42DA">
        <w:rPr>
          <w:rFonts w:ascii="Arial" w:eastAsia="Arial" w:hAnsi="Arial" w:cs="Arial"/>
          <w:lang w:val="ru-RU"/>
        </w:rPr>
        <w:t>-06)</w:t>
      </w:r>
    </w:p>
    <w:tbl>
      <w:tblPr>
        <w:tblStyle w:val="8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:rsidRPr="006D1D03" w14:paraId="4563BF9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1F1CE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4914D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7FB252C6" w14:textId="77777777" w:rsidTr="009D43E8">
        <w:tc>
          <w:tcPr>
            <w:tcW w:w="2640" w:type="dxa"/>
          </w:tcPr>
          <w:p w14:paraId="1EB910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CC2292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21"/>
                <w:id w:val="15630196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Новая реплика клиента → обновление карточек с % релевантности</w:t>
                </w:r>
              </w:sdtContent>
            </w:sdt>
          </w:p>
        </w:tc>
      </w:tr>
      <w:tr w:rsidR="009D43E8" w:rsidRPr="0050000B" w14:paraId="6A4DDAD8" w14:textId="77777777" w:rsidTr="009D43E8">
        <w:tc>
          <w:tcPr>
            <w:tcW w:w="2640" w:type="dxa"/>
          </w:tcPr>
          <w:p w14:paraId="771E75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6687297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 выполнен; 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эталонная статья по теме 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-001;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= 70 %.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создал эталонную пару с синонимичной перефразировкой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212" w:author="Никита Гринь" w:date="2026-07-31T10:57:00Z" w16du:dateUtc="2026-07-31T07:57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213" w:author="Никита Гринь" w:date="2026-07-31T10:57:00Z" w16du:dateUtc="2026-07-31T07:57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214" w:author="Никита Гринь" w:date="2026-07-31T10:57:00Z" w16du:dateUtc="2026-07-31T07:57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215" w:author="Никита Гринь" w:date="2026-07-31T10:57:00Z" w16du:dateUtc="2026-07-31T07:57:00Z">
                  <w:rPr/>
                </w:rPrChange>
              </w:rPr>
              <w:instrText>.801</w:instrText>
            </w:r>
            <w:r>
              <w:instrText>arehzigvq</w:instrText>
            </w:r>
            <w:r w:rsidRPr="003339CA">
              <w:rPr>
                <w:lang w:val="ru-RU"/>
                <w:rPrChange w:id="3216" w:author="Никита Гринь" w:date="2026-07-31T10:57:00Z" w16du:dateUtc="2026-07-31T07:57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50000B" w14:paraId="5753BAB6" w14:textId="77777777" w:rsidTr="009D43E8">
        <w:tc>
          <w:tcPr>
            <w:tcW w:w="2640" w:type="dxa"/>
          </w:tcPr>
          <w:p w14:paraId="47D187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4C579749" w14:textId="47C6C6AF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17" w:author="Никита Гринь" w:date="2026-08-03T14:06:00Z" w16du:dateUtc="2026-08-03T11:06:00Z">
              <w:r w:rsidRPr="004A74C4">
                <w:rPr>
                  <w:rFonts w:ascii="Arial" w:eastAsia="Arial" w:hAnsi="Arial" w:cs="Arial"/>
                  <w:color w:val="000000"/>
                  <w:lang w:val="ru-RU"/>
                </w:rPr>
                <w:t xml:space="preserve">1. Клиент произносит реплику эталонной формулировкой. 2. Дождаться 1 карточки подсказки (для приёмки; настройка 1–5); замерить Δt от asr.final (1–2 с). 3. Зафиксировать % на карточке; % ≥ min_relevance. 4. Клиент произносит синонимичную перефразировку той же </w:t>
              </w:r>
              <w:r w:rsidRPr="004A74C4">
                <w:rPr>
                  <w:rFonts w:ascii="Arial" w:eastAsia="Arial" w:hAnsi="Arial" w:cs="Arial"/>
                  <w:color w:val="000000"/>
                  <w:lang w:val="ru-RU"/>
                </w:rPr>
                <w:lastRenderedPageBreak/>
                <w:t>темы. 5. Проверить: документ тот же; Δ % между шагами 3 и 5 ≤ 10 п.п.; Δt подсказки 1–2 с. 6. Клиент произносит реплику с антонимичным смыслом к теме эталона. 7. Проверить: % &lt; min_relevance или срабатывает уточнение / нет подсказки. 8. Вторая реплика клиента по другой теме — проверить появление новой карточки (не кэш предыдущей) за 1–2 с.</w:t>
              </w:r>
            </w:ins>
            <w:del w:id="3218" w:author="Никита Гринь" w:date="2026-08-03T14:06:00Z" w16du:dateUtc="2026-08-03T11:06:00Z"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1. Клиент произносит реплику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эталонной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формулировкой. 2. Дождаться карточек подсказок; замерить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Δt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 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asr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.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final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1–2 с</w:delText>
              </w:r>
            </w:del>
            <w:customXmlDelRangeStart w:id="3220" w:author="Никита Гринь" w:date="2026-08-03T14:06:00Z"/>
            <w:sdt>
              <w:sdtPr>
                <w:tag w:val="goog_rdk_222"/>
                <w:id w:val="-1677641607"/>
              </w:sdtPr>
              <w:sdtContent>
                <w:customXmlDelRangeEnd w:id="3220"/>
                <w:del w:id="3221" w:author="Никита Гринь" w:date="2026-08-03T14:06:00Z" w16du:dateUtc="2026-08-03T11:06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,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95 ≤2 с). 3. Зафиксировать % на </w:delText>
                  </w:r>
                </w:del>
                <w:customXmlDelRangeStart w:id="3222" w:author="Никита Гринь" w:date="2026-08-03T14:06:00Z"/>
              </w:sdtContent>
            </w:sdt>
            <w:customXmlDelRangeEnd w:id="3222"/>
            <w:del w:id="3223" w:author="Никита Гринь" w:date="2026-08-03T14:06:00Z" w16du:dateUtc="2026-08-03T11:06:00Z"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каждой</w:delText>
              </w:r>
            </w:del>
            <w:customXmlDelRangeStart w:id="3224" w:author="Никита Гринь" w:date="2026-08-03T14:06:00Z"/>
            <w:sdt>
              <w:sdtPr>
                <w:tag w:val="goog_rdk_223"/>
                <w:id w:val="520814616"/>
              </w:sdtPr>
              <w:sdtContent>
                <w:customXmlDelRangeEnd w:id="3224"/>
                <w:del w:id="3225" w:author="Никита Гринь" w:date="2026-08-03T14:06:00Z" w16du:dateUtc="2026-08-03T11:06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карточке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;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top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 ≥ </w:delText>
                  </w:r>
                </w:del>
                <w:customXmlDelRangeStart w:id="3226" w:author="Никита Гринь" w:date="2026-08-03T14:06:00Z"/>
              </w:sdtContent>
            </w:sdt>
            <w:customXmlDelRangeEnd w:id="3226"/>
            <w:del w:id="3227" w:author="Никита Гринь" w:date="2026-08-03T14:06:00Z" w16du:dateUtc="2026-08-03T11:06:00Z"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min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relevance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4. Клиент произносит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синонимичную перефразировку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той же темы. 5. Проверить: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top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-1 документ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тот же</w:delText>
              </w:r>
            </w:del>
            <w:customXmlDelRangeStart w:id="3228" w:author="Никита Гринь" w:date="2026-08-03T14:06:00Z"/>
            <w:sdt>
              <w:sdtPr>
                <w:tag w:val="goog_rdk_224"/>
                <w:id w:val="75436965"/>
              </w:sdtPr>
              <w:sdtContent>
                <w:customXmlDelRangeEnd w:id="3228"/>
                <w:del w:id="3229" w:author="Никита Гринь" w:date="2026-08-03T14:06:00Z" w16du:dateUtc="2026-08-03T11:06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;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Δ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% 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top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-1 между шагами 3 и 5 ≤ </w:delText>
                  </w:r>
                </w:del>
                <w:customXmlDelRangeStart w:id="3230" w:author="Никита Гринь" w:date="2026-08-03T14:06:00Z"/>
              </w:sdtContent>
            </w:sdt>
            <w:customXmlDelRangeEnd w:id="3230"/>
            <w:del w:id="3231" w:author="Никита Гринь" w:date="2026-08-03T14:06:00Z" w16du:dateUtc="2026-08-03T11:06:00Z"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10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п.п.;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Δt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подсказки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1–2 с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. 6. Клиент произносит реплику с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антонимичным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смыслом к теме эталона. 7. Проверить: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max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%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&lt;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min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_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relevance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или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срабатывает 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UC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4A74C4">
                <w:rPr>
                  <w:rFonts w:ascii="Arial" w:eastAsia="Arial" w:hAnsi="Arial" w:cs="Arial"/>
                  <w:color w:val="000000"/>
                </w:rPr>
                <w:delText>UND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-02 (уточнение / нет подсказки). 8. Вторая реплика клиента по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другой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теме — проверить появление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новых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карточек (не кэш предыдущих)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за 1–2 с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>.</w:delText>
              </w:r>
            </w:del>
          </w:p>
        </w:tc>
      </w:tr>
      <w:tr w:rsidR="009D43E8" w:rsidRPr="008E2FA7" w14:paraId="2AC8A030" w14:textId="77777777" w:rsidTr="009D43E8">
        <w:tc>
          <w:tcPr>
            <w:tcW w:w="2640" w:type="dxa"/>
          </w:tcPr>
          <w:p w14:paraId="422EC7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Ожидаемый результат</w:t>
            </w:r>
          </w:p>
        </w:tc>
        <w:tc>
          <w:tcPr>
            <w:tcW w:w="5280" w:type="dxa"/>
          </w:tcPr>
          <w:p w14:paraId="179E30F3" w14:textId="0CE0D3BA" w:rsidR="009D43E8" w:rsidRPr="003C42DA" w:rsidRDefault="004A74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32" w:author="Никита Гринь" w:date="2026-08-03T14:07:00Z" w16du:dateUtc="2026-08-03T11:07:00Z">
              <w:r w:rsidRPr="004A74C4">
                <w:rPr>
                  <w:rFonts w:ascii="Arial" w:eastAsia="Arial" w:hAnsi="Arial" w:cs="Arial"/>
                  <w:color w:val="000000"/>
                  <w:lang w:val="ru-RU"/>
                </w:rPr>
                <w:t>Отображается 1 карточка подсказки; % релевантности — целое числовое значение от 0 до 100 (без дробной части); обновление за 1–2 с от asr.final; синонимы → тот же документ (Δ ≤ 10 п.п.); антонимы → низкий % или уточнение / нет подсказки; новая реплика → новая карточка. Количество карточек настраивается администратором в диапазоне 1–5.</w:t>
              </w:r>
            </w:ins>
            <w:del w:id="3233" w:author="Никита Гринь" w:date="2026-08-03T14:07:00Z" w16du:dateUtc="2026-08-03T11:07:00Z"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Каждая карточка содержит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% релевантности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(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>целое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0–100); обновление </w:delText>
              </w:r>
              <w:r w:rsidR="00317F00" w:rsidRPr="003C42DA" w:rsidDel="004A74C4">
                <w:rPr>
                  <w:rFonts w:ascii="Arial" w:eastAsia="Arial" w:hAnsi="Arial" w:cs="Arial"/>
                  <w:b/>
                  <w:bCs/>
                  <w:color w:val="000000"/>
                  <w:lang w:val="ru-RU"/>
                </w:rPr>
                <w:delText>за 1–2 с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от 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asr</w:delText>
              </w:r>
              <w:r w:rsidR="00317F00" w:rsidRPr="003C42DA" w:rsidDel="004A74C4">
                <w:rPr>
                  <w:rFonts w:ascii="Arial" w:eastAsia="Arial" w:hAnsi="Arial" w:cs="Arial"/>
                  <w:color w:val="000000"/>
                  <w:sz w:val="22"/>
                  <w:szCs w:val="22"/>
                  <w:lang w:val="ru-RU"/>
                </w:rPr>
                <w:delText>.</w:delText>
              </w:r>
              <w:r w:rsidR="00317F00" w:rsidDel="004A74C4">
                <w:rPr>
                  <w:rFonts w:ascii="Arial" w:eastAsia="Arial" w:hAnsi="Arial" w:cs="Arial"/>
                  <w:color w:val="000000"/>
                  <w:sz w:val="22"/>
                  <w:szCs w:val="22"/>
                </w:rPr>
                <w:delText>final</w:delText>
              </w:r>
            </w:del>
            <w:customXmlDelRangeStart w:id="3235" w:author="Никита Гринь" w:date="2026-08-03T14:07:00Z"/>
            <w:sdt>
              <w:sdtPr>
                <w:tag w:val="goog_rdk_225"/>
                <w:id w:val="1319732010"/>
              </w:sdtPr>
              <w:sdtContent>
                <w:customXmlDelRangeEnd w:id="3235"/>
                <w:del w:id="3236" w:author="Никита Гринь" w:date="2026-08-03T14:07:00Z" w16du:dateUtc="2026-08-03T11:07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(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p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95 ≤2 с, </w:delText>
                  </w:r>
                </w:del>
                <w:customXmlDelRangeStart w:id="3237" w:author="Никита Гринь" w:date="2026-08-03T14:07:00Z"/>
              </w:sdtContent>
            </w:sdt>
            <w:customXmlDelRangeEnd w:id="3237"/>
            <w:del w:id="3238" w:author="Никита Гринь" w:date="2026-08-03T14:07:00Z" w16du:dateUtc="2026-08-03T11:07:00Z">
              <w:r w:rsidR="00317F00" w:rsidDel="004A74C4">
                <w:fldChar w:fldCharType="begin"/>
              </w:r>
              <w:r w:rsidR="00317F00" w:rsidDel="004A74C4">
                <w:delInstrText>HYPERLINK</w:delInstrText>
              </w:r>
              <w:r w:rsidR="00317F00" w:rsidRPr="003339CA" w:rsidDel="004A74C4">
                <w:rPr>
                  <w:lang w:val="ru-RU"/>
                  <w:rPrChange w:id="3239" w:author="Никита Гринь" w:date="2026-07-31T10:57:00Z" w16du:dateUtc="2026-07-31T07:57:00Z">
                    <w:rPr/>
                  </w:rPrChange>
                </w:rPr>
                <w:delInstrText xml:space="preserve"> \</w:delInstrText>
              </w:r>
              <w:r w:rsidR="00317F00" w:rsidDel="004A74C4">
                <w:delInstrText>l</w:delInstrText>
              </w:r>
              <w:r w:rsidR="00317F00" w:rsidRPr="003339CA" w:rsidDel="004A74C4">
                <w:rPr>
                  <w:lang w:val="ru-RU"/>
                  <w:rPrChange w:id="3240" w:author="Никита Гринь" w:date="2026-07-31T10:57:00Z" w16du:dateUtc="2026-07-31T07:57:00Z">
                    <w:rPr/>
                  </w:rPrChange>
                </w:rPr>
                <w:delInstrText xml:space="preserve"> "</w:delInstrText>
              </w:r>
              <w:r w:rsidR="00317F00" w:rsidDel="004A74C4">
                <w:delInstrText>bookmark</w:delInstrText>
              </w:r>
              <w:r w:rsidR="00317F00" w:rsidRPr="003339CA" w:rsidDel="004A74C4">
                <w:rPr>
                  <w:lang w:val="ru-RU"/>
                  <w:rPrChange w:id="3241" w:author="Никита Гринь" w:date="2026-07-31T10:57:00Z" w16du:dateUtc="2026-07-31T07:57:00Z">
                    <w:rPr/>
                  </w:rPrChange>
                </w:rPr>
                <w:delInstrText>=</w:delInstrText>
              </w:r>
              <w:r w:rsidR="00317F00" w:rsidDel="004A74C4">
                <w:delInstrText>id</w:delInstrText>
              </w:r>
              <w:r w:rsidR="00317F00" w:rsidRPr="003339CA" w:rsidDel="004A74C4">
                <w:rPr>
                  <w:lang w:val="ru-RU"/>
                  <w:rPrChange w:id="3242" w:author="Никита Гринь" w:date="2026-07-31T10:57:00Z" w16du:dateUtc="2026-07-31T07:57:00Z">
                    <w:rPr/>
                  </w:rPrChange>
                </w:rPr>
                <w:delInstrText>.</w:delInstrText>
              </w:r>
              <w:r w:rsidR="00317F00" w:rsidDel="004A74C4">
                <w:delInstrText>o</w:delInstrText>
              </w:r>
              <w:r w:rsidR="00317F00" w:rsidRPr="003339CA" w:rsidDel="004A74C4">
                <w:rPr>
                  <w:lang w:val="ru-RU"/>
                  <w:rPrChange w:id="3243" w:author="Никита Гринь" w:date="2026-07-31T10:57:00Z" w16du:dateUtc="2026-07-31T07:57:00Z">
                    <w:rPr/>
                  </w:rPrChange>
                </w:rPr>
                <w:delInstrText>1</w:delInstrText>
              </w:r>
              <w:r w:rsidR="00317F00" w:rsidDel="004A74C4">
                <w:delInstrText>ajy</w:delInstrText>
              </w:r>
              <w:r w:rsidR="00317F00" w:rsidRPr="003339CA" w:rsidDel="004A74C4">
                <w:rPr>
                  <w:lang w:val="ru-RU"/>
                  <w:rPrChange w:id="3244" w:author="Никита Гринь" w:date="2026-07-31T10:57:00Z" w16du:dateUtc="2026-07-31T07:57:00Z">
                    <w:rPr/>
                  </w:rPrChange>
                </w:rPr>
                <w:delInstrText>93</w:delInstrText>
              </w:r>
              <w:r w:rsidR="00317F00" w:rsidDel="004A74C4">
                <w:delInstrText>ttmn</w:delInstrText>
              </w:r>
              <w:r w:rsidR="00317F00" w:rsidRPr="003339CA" w:rsidDel="004A74C4">
                <w:rPr>
                  <w:lang w:val="ru-RU"/>
                  <w:rPrChange w:id="3245" w:author="Никита Гринь" w:date="2026-07-31T10:57:00Z" w16du:dateUtc="2026-07-31T07:57:00Z">
                    <w:rPr/>
                  </w:rPrChange>
                </w:rPr>
                <w:delInstrText>7" \</w:delInstrText>
              </w:r>
              <w:r w:rsidR="00317F00" w:rsidDel="004A74C4">
                <w:delInstrText>h</w:delInstrText>
              </w:r>
              <w:r w:rsidR="00317F00" w:rsidDel="004A74C4">
                <w:fldChar w:fldCharType="separate"/>
              </w:r>
              <w:r w:rsidR="00317F00" w:rsidDel="004A74C4">
                <w:rPr>
                  <w:rFonts w:ascii="Arial" w:eastAsia="Arial" w:hAnsi="Arial" w:cs="Arial"/>
                  <w:color w:val="156082"/>
                </w:rPr>
                <w:delText>II</w:delText>
              </w:r>
              <w:r w:rsidR="00317F00" w:rsidRPr="003C42DA" w:rsidDel="004A74C4">
                <w:rPr>
                  <w:rFonts w:ascii="Arial" w:eastAsia="Arial" w:hAnsi="Arial" w:cs="Arial"/>
                  <w:color w:val="156082"/>
                  <w:lang w:val="ru-RU"/>
                </w:rPr>
                <w:delText>.7.4</w:delText>
              </w:r>
              <w:r w:rsidR="00317F00" w:rsidDel="004A74C4">
                <w:fldChar w:fldCharType="end"/>
              </w:r>
            </w:del>
            <w:customXmlDelRangeStart w:id="3246" w:author="Никита Гринь" w:date="2026-08-03T14:07:00Z"/>
            <w:sdt>
              <w:sdtPr>
                <w:tag w:val="goog_rdk_226"/>
                <w:id w:val="-778010175"/>
              </w:sdtPr>
              <w:sdtContent>
                <w:customXmlDelRangeEnd w:id="3246"/>
                <w:del w:id="3247" w:author="Никита Гринь" w:date="2026-08-03T14:07:00Z" w16du:dateUtc="2026-08-03T11:07:00Z"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>); синонимы → тот же документ (</w:delText>
                  </w:r>
                  <w:r w:rsidR="00317F00" w:rsidDel="004A74C4">
                    <w:rPr>
                      <w:rFonts w:ascii="Arial Unicode MS" w:eastAsia="Arial Unicode MS" w:hAnsi="Arial Unicode MS" w:cs="Arial Unicode MS"/>
                      <w:color w:val="000000"/>
                    </w:rPr>
                    <w:delText>Δ</w:delText>
                  </w:r>
                  <w:r w:rsidR="00317F00" w:rsidRPr="003C42DA" w:rsidDel="004A74C4">
                    <w:rPr>
                      <w:rFonts w:ascii="Arial Unicode MS" w:eastAsia="Arial Unicode MS" w:hAnsi="Arial Unicode MS" w:cs="Arial Unicode MS"/>
                      <w:color w:val="000000"/>
                      <w:lang w:val="ru-RU"/>
                    </w:rPr>
                    <w:delText xml:space="preserve"> ≤ 10 п.п.); антонимы → низкий % или ветка уточнения; новая реплика → новый набор карточек.</w:delText>
                  </w:r>
                </w:del>
                <w:customXmlDelRangeStart w:id="3248" w:author="Никита Гринь" w:date="2026-08-03T14:07:00Z"/>
              </w:sdtContent>
            </w:sdt>
            <w:customXmlDelRangeEnd w:id="3248"/>
          </w:p>
        </w:tc>
      </w:tr>
      <w:tr w:rsidR="009D43E8" w14:paraId="683EDA53" w14:textId="77777777" w:rsidTr="009D43E8">
        <w:tc>
          <w:tcPr>
            <w:tcW w:w="2640" w:type="dxa"/>
          </w:tcPr>
          <w:p w14:paraId="6DB616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7D9C17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</w:t>
            </w:r>
          </w:p>
        </w:tc>
      </w:tr>
      <w:tr w:rsidR="009D43E8" w14:paraId="755E102E" w14:textId="77777777" w:rsidTr="009D43E8">
        <w:tc>
          <w:tcPr>
            <w:tcW w:w="2640" w:type="dxa"/>
          </w:tcPr>
          <w:p w14:paraId="4E4A8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1BDC81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FR-UND-06, FR-SUF-11, UC-UND-02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4.2.1.6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4.3.1.4</w:t>
            </w:r>
          </w:p>
        </w:tc>
      </w:tr>
    </w:tbl>
    <w:p w14:paraId="6A59CE1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-13 — Фокус в окне суфлёра / АРМ, не в </w:t>
      </w:r>
      <w:r>
        <w:rPr>
          <w:b/>
        </w:rPr>
        <w:t>Hub</w:t>
      </w:r>
      <w:r w:rsidRPr="009962AA">
        <w:rPr>
          <w:b/>
          <w:lang w:val="ru-RU"/>
        </w:rPr>
        <w:t xml:space="preserve"> «Ассистент+Документы»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80D164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243B8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B0BA0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7C4BD335" w14:textId="77777777" w:rsidTr="009D43E8">
        <w:tc>
          <w:tcPr>
            <w:tcW w:w="2640" w:type="dxa"/>
          </w:tcPr>
          <w:p w14:paraId="491D38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114213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Активный звонок/диалог: рабочий фокус вне оболочки </w:t>
            </w:r>
            <w:r>
              <w:t>Hub</w:t>
            </w:r>
            <w:r w:rsidRPr="009962AA">
              <w:rPr>
                <w:lang w:val="ru-RU"/>
              </w:rPr>
              <w:t xml:space="preserve"> А+Д</w:t>
            </w:r>
          </w:p>
        </w:tc>
      </w:tr>
      <w:tr w:rsidR="009D43E8" w14:paraId="2B3452E3" w14:textId="77777777" w:rsidTr="009D43E8">
        <w:tc>
          <w:tcPr>
            <w:tcW w:w="2640" w:type="dxa"/>
          </w:tcPr>
          <w:p w14:paraId="03F2A5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EBE07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9962AA">
              <w:rPr>
                <w:lang w:val="ru-RU"/>
              </w:rPr>
              <w:t xml:space="preserve">Роль: оператор телефонии или онлайн-чата. </w:t>
            </w:r>
            <w:r>
              <w:t>Активный звонок или диалог.</w:t>
            </w:r>
          </w:p>
        </w:tc>
      </w:tr>
      <w:tr w:rsidR="009D43E8" w:rsidRPr="0050000B" w14:paraId="29865F6D" w14:textId="77777777" w:rsidTr="009D43E8">
        <w:tc>
          <w:tcPr>
            <w:tcW w:w="2640" w:type="dxa"/>
          </w:tcPr>
          <w:p w14:paraId="115C9D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91F1C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Начать обслуживание клиента. 2. Проверить, где отображаются подсказки. 3. Открыть </w:t>
            </w:r>
            <w:r>
              <w:t>AI</w:t>
            </w:r>
            <w:r w:rsidRPr="009962AA">
              <w:rPr>
                <w:lang w:val="ru-RU"/>
              </w:rPr>
              <w:t xml:space="preserve"> </w:t>
            </w:r>
            <w:r>
              <w:t>Hub</w:t>
            </w:r>
            <w:r w:rsidRPr="009962AA">
              <w:rPr>
                <w:lang w:val="ru-RU"/>
              </w:rPr>
              <w:t xml:space="preserve"> и убедиться, что лента суфлёра не подменена вкладками «Ассистент»/«Документы» в том же окне.</w:t>
            </w:r>
          </w:p>
        </w:tc>
      </w:tr>
      <w:tr w:rsidR="009D43E8" w:rsidRPr="0050000B" w14:paraId="16D47651" w14:textId="77777777" w:rsidTr="009D43E8">
        <w:tc>
          <w:tcPr>
            <w:tcW w:w="2640" w:type="dxa"/>
          </w:tcPr>
          <w:p w14:paraId="230798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57B50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Телефония — отдельное окно суфлёра; онлайн-чат — панель в АРМ. </w:t>
            </w:r>
            <w:r>
              <w:t>Hub</w:t>
            </w:r>
            <w:r w:rsidRPr="009962AA">
              <w:rPr>
                <w:lang w:val="ru-RU"/>
              </w:rPr>
              <w:t xml:space="preserve"> </w:t>
            </w:r>
            <w:r>
              <w:t>slide</w:t>
            </w:r>
            <w:r w:rsidRPr="009962AA">
              <w:rPr>
                <w:lang w:val="ru-RU"/>
              </w:rPr>
              <w:t>-</w:t>
            </w:r>
            <w:r>
              <w:t>in</w:t>
            </w:r>
            <w:r w:rsidRPr="009962AA">
              <w:rPr>
                <w:lang w:val="ru-RU"/>
              </w:rPr>
              <w:t xml:space="preserve"> не является основным местом подсказок суфлёра.</w:t>
            </w:r>
          </w:p>
        </w:tc>
      </w:tr>
      <w:tr w:rsidR="009D43E8" w14:paraId="062F95B8" w14:textId="77777777" w:rsidTr="009D43E8">
        <w:tc>
          <w:tcPr>
            <w:tcW w:w="2640" w:type="dxa"/>
          </w:tcPr>
          <w:p w14:paraId="6FCBC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76ED3C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 / Hub staging</w:t>
            </w:r>
          </w:p>
        </w:tc>
      </w:tr>
      <w:tr w:rsidR="009D43E8" w14:paraId="6E942850" w14:textId="77777777" w:rsidTr="009D43E8">
        <w:tc>
          <w:tcPr>
            <w:tcW w:w="2640" w:type="dxa"/>
          </w:tcPr>
          <w:p w14:paraId="6A8F60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197312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FR-SUF-12 · 4.6.2.3 / 4.3.2</w:t>
            </w:r>
          </w:p>
        </w:tc>
      </w:tr>
    </w:tbl>
    <w:p w14:paraId="44DB7D8C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lastRenderedPageBreak/>
        <w:t>SUF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-14 — </w:t>
      </w:r>
      <w:r>
        <w:rPr>
          <w:b/>
        </w:rPr>
        <w:t>UI</w:t>
      </w:r>
      <w:r w:rsidRPr="009962AA">
        <w:rPr>
          <w:b/>
          <w:lang w:val="ru-RU"/>
        </w:rPr>
        <w:t xml:space="preserve"> ленты: реплики и карточки подсказок с %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61EBB1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36C40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5AFAC8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2884FBFB" w14:textId="77777777" w:rsidTr="009D43E8">
        <w:tc>
          <w:tcPr>
            <w:tcW w:w="2640" w:type="dxa"/>
          </w:tcPr>
          <w:p w14:paraId="29F3D0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987599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Лента «реплика → подсказка(и) с %» без лишних элементов телефонии</w:t>
            </w:r>
          </w:p>
        </w:tc>
      </w:tr>
      <w:tr w:rsidR="009D43E8" w14:paraId="07EB81EA" w14:textId="77777777" w:rsidTr="009D43E8">
        <w:tc>
          <w:tcPr>
            <w:tcW w:w="2640" w:type="dxa"/>
          </w:tcPr>
          <w:p w14:paraId="10C384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7CE7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SUF</w:t>
            </w:r>
            <w:r w:rsidRPr="009962AA">
              <w:rPr>
                <w:lang w:val="ru-RU"/>
              </w:rPr>
              <w:t>-</w:t>
            </w:r>
            <w:r>
              <w:t>T</w:t>
            </w:r>
            <w:r w:rsidRPr="009962AA">
              <w:rPr>
                <w:lang w:val="ru-RU"/>
              </w:rPr>
              <w:t xml:space="preserve">-01 выполнен; в настройках число карточек 1–5 (по умолчанию </w:t>
            </w:r>
            <w:r>
              <w:t>1, если так зафиксировано в ТЗ).</w:t>
            </w:r>
          </w:p>
        </w:tc>
      </w:tr>
      <w:tr w:rsidR="009D43E8" w:rsidRPr="0050000B" w14:paraId="6DED8BFC" w14:textId="77777777" w:rsidTr="009D43E8">
        <w:tc>
          <w:tcPr>
            <w:tcW w:w="2640" w:type="dxa"/>
          </w:tcPr>
          <w:p w14:paraId="70E3B0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69E76A7F" w14:textId="20AF8FBB" w:rsidR="009D43E8" w:rsidRPr="005F798B" w:rsidRDefault="005F798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249" w:author="Никита Гринь" w:date="2026-08-03T14:11:00Z" w16du:dateUtc="2026-08-03T11:11:00Z">
              <w:r w:rsidRPr="005F798B">
                <w:rPr>
                  <w:lang w:val="ru-RU"/>
                </w:rPr>
                <w:t>1. Провести диалог с репликами клиента и оператора. 2. Проверить структуру окна: хронология реплик и блок подсказок к реплике клиента. 3. Проверить наличие % релевантности (целое 0–100) и кнопок «воспользовался» / «не воспользовался» / «неполный ответ» у подсказки со статьёй СУЗ.</w:t>
              </w:r>
            </w:ins>
            <w:del w:id="3250" w:author="Никита Гринь" w:date="2026-08-03T14:11:00Z" w16du:dateUtc="2026-08-03T11:11:00Z">
              <w:r w:rsidR="00317F00" w:rsidRPr="009962AA" w:rsidDel="005F798B">
                <w:rPr>
                  <w:lang w:val="ru-RU"/>
                </w:rPr>
                <w:delText xml:space="preserve">1. Провести диалог с репликами клиента и оператора. 2. Проверить структуру окна: хронология реплик и блок подсказок к реплике клиента. 3. Проверить наличие % релевантности и кнопок полезности у цельных ответов со статьёй СУЗ. 4. </w:delText>
              </w:r>
              <w:r w:rsidR="00317F00" w:rsidRPr="005F798B" w:rsidDel="005F798B">
                <w:rPr>
                  <w:lang w:val="ru-RU"/>
                  <w:rPrChange w:id="3252" w:author="Никита Гринь" w:date="2026-08-03T14:11:00Z" w16du:dateUtc="2026-08-03T11:11:00Z">
                    <w:rPr/>
                  </w:rPrChange>
                </w:rPr>
                <w:delText>Убедиться в отсутствии лишних кнопок «Отправить клиенту» в телефонии</w:delText>
              </w:r>
              <w:r w:rsidR="00317F00" w:rsidRPr="005F798B" w:rsidDel="005F798B">
                <w:rPr>
                  <w:lang w:val="ru-RU"/>
                  <w:rPrChange w:id="3254" w:author="Никита Гринь" w:date="2026-08-03T14:11:00Z" w16du:dateUtc="2026-08-03T11:11:00Z">
                    <w:rPr/>
                  </w:rPrChange>
                </w:rPr>
                <w:delText>.</w:delText>
              </w:r>
            </w:del>
          </w:p>
        </w:tc>
      </w:tr>
      <w:tr w:rsidR="009D43E8" w:rsidRPr="006100D9" w14:paraId="7228CBC2" w14:textId="77777777" w:rsidTr="009D43E8">
        <w:tc>
          <w:tcPr>
            <w:tcW w:w="2640" w:type="dxa"/>
          </w:tcPr>
          <w:p w14:paraId="4D203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686E7F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UI</w:t>
            </w:r>
            <w:r w:rsidRPr="009962AA">
              <w:rPr>
                <w:lang w:val="ru-RU"/>
              </w:rPr>
              <w:t xml:space="preserve"> соответствует лаконичной ленте §4.6.2; % на карточках; обратная связь на месте; нет смешения с телефонной панелью </w:t>
            </w:r>
            <w:r>
              <w:t>Oktell.</w:t>
            </w:r>
          </w:p>
        </w:tc>
      </w:tr>
      <w:tr w:rsidR="009D43E8" w14:paraId="2F6A9E03" w14:textId="77777777" w:rsidTr="009D43E8">
        <w:tc>
          <w:tcPr>
            <w:tcW w:w="2640" w:type="dxa"/>
          </w:tcPr>
          <w:p w14:paraId="221DC2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AC8AB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test Oktell</w:t>
            </w:r>
          </w:p>
        </w:tc>
      </w:tr>
      <w:tr w:rsidR="009D43E8" w14:paraId="12BFF2FD" w14:textId="77777777" w:rsidTr="009D43E8">
        <w:tc>
          <w:tcPr>
            <w:tcW w:w="2640" w:type="dxa"/>
          </w:tcPr>
          <w:p w14:paraId="283CA5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9AF3C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FR-SUF-13 · 4.6.2.2</w:t>
            </w:r>
          </w:p>
        </w:tc>
      </w:tr>
    </w:tbl>
    <w:p w14:paraId="349FAFE5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255" w:name="bookmark=id.ykum8uudkt1j" w:colFirst="0" w:colLast="0"/>
      <w:bookmarkEnd w:id="3255"/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-15 — Запрос вне СУЗ: оператору нет подсказки</w:t>
      </w:r>
    </w:p>
    <w:tbl>
      <w:tblPr>
        <w:tblStyle w:val="83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5A8796B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2BAF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FF2A3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58262927" w14:textId="77777777" w:rsidTr="009D43E8">
        <w:tc>
          <w:tcPr>
            <w:tcW w:w="2640" w:type="dxa"/>
          </w:tcPr>
          <w:p w14:paraId="1EAE89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28E79AB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Блокировка посторонних тем: </w:t>
            </w:r>
            <w:r>
              <w:rPr>
                <w:rFonts w:ascii="Arial" w:eastAsia="Arial" w:hAnsi="Arial" w:cs="Arial"/>
                <w:color w:val="000000"/>
              </w:rPr>
              <w:t>retriever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источников СУЗ</w:t>
            </w:r>
          </w:p>
        </w:tc>
      </w:tr>
      <w:tr w:rsidR="009D43E8" w14:paraId="56B59764" w14:textId="77777777" w:rsidTr="009D43E8">
        <w:tc>
          <w:tcPr>
            <w:tcW w:w="2640" w:type="dxa"/>
          </w:tcPr>
          <w:p w14:paraId="4B05A7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32F75C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Роль: оператор телефонии (§2.4 п.4) или оператор онлайн-чата (§2.4 п.5). Стенд: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staging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статей по тестовой «посторонней» теме. </w:t>
            </w:r>
            <w:r>
              <w:rPr>
                <w:rFonts w:ascii="Arial" w:eastAsia="Arial" w:hAnsi="Arial" w:cs="Arial"/>
                <w:color w:val="000000"/>
              </w:rPr>
              <w:t xml:space="preserve">Порог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r>
              <w:rPr>
                <w:rFonts w:ascii="Arial" w:eastAsia="Arial" w:hAnsi="Arial" w:cs="Arial"/>
                <w:color w:val="000000"/>
              </w:rPr>
              <w:t xml:space="preserve"> задан администратором (FR-UND-13).</w:t>
            </w:r>
          </w:p>
        </w:tc>
      </w:tr>
      <w:tr w:rsidR="009D43E8" w:rsidRPr="0050000B" w14:paraId="49ABB946" w14:textId="77777777" w:rsidTr="009D43E8">
        <w:tc>
          <w:tcPr>
            <w:tcW w:w="2640" w:type="dxa"/>
          </w:tcPr>
          <w:p w14:paraId="0F7DAB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631F7A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инициировать звонок (предусловия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Онлайн-чат: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открыть диалог (предусловия </w:t>
            </w:r>
            <w:r>
              <w:rPr>
                <w:rFonts w:ascii="Arial" w:eastAsia="Arial" w:hAnsi="Arial" w:cs="Arial"/>
                <w:color w:val="000000"/>
              </w:rPr>
              <w:t>SUF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-03). 2. Клиент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вопрос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вне СУЗ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(напр. «расскажи анекдот», «погода в Минске», «курс доллара ЦБ РФ»). 3. Дождаться обработки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 4. Проверить панель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оператора (окно телефонии / правая панель АРМ онлайн-чата). 5. Убедиться, что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отправлено автосообщение от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ра. 6. Проверить запись в журнале аудита (§9).</w:t>
            </w:r>
          </w:p>
        </w:tc>
      </w:tr>
      <w:tr w:rsidR="009D43E8" w14:paraId="017FE835" w14:textId="77777777" w:rsidTr="009D43E8">
        <w:tc>
          <w:tcPr>
            <w:tcW w:w="2640" w:type="dxa"/>
          </w:tcPr>
          <w:p w14:paraId="5BEF8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0F77C9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Retriever: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0</w:t>
            </w:r>
            <w:r>
              <w:rPr>
                <w:rFonts w:ascii="Arial" w:eastAsia="Arial" w:hAnsi="Arial" w:cs="Arial"/>
                <w:color w:val="000000"/>
              </w:rPr>
              <w:t xml:space="preserve"> chunk’ов из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или</w:t>
            </w:r>
            <w:r>
              <w:rPr>
                <w:rFonts w:ascii="Arial" w:eastAsia="Arial" w:hAnsi="Arial" w:cs="Arial"/>
                <w:color w:val="000000"/>
              </w:rPr>
              <w:t xml:space="preserve"> max score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&lt;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min_relevance</w:t>
            </w:r>
            <w:r>
              <w:rPr>
                <w:rFonts w:ascii="Arial" w:eastAsia="Arial" w:hAnsi="Arial" w:cs="Arial"/>
                <w:color w:val="000000"/>
              </w:rPr>
              <w:t xml:space="preserve">; карточки подсказок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отсутствуют</w:t>
            </w:r>
            <w:r>
              <w:rPr>
                <w:rFonts w:ascii="Arial" w:eastAsia="Arial" w:hAnsi="Arial" w:cs="Arial"/>
                <w:color w:val="000000"/>
              </w:rPr>
              <w:t xml:space="preserve"> либо отображается текст «запрос вне базы знаний / нет подсказки по СУЗ»;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автоматического ответа клиенту; оператор отвечает вручную или эскалирует по регламенту КЦ; в audit log: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kb=cc_production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sources=[]</w:t>
            </w:r>
            <w:r>
              <w:rPr>
                <w:rFonts w:ascii="Arial" w:eastAsia="Arial" w:hAnsi="Arial" w:cs="Arial"/>
                <w:color w:val="000000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max_relevance &lt; threshold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hint_generated=false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</w:tr>
      <w:tr w:rsidR="009D43E8" w14:paraId="01DB99F2" w14:textId="77777777" w:rsidTr="009D43E8">
        <w:tc>
          <w:tcPr>
            <w:tcW w:w="2640" w:type="dxa"/>
          </w:tcPr>
          <w:p w14:paraId="22FBF9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Стенд</w:t>
            </w:r>
          </w:p>
        </w:tc>
        <w:tc>
          <w:tcPr>
            <w:tcW w:w="5280" w:type="dxa"/>
          </w:tcPr>
          <w:p w14:paraId="37959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Oktell + test Bitrix / Hub staging + виджет test</w:t>
            </w:r>
          </w:p>
        </w:tc>
      </w:tr>
      <w:tr w:rsidR="009D43E8" w14:paraId="625E10AF" w14:textId="77777777" w:rsidTr="009D43E8">
        <w:tc>
          <w:tcPr>
            <w:tcW w:w="2640" w:type="dxa"/>
          </w:tcPr>
          <w:p w14:paraId="60AD81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B435D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FR-CC-06 · FR-UND-18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4.1.6</w:t>
            </w:r>
            <w:r>
              <w:rPr>
                <w:rFonts w:ascii="Arial" w:eastAsia="Arial" w:hAnsi="Arial" w:cs="Arial"/>
                <w:color w:val="000000"/>
              </w:rPr>
              <w:t xml:space="preserve">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4.2.1.1</w:t>
            </w:r>
          </w:p>
        </w:tc>
      </w:tr>
    </w:tbl>
    <w:p w14:paraId="5FA17C89" w14:textId="26DAE1EE" w:rsidR="00237B68" w:rsidRDefault="00237B68">
      <w:pPr>
        <w:pStyle w:val="3"/>
        <w:rPr>
          <w:ins w:id="3256" w:author="Никита Гринь" w:date="2026-08-04T16:09:00Z" w16du:dateUtc="2026-08-04T13:09:00Z"/>
          <w:rFonts w:ascii="Arial" w:eastAsia="Arial" w:hAnsi="Arial" w:cs="Arial"/>
          <w:lang w:val="ru-RU"/>
        </w:rPr>
      </w:pPr>
      <w:ins w:id="3257" w:author="Никита Гринь" w:date="2026-08-04T16:09:00Z">
        <w:r w:rsidRPr="00237B68">
          <w:rPr>
            <w:rFonts w:ascii="Arial" w:eastAsia="Arial" w:hAnsi="Arial" w:cs="Arial"/>
          </w:rPr>
          <w:t>SUF</w:t>
        </w:r>
        <w:r w:rsidRPr="00237B68">
          <w:rPr>
            <w:rFonts w:ascii="Arial" w:eastAsia="Arial" w:hAnsi="Arial" w:cs="Arial"/>
            <w:lang w:val="ru-RU"/>
            <w:rPrChange w:id="3258" w:author="Никита Гринь" w:date="2026-08-04T16:09:00Z" w16du:dateUtc="2026-08-04T13:09:00Z">
              <w:rPr>
                <w:rFonts w:ascii="Arial" w:eastAsia="Arial" w:hAnsi="Arial" w:cs="Arial"/>
              </w:rPr>
            </w:rPrChange>
          </w:rPr>
          <w:t>-</w:t>
        </w:r>
        <w:r w:rsidRPr="00237B68">
          <w:rPr>
            <w:rFonts w:ascii="Arial" w:eastAsia="Arial" w:hAnsi="Arial" w:cs="Arial"/>
          </w:rPr>
          <w:t>T</w:t>
        </w:r>
        <w:r w:rsidRPr="00237B68">
          <w:rPr>
            <w:rFonts w:ascii="Arial" w:eastAsia="Arial" w:hAnsi="Arial" w:cs="Arial"/>
            <w:lang w:val="ru-RU"/>
            <w:rPrChange w:id="3259" w:author="Никита Гринь" w:date="2026-08-04T16:09:00Z" w16du:dateUtc="2026-08-04T13:09:00Z">
              <w:rPr>
                <w:rFonts w:ascii="Arial" w:eastAsia="Arial" w:hAnsi="Arial" w:cs="Arial"/>
              </w:rPr>
            </w:rPrChange>
          </w:rPr>
          <w:t xml:space="preserve">-16 — </w:t>
        </w:r>
        <w:r w:rsidRPr="00237B68">
          <w:rPr>
            <w:rFonts w:ascii="Arial" w:eastAsia="Arial" w:hAnsi="Arial" w:cs="Arial"/>
          </w:rPr>
          <w:t>Summary</w:t>
        </w:r>
        <w:r w:rsidRPr="00237B68">
          <w:rPr>
            <w:rFonts w:ascii="Arial" w:eastAsia="Arial" w:hAnsi="Arial" w:cs="Arial"/>
            <w:lang w:val="ru-RU"/>
            <w:rPrChange w:id="3260" w:author="Никита Гринь" w:date="2026-08-04T16:09:00Z" w16du:dateUtc="2026-08-04T13:09:00Z">
              <w:rPr>
                <w:rFonts w:ascii="Arial" w:eastAsia="Arial" w:hAnsi="Arial" w:cs="Arial"/>
              </w:rPr>
            </w:rPrChange>
          </w:rPr>
          <w:t xml:space="preserve"> в окне суфлёра (телефония)</w:t>
        </w:r>
      </w:ins>
    </w:p>
    <w:p w14:paraId="35E334C7" w14:textId="77777777" w:rsidR="00237B68" w:rsidRDefault="00237B68" w:rsidP="00237B68">
      <w:pPr>
        <w:rPr>
          <w:ins w:id="3261" w:author="Никита Гринь" w:date="2026-08-04T16:09:00Z" w16du:dateUtc="2026-08-04T13:09:00Z"/>
          <w:lang w:val="ru-RU"/>
        </w:rPr>
      </w:pPr>
    </w:p>
    <w:tbl>
      <w:tblPr>
        <w:tblStyle w:val="af3"/>
        <w:tblW w:w="10343" w:type="dxa"/>
        <w:tblLook w:val="04A0" w:firstRow="1" w:lastRow="0" w:firstColumn="1" w:lastColumn="0" w:noHBand="0" w:noVBand="1"/>
        <w:tblPrChange w:id="3262" w:author="Никита Гринь" w:date="2026-08-04T16:11:00Z" w16du:dateUtc="2026-08-04T13:11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656"/>
        <w:gridCol w:w="8687"/>
        <w:tblGridChange w:id="3263">
          <w:tblGrid>
            <w:gridCol w:w="1656"/>
            <w:gridCol w:w="2318"/>
            <w:gridCol w:w="6369"/>
          </w:tblGrid>
        </w:tblGridChange>
      </w:tblGrid>
      <w:tr w:rsidR="00237B68" w:rsidRPr="00237B68" w14:paraId="24753713" w14:textId="77777777" w:rsidTr="00237B68">
        <w:trPr>
          <w:trHeight w:val="292"/>
          <w:ins w:id="3264" w:author="Никита Гринь" w:date="2026-08-04T16:11:00Z"/>
          <w:trPrChange w:id="3265" w:author="Никита Гринь" w:date="2026-08-04T16:11:00Z" w16du:dateUtc="2026-08-04T13:11:00Z">
            <w:trPr>
              <w:gridAfter w:val="0"/>
              <w:trHeight w:val="292"/>
            </w:trPr>
          </w:trPrChange>
        </w:trPr>
        <w:tc>
          <w:tcPr>
            <w:tcW w:w="1656" w:type="dxa"/>
            <w:noWrap/>
            <w:hideMark/>
            <w:tcPrChange w:id="3266" w:author="Никита Гринь" w:date="2026-08-04T16:11:00Z" w16du:dateUtc="2026-08-04T13:11:00Z">
              <w:tcPr>
                <w:tcW w:w="1020" w:type="dxa"/>
                <w:noWrap/>
                <w:hideMark/>
              </w:tcPr>
            </w:tcPrChange>
          </w:tcPr>
          <w:p w14:paraId="1CA1E8A5" w14:textId="77777777" w:rsidR="00237B68" w:rsidRPr="00237B68" w:rsidRDefault="00237B68">
            <w:pPr>
              <w:rPr>
                <w:ins w:id="3267" w:author="Никита Гринь" w:date="2026-08-04T16:11:00Z"/>
              </w:rPr>
            </w:pPr>
            <w:ins w:id="3268" w:author="Никита Гринь" w:date="2026-08-04T16:11:00Z">
              <w:r w:rsidRPr="00237B68">
                <w:t>Поле</w:t>
              </w:r>
            </w:ins>
          </w:p>
        </w:tc>
        <w:tc>
          <w:tcPr>
            <w:tcW w:w="8687" w:type="dxa"/>
            <w:noWrap/>
            <w:hideMark/>
            <w:tcPrChange w:id="3269" w:author="Никита Гринь" w:date="2026-08-04T16:11:00Z" w16du:dateUtc="2026-08-04T13:11:00Z">
              <w:tcPr>
                <w:tcW w:w="1109" w:type="dxa"/>
                <w:noWrap/>
                <w:hideMark/>
              </w:tcPr>
            </w:tcPrChange>
          </w:tcPr>
          <w:p w14:paraId="0A66CA8D" w14:textId="77777777" w:rsidR="00237B68" w:rsidRPr="00237B68" w:rsidRDefault="00237B68">
            <w:pPr>
              <w:rPr>
                <w:ins w:id="3270" w:author="Никита Гринь" w:date="2026-08-04T16:11:00Z"/>
              </w:rPr>
            </w:pPr>
            <w:ins w:id="3271" w:author="Никита Гринь" w:date="2026-08-04T16:11:00Z">
              <w:r w:rsidRPr="00237B68">
                <w:t>Значение</w:t>
              </w:r>
            </w:ins>
          </w:p>
        </w:tc>
      </w:tr>
      <w:tr w:rsidR="00237B68" w:rsidRPr="0050000B" w14:paraId="2939B61D" w14:textId="77777777" w:rsidTr="00237B68">
        <w:trPr>
          <w:trHeight w:val="1080"/>
          <w:ins w:id="3272" w:author="Никита Гринь" w:date="2026-08-04T16:11:00Z"/>
          <w:trPrChange w:id="3273" w:author="Никита Гринь" w:date="2026-08-04T16:11:00Z" w16du:dateUtc="2026-08-04T13:11:00Z">
            <w:trPr>
              <w:gridAfter w:val="0"/>
              <w:trHeight w:val="1080"/>
            </w:trPr>
          </w:trPrChange>
        </w:trPr>
        <w:tc>
          <w:tcPr>
            <w:tcW w:w="1656" w:type="dxa"/>
            <w:hideMark/>
            <w:tcPrChange w:id="3274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3FCEA20E" w14:textId="77777777" w:rsidR="00237B68" w:rsidRPr="00237B68" w:rsidRDefault="00237B68" w:rsidP="00237B68">
            <w:pPr>
              <w:rPr>
                <w:ins w:id="3275" w:author="Никита Гринь" w:date="2026-08-04T16:11:00Z"/>
              </w:rPr>
            </w:pPr>
            <w:ins w:id="3276" w:author="Никита Гринь" w:date="2026-08-04T16:11:00Z">
              <w:r w:rsidRPr="00237B68">
                <w:t>Название</w:t>
              </w:r>
            </w:ins>
          </w:p>
        </w:tc>
        <w:tc>
          <w:tcPr>
            <w:tcW w:w="8687" w:type="dxa"/>
            <w:hideMark/>
            <w:tcPrChange w:id="3277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752BB7DE" w14:textId="77777777" w:rsidR="00237B68" w:rsidRPr="00237B68" w:rsidRDefault="00237B68" w:rsidP="00237B68">
            <w:pPr>
              <w:rPr>
                <w:ins w:id="3278" w:author="Никита Гринь" w:date="2026-08-04T16:11:00Z"/>
                <w:lang w:val="ru-RU"/>
                <w:rPrChange w:id="3279" w:author="Никита Гринь" w:date="2026-08-04T16:11:00Z" w16du:dateUtc="2026-08-04T13:11:00Z">
                  <w:rPr>
                    <w:ins w:id="3280" w:author="Никита Гринь" w:date="2026-08-04T16:11:00Z"/>
                  </w:rPr>
                </w:rPrChange>
              </w:rPr>
            </w:pPr>
            <w:ins w:id="3281" w:author="Никита Гринь" w:date="2026-08-04T16:11:00Z">
              <w:r w:rsidRPr="00237B68">
                <w:rPr>
                  <w:lang w:val="ru-RU"/>
                  <w:rPrChange w:id="3282" w:author="Никита Гринь" w:date="2026-08-04T16:11:00Z" w16du:dateUtc="2026-08-04T13:11:00Z">
                    <w:rPr/>
                  </w:rPrChange>
                </w:rPr>
                <w:t xml:space="preserve">Отображение </w:t>
              </w:r>
              <w:r w:rsidRPr="00237B68">
                <w:t>Summary</w:t>
              </w:r>
              <w:r w:rsidRPr="00237B68">
                <w:rPr>
                  <w:lang w:val="ru-RU"/>
                  <w:rPrChange w:id="3283" w:author="Никита Гринь" w:date="2026-08-04T16:11:00Z" w16du:dateUtc="2026-08-04T13:11:00Z">
                    <w:rPr/>
                  </w:rPrChange>
                </w:rPr>
                <w:t xml:space="preserve"> (саммаризации) предыдущих взаимодействий с клиентом</w:t>
              </w:r>
            </w:ins>
          </w:p>
        </w:tc>
      </w:tr>
      <w:tr w:rsidR="00237B68" w:rsidRPr="0050000B" w14:paraId="5C63FA63" w14:textId="77777777" w:rsidTr="00237B68">
        <w:trPr>
          <w:trHeight w:val="2700"/>
          <w:ins w:id="3284" w:author="Никита Гринь" w:date="2026-08-04T16:11:00Z"/>
          <w:trPrChange w:id="3285" w:author="Никита Гринь" w:date="2026-08-04T16:11:00Z" w16du:dateUtc="2026-08-04T13:11:00Z">
            <w:trPr>
              <w:gridAfter w:val="0"/>
              <w:trHeight w:val="2700"/>
            </w:trPr>
          </w:trPrChange>
        </w:trPr>
        <w:tc>
          <w:tcPr>
            <w:tcW w:w="1656" w:type="dxa"/>
            <w:hideMark/>
            <w:tcPrChange w:id="3286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260C30C2" w14:textId="77777777" w:rsidR="00237B68" w:rsidRPr="00237B68" w:rsidRDefault="00237B68" w:rsidP="00237B68">
            <w:pPr>
              <w:rPr>
                <w:ins w:id="3287" w:author="Никита Гринь" w:date="2026-08-04T16:11:00Z"/>
              </w:rPr>
            </w:pPr>
            <w:ins w:id="3288" w:author="Никита Гринь" w:date="2026-08-04T16:11:00Z">
              <w:r w:rsidRPr="00237B68">
                <w:t>Предусловия</w:t>
              </w:r>
            </w:ins>
          </w:p>
        </w:tc>
        <w:tc>
          <w:tcPr>
            <w:tcW w:w="8687" w:type="dxa"/>
            <w:hideMark/>
            <w:tcPrChange w:id="3289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3CB73B1F" w14:textId="77777777" w:rsidR="00237B68" w:rsidRPr="00237B68" w:rsidRDefault="00237B68" w:rsidP="00237B68">
            <w:pPr>
              <w:rPr>
                <w:ins w:id="3290" w:author="Никита Гринь" w:date="2026-08-04T16:11:00Z"/>
                <w:lang w:val="ru-RU"/>
                <w:rPrChange w:id="3291" w:author="Никита Гринь" w:date="2026-08-04T16:11:00Z" w16du:dateUtc="2026-08-04T13:11:00Z">
                  <w:rPr>
                    <w:ins w:id="3292" w:author="Никита Гринь" w:date="2026-08-04T16:11:00Z"/>
                  </w:rPr>
                </w:rPrChange>
              </w:rPr>
            </w:pPr>
            <w:ins w:id="3293" w:author="Никита Гринь" w:date="2026-08-04T16:11:00Z">
              <w:r w:rsidRPr="00237B68">
                <w:rPr>
                  <w:lang w:val="ru-RU"/>
                  <w:rPrChange w:id="3294" w:author="Никита Гринь" w:date="2026-08-04T16:11:00Z" w16du:dateUtc="2026-08-04T13:11:00Z">
                    <w:rPr/>
                  </w:rPrChange>
                </w:rPr>
                <w:t>На стенде у тестового клиента есть ≥1 завершённое обращение (телефония и/или онлайн-чат); идентификатор клиента сопоставлен (телефон); оператор в окне суфлёра на активном/тестовом звонке</w:t>
              </w:r>
            </w:ins>
          </w:p>
        </w:tc>
      </w:tr>
      <w:tr w:rsidR="00237B68" w:rsidRPr="0050000B" w14:paraId="4A76935D" w14:textId="77777777" w:rsidTr="00237B68">
        <w:trPr>
          <w:trHeight w:val="5580"/>
          <w:ins w:id="3295" w:author="Никита Гринь" w:date="2026-08-04T16:11:00Z"/>
          <w:trPrChange w:id="3296" w:author="Никита Гринь" w:date="2026-08-04T16:11:00Z" w16du:dateUtc="2026-08-04T13:11:00Z">
            <w:trPr>
              <w:gridAfter w:val="0"/>
              <w:trHeight w:val="5580"/>
            </w:trPr>
          </w:trPrChange>
        </w:trPr>
        <w:tc>
          <w:tcPr>
            <w:tcW w:w="1656" w:type="dxa"/>
            <w:hideMark/>
            <w:tcPrChange w:id="3297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028997E9" w14:textId="77777777" w:rsidR="00237B68" w:rsidRPr="00237B68" w:rsidRDefault="00237B68" w:rsidP="00237B68">
            <w:pPr>
              <w:rPr>
                <w:ins w:id="3298" w:author="Никита Гринь" w:date="2026-08-04T16:11:00Z"/>
              </w:rPr>
            </w:pPr>
            <w:ins w:id="3299" w:author="Никита Гринь" w:date="2026-08-04T16:11:00Z">
              <w:r w:rsidRPr="00237B68">
                <w:lastRenderedPageBreak/>
                <w:t>Шаги</w:t>
              </w:r>
            </w:ins>
          </w:p>
        </w:tc>
        <w:tc>
          <w:tcPr>
            <w:tcW w:w="8687" w:type="dxa"/>
            <w:hideMark/>
            <w:tcPrChange w:id="3300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7395875B" w14:textId="77777777" w:rsidR="00237B68" w:rsidRPr="00237B68" w:rsidRDefault="00237B68" w:rsidP="00237B68">
            <w:pPr>
              <w:rPr>
                <w:ins w:id="3301" w:author="Никита Гринь" w:date="2026-08-04T16:11:00Z"/>
                <w:lang w:val="ru-RU"/>
                <w:rPrChange w:id="3302" w:author="Никита Гринь" w:date="2026-08-04T16:11:00Z" w16du:dateUtc="2026-08-04T13:11:00Z">
                  <w:rPr>
                    <w:ins w:id="3303" w:author="Никита Гринь" w:date="2026-08-04T16:11:00Z"/>
                  </w:rPr>
                </w:rPrChange>
              </w:rPr>
            </w:pPr>
            <w:ins w:id="3304" w:author="Никита Гринь" w:date="2026-08-04T16:11:00Z">
              <w:r w:rsidRPr="00237B68">
                <w:rPr>
                  <w:lang w:val="ru-RU"/>
                  <w:rPrChange w:id="3305" w:author="Никита Гринь" w:date="2026-08-04T16:11:00Z" w16du:dateUtc="2026-08-04T13:11:00Z">
                    <w:rPr/>
                  </w:rPrChange>
                </w:rPr>
                <w:t xml:space="preserve">1. Открыть окно суфлёра (телефония). 2. Найти блок </w:t>
              </w:r>
              <w:r w:rsidRPr="00237B68">
                <w:t>Summary</w:t>
              </w:r>
              <w:r w:rsidRPr="00237B68">
                <w:rPr>
                  <w:lang w:val="ru-RU"/>
                  <w:rPrChange w:id="3306" w:author="Никита Гринь" w:date="2026-08-04T16:11:00Z" w16du:dateUtc="2026-08-04T13:11:00Z">
                    <w:rPr/>
                  </w:rPrChange>
                </w:rPr>
                <w:t xml:space="preserve"> — по умолчанию свёрнут, видно краткое описание. 3. Навести мышь → раскрывается детальный </w:t>
              </w:r>
              <w:r w:rsidRPr="00237B68">
                <w:t>summary</w:t>
              </w:r>
              <w:r w:rsidRPr="00237B68">
                <w:rPr>
                  <w:lang w:val="ru-RU"/>
                  <w:rPrChange w:id="3307" w:author="Никита Гринь" w:date="2026-08-04T16:11:00Z" w16du:dateUtc="2026-08-04T13:11:00Z">
                    <w:rPr/>
                  </w:rPrChange>
                </w:rPr>
                <w:t xml:space="preserve">. 4. Убрать мышь → сворачивается. 5. При необходимости запросить детальный </w:t>
              </w:r>
              <w:r w:rsidRPr="00237B68">
                <w:t>summary</w:t>
              </w:r>
              <w:r w:rsidRPr="00237B68">
                <w:rPr>
                  <w:lang w:val="ru-RU"/>
                  <w:rPrChange w:id="3308" w:author="Никита Гринь" w:date="2026-08-04T16:11:00Z" w16du:dateUtc="2026-08-04T13:11:00Z">
                    <w:rPr/>
                  </w:rPrChange>
                </w:rPr>
                <w:t xml:space="preserve"> (если ручной вызов). 6. Проверить выжимку предыдущих взаимодействий. 7. Новая реплика клиента — подсказка может учитывать контекст истории (по настройке).</w:t>
              </w:r>
            </w:ins>
          </w:p>
        </w:tc>
      </w:tr>
      <w:tr w:rsidR="00237B68" w:rsidRPr="0050000B" w14:paraId="548EE870" w14:textId="77777777" w:rsidTr="00237B68">
        <w:trPr>
          <w:trHeight w:val="2340"/>
          <w:ins w:id="3309" w:author="Никита Гринь" w:date="2026-08-04T16:11:00Z"/>
          <w:trPrChange w:id="3310" w:author="Никита Гринь" w:date="2026-08-04T16:11:00Z" w16du:dateUtc="2026-08-04T13:11:00Z">
            <w:trPr>
              <w:gridAfter w:val="0"/>
              <w:trHeight w:val="2340"/>
            </w:trPr>
          </w:trPrChange>
        </w:trPr>
        <w:tc>
          <w:tcPr>
            <w:tcW w:w="1656" w:type="dxa"/>
            <w:hideMark/>
            <w:tcPrChange w:id="3311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42003785" w14:textId="77777777" w:rsidR="00237B68" w:rsidRPr="00237B68" w:rsidRDefault="00237B68" w:rsidP="00237B68">
            <w:pPr>
              <w:rPr>
                <w:ins w:id="3312" w:author="Никита Гринь" w:date="2026-08-04T16:11:00Z"/>
              </w:rPr>
            </w:pPr>
            <w:ins w:id="3313" w:author="Никита Гринь" w:date="2026-08-04T16:11:00Z">
              <w:r w:rsidRPr="00237B68">
                <w:t>Ожидаемый результат</w:t>
              </w:r>
            </w:ins>
          </w:p>
        </w:tc>
        <w:tc>
          <w:tcPr>
            <w:tcW w:w="8687" w:type="dxa"/>
            <w:hideMark/>
            <w:tcPrChange w:id="3314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1D5EAFE7" w14:textId="77777777" w:rsidR="00237B68" w:rsidRPr="00237B68" w:rsidRDefault="00237B68" w:rsidP="00237B68">
            <w:pPr>
              <w:rPr>
                <w:ins w:id="3315" w:author="Никита Гринь" w:date="2026-08-04T16:11:00Z"/>
                <w:lang w:val="ru-RU"/>
                <w:rPrChange w:id="3316" w:author="Никита Гринь" w:date="2026-08-04T16:11:00Z" w16du:dateUtc="2026-08-04T13:11:00Z">
                  <w:rPr>
                    <w:ins w:id="3317" w:author="Никита Гринь" w:date="2026-08-04T16:11:00Z"/>
                  </w:rPr>
                </w:rPrChange>
              </w:rPr>
            </w:pPr>
            <w:ins w:id="3318" w:author="Никита Гринь" w:date="2026-08-04T16:11:00Z">
              <w:r w:rsidRPr="00237B68">
                <w:t>Summary</w:t>
              </w:r>
              <w:r w:rsidRPr="00237B68">
                <w:rPr>
                  <w:lang w:val="ru-RU"/>
                  <w:rPrChange w:id="3319" w:author="Никита Гринь" w:date="2026-08-04T16:11:00Z" w16du:dateUtc="2026-08-04T13:11:00Z">
                    <w:rPr/>
                  </w:rPrChange>
                </w:rPr>
                <w:t xml:space="preserve"> доступен оператору телефонии (§4.3.1.13); краткий и детальный вид; свёртка/раскрытие наведением; контекст истории в ответе </w:t>
              </w:r>
              <w:r w:rsidRPr="00237B68">
                <w:t>LLM</w:t>
              </w:r>
              <w:r w:rsidRPr="00237B68">
                <w:rPr>
                  <w:lang w:val="ru-RU"/>
                  <w:rPrChange w:id="3320" w:author="Никита Гринь" w:date="2026-08-04T16:11:00Z" w16du:dateUtc="2026-08-04T13:11:00Z">
                    <w:rPr/>
                  </w:rPrChange>
                </w:rPr>
                <w:t xml:space="preserve"> по настройке (§4.3.1.14).</w:t>
              </w:r>
            </w:ins>
          </w:p>
        </w:tc>
      </w:tr>
      <w:tr w:rsidR="00237B68" w:rsidRPr="0050000B" w14:paraId="4CBE8486" w14:textId="77777777" w:rsidTr="00237B68">
        <w:trPr>
          <w:trHeight w:val="540"/>
          <w:ins w:id="3321" w:author="Никита Гринь" w:date="2026-08-04T16:11:00Z"/>
          <w:trPrChange w:id="3322" w:author="Никита Гринь" w:date="2026-08-04T16:11:00Z" w16du:dateUtc="2026-08-04T13:11:00Z">
            <w:trPr>
              <w:gridAfter w:val="0"/>
              <w:trHeight w:val="540"/>
            </w:trPr>
          </w:trPrChange>
        </w:trPr>
        <w:tc>
          <w:tcPr>
            <w:tcW w:w="1656" w:type="dxa"/>
            <w:hideMark/>
            <w:tcPrChange w:id="3323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09780162" w14:textId="77777777" w:rsidR="00237B68" w:rsidRPr="00237B68" w:rsidRDefault="00237B68" w:rsidP="00237B68">
            <w:pPr>
              <w:rPr>
                <w:ins w:id="3324" w:author="Никита Гринь" w:date="2026-08-04T16:11:00Z"/>
              </w:rPr>
            </w:pPr>
            <w:ins w:id="3325" w:author="Никита Гринь" w:date="2026-08-04T16:11:00Z">
              <w:r w:rsidRPr="00237B68">
                <w:t>Стенд</w:t>
              </w:r>
            </w:ins>
          </w:p>
        </w:tc>
        <w:tc>
          <w:tcPr>
            <w:tcW w:w="8687" w:type="dxa"/>
            <w:hideMark/>
            <w:tcPrChange w:id="3326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5BD9C745" w14:textId="77777777" w:rsidR="00237B68" w:rsidRPr="00237B68" w:rsidRDefault="00237B68" w:rsidP="00237B68">
            <w:pPr>
              <w:rPr>
                <w:ins w:id="3327" w:author="Никита Гринь" w:date="2026-08-04T16:11:00Z"/>
                <w:lang w:val="ru-RU"/>
                <w:rPrChange w:id="3328" w:author="Никита Гринь" w:date="2026-08-04T16:11:00Z" w16du:dateUtc="2026-08-04T13:11:00Z">
                  <w:rPr>
                    <w:ins w:id="3329" w:author="Никита Гринь" w:date="2026-08-04T16:11:00Z"/>
                  </w:rPr>
                </w:rPrChange>
              </w:rPr>
            </w:pPr>
            <w:ins w:id="3330" w:author="Никита Гринь" w:date="2026-08-04T16:11:00Z">
              <w:r w:rsidRPr="00237B68">
                <w:rPr>
                  <w:lang w:val="ru-RU"/>
                  <w:rPrChange w:id="3331" w:author="Никита Гринь" w:date="2026-08-04T16:11:00Z" w16du:dateUtc="2026-08-04T13:11:00Z">
                    <w:rPr/>
                  </w:rPrChange>
                </w:rPr>
                <w:t xml:space="preserve">Тестовый контур КЦ + </w:t>
              </w:r>
              <w:r w:rsidRPr="00237B68">
                <w:t>AI</w:t>
              </w:r>
              <w:r w:rsidRPr="00237B68">
                <w:rPr>
                  <w:lang w:val="ru-RU"/>
                  <w:rPrChange w:id="3332" w:author="Никита Гринь" w:date="2026-08-04T16:11:00Z" w16du:dateUtc="2026-08-04T13:11:00Z">
                    <w:rPr/>
                  </w:rPrChange>
                </w:rPr>
                <w:t xml:space="preserve"> </w:t>
              </w:r>
              <w:r w:rsidRPr="00237B68">
                <w:t>Hub</w:t>
              </w:r>
              <w:r w:rsidRPr="00237B68">
                <w:rPr>
                  <w:lang w:val="ru-RU"/>
                  <w:rPrChange w:id="3333" w:author="Никита Гринь" w:date="2026-08-04T16:11:00Z" w16du:dateUtc="2026-08-04T13:11:00Z">
                    <w:rPr/>
                  </w:rPrChange>
                </w:rPr>
                <w:t xml:space="preserve"> (</w:t>
              </w:r>
              <w:r w:rsidRPr="00237B68">
                <w:t>Oktell</w:t>
              </w:r>
              <w:r w:rsidRPr="00237B68">
                <w:rPr>
                  <w:lang w:val="ru-RU"/>
                  <w:rPrChange w:id="3334" w:author="Никита Гринь" w:date="2026-08-04T16:11:00Z" w16du:dateUtc="2026-08-04T13:11:00Z">
                    <w:rPr/>
                  </w:rPrChange>
                </w:rPr>
                <w:t>)</w:t>
              </w:r>
            </w:ins>
          </w:p>
        </w:tc>
      </w:tr>
      <w:tr w:rsidR="00237B68" w:rsidRPr="00237B68" w14:paraId="2232EE74" w14:textId="77777777" w:rsidTr="00237B68">
        <w:trPr>
          <w:trHeight w:val="360"/>
          <w:ins w:id="3335" w:author="Никита Гринь" w:date="2026-08-04T16:11:00Z"/>
          <w:trPrChange w:id="3336" w:author="Никита Гринь" w:date="2026-08-04T16:11:00Z" w16du:dateUtc="2026-08-04T13:11:00Z">
            <w:trPr>
              <w:gridAfter w:val="0"/>
              <w:trHeight w:val="360"/>
            </w:trPr>
          </w:trPrChange>
        </w:trPr>
        <w:tc>
          <w:tcPr>
            <w:tcW w:w="1656" w:type="dxa"/>
            <w:hideMark/>
            <w:tcPrChange w:id="3337" w:author="Никита Гринь" w:date="2026-08-04T16:11:00Z" w16du:dateUtc="2026-08-04T13:11:00Z">
              <w:tcPr>
                <w:tcW w:w="1020" w:type="dxa"/>
                <w:hideMark/>
              </w:tcPr>
            </w:tcPrChange>
          </w:tcPr>
          <w:p w14:paraId="43EED615" w14:textId="77777777" w:rsidR="00237B68" w:rsidRPr="00237B68" w:rsidRDefault="00237B68" w:rsidP="00237B68">
            <w:pPr>
              <w:rPr>
                <w:ins w:id="3338" w:author="Никита Гринь" w:date="2026-08-04T16:11:00Z"/>
              </w:rPr>
            </w:pPr>
            <w:ins w:id="3339" w:author="Никита Гринь" w:date="2026-08-04T16:11:00Z">
              <w:r w:rsidRPr="00237B68">
                <w:t>Связь</w:t>
              </w:r>
            </w:ins>
          </w:p>
        </w:tc>
        <w:tc>
          <w:tcPr>
            <w:tcW w:w="8687" w:type="dxa"/>
            <w:hideMark/>
            <w:tcPrChange w:id="3340" w:author="Никита Гринь" w:date="2026-08-04T16:11:00Z" w16du:dateUtc="2026-08-04T13:11:00Z">
              <w:tcPr>
                <w:tcW w:w="1109" w:type="dxa"/>
                <w:hideMark/>
              </w:tcPr>
            </w:tcPrChange>
          </w:tcPr>
          <w:p w14:paraId="3C97AF75" w14:textId="77777777" w:rsidR="00237B68" w:rsidRPr="00237B68" w:rsidRDefault="00237B68" w:rsidP="00237B68">
            <w:pPr>
              <w:rPr>
                <w:ins w:id="3341" w:author="Никита Гринь" w:date="2026-08-04T16:11:00Z"/>
              </w:rPr>
            </w:pPr>
            <w:ins w:id="3342" w:author="Никита Гринь" w:date="2026-08-04T16:11:00Z">
              <w:r w:rsidRPr="00237B68">
                <w:t>FR-SUF-15 · 4.3.1.13, 4.3.1.14</w:t>
              </w:r>
            </w:ins>
          </w:p>
        </w:tc>
      </w:tr>
    </w:tbl>
    <w:p w14:paraId="7C100E6E" w14:textId="77777777" w:rsidR="00237B68" w:rsidRPr="00237B68" w:rsidRDefault="00237B68">
      <w:pPr>
        <w:rPr>
          <w:ins w:id="3343" w:author="Никита Гринь" w:date="2026-08-04T16:09:00Z" w16du:dateUtc="2026-08-04T13:09:00Z"/>
          <w:lang w:val="ru-RU"/>
          <w:rPrChange w:id="3344" w:author="Никита Гринь" w:date="2026-08-04T16:09:00Z" w16du:dateUtc="2026-08-04T13:09:00Z">
            <w:rPr>
              <w:ins w:id="3345" w:author="Никита Гринь" w:date="2026-08-04T16:09:00Z" w16du:dateUtc="2026-08-04T13:09:00Z"/>
              <w:rFonts w:ascii="Arial" w:eastAsia="Arial" w:hAnsi="Arial" w:cs="Arial"/>
              <w:lang w:val="ru-RU"/>
            </w:rPr>
          </w:rPrChange>
        </w:rPr>
        <w:pPrChange w:id="3346" w:author="Никита Гринь" w:date="2026-08-04T16:09:00Z" w16du:dateUtc="2026-08-04T13:09:00Z">
          <w:pPr>
            <w:pStyle w:val="3"/>
          </w:pPr>
        </w:pPrChange>
      </w:pPr>
    </w:p>
    <w:p w14:paraId="479CA4D5" w14:textId="77777777" w:rsidR="00237B68" w:rsidRDefault="00237B68">
      <w:pPr>
        <w:pStyle w:val="3"/>
        <w:rPr>
          <w:ins w:id="3347" w:author="Никита Гринь" w:date="2026-08-04T16:09:00Z" w16du:dateUtc="2026-08-04T13:09:00Z"/>
          <w:rFonts w:ascii="Arial" w:eastAsia="Arial" w:hAnsi="Arial" w:cs="Arial"/>
          <w:lang w:val="ru-RU"/>
        </w:rPr>
      </w:pPr>
    </w:p>
    <w:p w14:paraId="4DB2E3B6" w14:textId="4FFA124B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.7.2. </w:t>
      </w:r>
      <w:r>
        <w:rPr>
          <w:rFonts w:ascii="Arial" w:eastAsia="Arial" w:hAnsi="Arial" w:cs="Arial"/>
        </w:rPr>
        <w:t>MDL</w:t>
      </w:r>
      <w:r w:rsidRPr="003C42DA">
        <w:rPr>
          <w:rFonts w:ascii="Arial" w:eastAsia="Arial" w:hAnsi="Arial" w:cs="Arial"/>
          <w:lang w:val="ru-RU"/>
        </w:rPr>
        <w:t xml:space="preserve"> (профиль 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</w:t>
      </w:r>
    </w:p>
    <w:p w14:paraId="62D6AAA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§3.3.1]: </w:t>
      </w:r>
      <w:r>
        <w:rPr>
          <w:rFonts w:ascii="Arial" w:eastAsia="Arial" w:hAnsi="Arial" w:cs="Arial"/>
          <w:b/>
          <w:bCs/>
          <w:color w:val="000000"/>
        </w:rPr>
        <w:t>MDL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-01 — </w:t>
      </w:r>
      <w:r>
        <w:rPr>
          <w:rFonts w:ascii="Arial" w:eastAsia="Arial" w:hAnsi="Arial" w:cs="Arial"/>
          <w:b/>
          <w:bCs/>
          <w:color w:val="000000"/>
        </w:rPr>
        <w:t>temperature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профиля КЦ</w:t>
      </w:r>
    </w:p>
    <w:p w14:paraId="605E04A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Проверка изменения параметров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профиля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</w:t>
      </w:r>
      <w:r>
        <w:rPr>
          <w:rFonts w:ascii="Arial" w:eastAsia="Arial" w:hAnsi="Arial" w:cs="Arial"/>
          <w:color w:val="000000"/>
        </w:rPr>
        <w:t>test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run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82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59"/>
        <w:gridCol w:w="5776"/>
        <w:gridCol w:w="1584"/>
      </w:tblGrid>
      <w:tr w:rsidR="009D43E8" w14:paraId="25765E3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59" w:type="dxa"/>
          </w:tcPr>
          <w:p w14:paraId="11E5BD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776" w:type="dxa"/>
          </w:tcPr>
          <w:p w14:paraId="35A2FB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1584" w:type="dxa"/>
          </w:tcPr>
          <w:p w14:paraId="489F61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729D9356" w14:textId="77777777" w:rsidTr="009D43E8">
        <w:tc>
          <w:tcPr>
            <w:tcW w:w="559" w:type="dxa"/>
          </w:tcPr>
          <w:p w14:paraId="49093E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MDL-01</w:t>
            </w:r>
          </w:p>
        </w:tc>
        <w:tc>
          <w:tcPr>
            <w:tcW w:w="5776" w:type="dxa"/>
          </w:tcPr>
          <w:p w14:paraId="02BAD1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Изменение temperature профиля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  <w:r>
              <w:rPr>
                <w:rFonts w:ascii="Arial" w:eastAsia="Arial" w:hAnsi="Arial" w:cs="Arial"/>
                <w:color w:val="000000"/>
              </w:rPr>
              <w:t xml:space="preserve"> с проверкой test-run</w:t>
            </w:r>
          </w:p>
        </w:tc>
        <w:tc>
          <w:tcPr>
            <w:tcW w:w="1584" w:type="dxa"/>
          </w:tcPr>
          <w:p w14:paraId="53FB81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UC-MDL-02, §3.3.1</w:t>
            </w:r>
          </w:p>
        </w:tc>
      </w:tr>
    </w:tbl>
    <w:p w14:paraId="222A4BF2" w14:textId="77777777" w:rsidR="009D43E8" w:rsidRDefault="00317F00">
      <w:pPr>
        <w:pStyle w:val="3"/>
        <w:rPr>
          <w:rFonts w:ascii="Arial" w:eastAsia="Arial" w:hAnsi="Arial" w:cs="Arial"/>
        </w:rPr>
      </w:pPr>
      <w:bookmarkStart w:id="3348" w:name="bookmark=id.qpo6q91cmq1e" w:colFirst="0" w:colLast="0"/>
      <w:bookmarkEnd w:id="3348"/>
      <w:r>
        <w:rPr>
          <w:rFonts w:ascii="Arial" w:eastAsia="Arial" w:hAnsi="Arial" w:cs="Arial"/>
        </w:rPr>
        <w:lastRenderedPageBreak/>
        <w:t>II.7.3. CHAT-T (модуль онлайн-чат, §4.4)</w:t>
      </w:r>
    </w:p>
    <w:p w14:paraId="4BB0469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§4.4]: </w:t>
      </w:r>
      <w:r>
        <w:rPr>
          <w:rFonts w:ascii="Arial" w:eastAsia="Arial" w:hAnsi="Arial" w:cs="Arial"/>
          <w:b/>
          <w:bCs/>
          <w:color w:val="000000"/>
        </w:rPr>
        <w:t>CHAT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-01…20</w:t>
      </w:r>
    </w:p>
    <w:p w14:paraId="4490501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Критерии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мки платформы онлайн-чата; </w:t>
      </w:r>
      <w:r>
        <w:rPr>
          <w:rFonts w:ascii="Arial" w:eastAsia="Arial" w:hAnsi="Arial" w:cs="Arial"/>
          <w:color w:val="000000"/>
        </w:rPr>
        <w:t>CHAT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-08 (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) — открыто.</w:t>
      </w:r>
    </w:p>
    <w:tbl>
      <w:tblPr>
        <w:tblStyle w:val="81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63"/>
        <w:gridCol w:w="5137"/>
        <w:gridCol w:w="1819"/>
      </w:tblGrid>
      <w:tr w:rsidR="009D43E8" w14:paraId="49B0336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63" w:type="dxa"/>
          </w:tcPr>
          <w:p w14:paraId="6F5C6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137" w:type="dxa"/>
          </w:tcPr>
          <w:p w14:paraId="47EC17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1819" w:type="dxa"/>
          </w:tcPr>
          <w:p w14:paraId="4748AA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</w:tr>
      <w:tr w:rsidR="009D43E8" w14:paraId="6A34CA44" w14:textId="77777777" w:rsidTr="009D43E8">
        <w:tc>
          <w:tcPr>
            <w:tcW w:w="963" w:type="dxa"/>
          </w:tcPr>
          <w:p w14:paraId="07AFB9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CHAT-T-01</w:t>
            </w:r>
          </w:p>
        </w:tc>
        <w:tc>
          <w:tcPr>
            <w:tcW w:w="5137" w:type="dxa"/>
          </w:tcPr>
          <w:p w14:paraId="7B6766F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Клиент с сайта начинает диалог и получает ответ</w:t>
            </w:r>
          </w:p>
        </w:tc>
        <w:tc>
          <w:tcPr>
            <w:tcW w:w="1819" w:type="dxa"/>
          </w:tcPr>
          <w:p w14:paraId="48E73D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UC-K1</w:t>
            </w:r>
          </w:p>
        </w:tc>
      </w:tr>
      <w:tr w:rsidR="009D43E8" w14:paraId="736E5465" w14:textId="77777777" w:rsidTr="009D43E8">
        <w:tc>
          <w:tcPr>
            <w:tcW w:w="963" w:type="dxa"/>
          </w:tcPr>
          <w:p w14:paraId="06407F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CHAT-T-02</w:t>
            </w:r>
          </w:p>
        </w:tc>
        <w:tc>
          <w:tcPr>
            <w:tcW w:w="5137" w:type="dxa"/>
          </w:tcPr>
          <w:p w14:paraId="7356E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Автоназначение / очередь</w:t>
            </w:r>
          </w:p>
        </w:tc>
        <w:tc>
          <w:tcPr>
            <w:tcW w:w="1819" w:type="dxa"/>
          </w:tcPr>
          <w:p w14:paraId="673190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UC-O1, UC-O5</w:t>
            </w:r>
          </w:p>
        </w:tc>
      </w:tr>
      <w:tr w:rsidR="009D43E8" w14:paraId="0FE4A599" w14:textId="77777777" w:rsidTr="009D43E8">
        <w:tc>
          <w:tcPr>
            <w:tcW w:w="963" w:type="dxa"/>
          </w:tcPr>
          <w:p w14:paraId="6AA8A5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CHAT-T-03</w:t>
            </w:r>
          </w:p>
        </w:tc>
        <w:tc>
          <w:tcPr>
            <w:tcW w:w="5137" w:type="dxa"/>
          </w:tcPr>
          <w:p w14:paraId="62DB13B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АРМ: данные клиента и история</w:t>
            </w:r>
          </w:p>
        </w:tc>
        <w:tc>
          <w:tcPr>
            <w:tcW w:w="1819" w:type="dxa"/>
          </w:tcPr>
          <w:p w14:paraId="0990B7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UC-O1</w:t>
            </w:r>
          </w:p>
        </w:tc>
      </w:tr>
      <w:tr w:rsidR="009D43E8" w14:paraId="12A6DA1E" w14:textId="77777777" w:rsidTr="009D43E8">
        <w:tc>
          <w:tcPr>
            <w:tcW w:w="963" w:type="dxa"/>
          </w:tcPr>
          <w:p w14:paraId="51B1A8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CHAT-T-04</w:t>
            </w:r>
          </w:p>
        </w:tc>
        <w:tc>
          <w:tcPr>
            <w:tcW w:w="5137" w:type="dxa"/>
          </w:tcPr>
          <w:p w14:paraId="2792D4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 из СУЗ +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227"/>
                <w:id w:val="-65571219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</w:t>
                </w:r>
              </w:sdtContent>
            </w:sdt>
          </w:p>
        </w:tc>
        <w:tc>
          <w:tcPr>
            <w:tcW w:w="1819" w:type="dxa"/>
          </w:tcPr>
          <w:p w14:paraId="46F727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</w:tr>
      <w:tr w:rsidR="009D43E8" w14:paraId="5D4367F2" w14:textId="77777777" w:rsidTr="009D43E8">
        <w:tc>
          <w:tcPr>
            <w:tcW w:w="963" w:type="dxa"/>
          </w:tcPr>
          <w:p w14:paraId="260A72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CHAT-T-05</w:t>
            </w:r>
          </w:p>
        </w:tc>
        <w:tc>
          <w:tcPr>
            <w:tcW w:w="5137" w:type="dxa"/>
          </w:tcPr>
          <w:p w14:paraId="79D8D0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Ответ клиенту без ссылок СУЗ</w:t>
            </w:r>
          </w:p>
        </w:tc>
        <w:tc>
          <w:tcPr>
            <w:tcW w:w="1819" w:type="dxa"/>
          </w:tcPr>
          <w:p w14:paraId="0DB469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UC-O2</w:t>
            </w:r>
          </w:p>
        </w:tc>
      </w:tr>
      <w:tr w:rsidR="009D43E8" w14:paraId="359B425B" w14:textId="77777777" w:rsidTr="009D43E8">
        <w:tc>
          <w:tcPr>
            <w:tcW w:w="963" w:type="dxa"/>
          </w:tcPr>
          <w:p w14:paraId="7DF7A1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CHAT-T-06</w:t>
            </w:r>
          </w:p>
        </w:tc>
        <w:tc>
          <w:tcPr>
            <w:tcW w:w="5137" w:type="dxa"/>
          </w:tcPr>
          <w:p w14:paraId="1FFD9A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Закрытие диалога, история сохранена</w:t>
            </w:r>
          </w:p>
        </w:tc>
        <w:tc>
          <w:tcPr>
            <w:tcW w:w="1819" w:type="dxa"/>
          </w:tcPr>
          <w:p w14:paraId="5F2F53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UC-O4</w:t>
            </w:r>
          </w:p>
        </w:tc>
      </w:tr>
      <w:tr w:rsidR="009D43E8" w14:paraId="319CCCB1" w14:textId="77777777" w:rsidTr="009D43E8">
        <w:tc>
          <w:tcPr>
            <w:tcW w:w="963" w:type="dxa"/>
          </w:tcPr>
          <w:p w14:paraId="204D7C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CHAT-T-07</w:t>
            </w:r>
          </w:p>
        </w:tc>
        <w:tc>
          <w:tcPr>
            <w:tcW w:w="5137" w:type="dxa"/>
          </w:tcPr>
          <w:p w14:paraId="57A61D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Админ: отдел, виджет (точки размещения + таксономия каналов)</w:t>
            </w:r>
          </w:p>
        </w:tc>
        <w:tc>
          <w:tcPr>
            <w:tcW w:w="1819" w:type="dxa"/>
          </w:tcPr>
          <w:p w14:paraId="1AD67D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UC-A1, UC-A2</w:t>
            </w:r>
          </w:p>
        </w:tc>
      </w:tr>
      <w:tr w:rsidR="009D43E8" w14:paraId="4D648ABC" w14:textId="77777777" w:rsidTr="009D43E8">
        <w:tc>
          <w:tcPr>
            <w:tcW w:w="963" w:type="dxa"/>
          </w:tcPr>
          <w:p w14:paraId="67657D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CHAT-T-08</w:t>
            </w:r>
          </w:p>
        </w:tc>
        <w:tc>
          <w:tcPr>
            <w:tcW w:w="5137" w:type="dxa"/>
          </w:tcPr>
          <w:p w14:paraId="3B7AC13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Вход в АРМ через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</w:p>
        </w:tc>
        <w:tc>
          <w:tcPr>
            <w:tcW w:w="1819" w:type="dxa"/>
          </w:tcPr>
          <w:p w14:paraId="6F528F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§4.4, FR-CHAT-19</w:t>
            </w:r>
          </w:p>
        </w:tc>
      </w:tr>
      <w:tr w:rsidR="009D43E8" w14:paraId="014E9371" w14:textId="77777777" w:rsidTr="009D43E8">
        <w:tc>
          <w:tcPr>
            <w:tcW w:w="963" w:type="dxa"/>
          </w:tcPr>
          <w:p w14:paraId="252B3C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CHAT-T-09</w:t>
            </w:r>
          </w:p>
        </w:tc>
        <w:tc>
          <w:tcPr>
            <w:tcW w:w="5137" w:type="dxa"/>
          </w:tcPr>
          <w:p w14:paraId="06BD75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Супервизор: наблюдение и перевод</w:t>
            </w:r>
          </w:p>
        </w:tc>
        <w:tc>
          <w:tcPr>
            <w:tcW w:w="1819" w:type="dxa"/>
          </w:tcPr>
          <w:p w14:paraId="2D4669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UC-S1, UC-S2</w:t>
            </w:r>
          </w:p>
        </w:tc>
      </w:tr>
      <w:tr w:rsidR="009D43E8" w14:paraId="26BCCC93" w14:textId="77777777" w:rsidTr="009D43E8">
        <w:tc>
          <w:tcPr>
            <w:tcW w:w="963" w:type="dxa"/>
          </w:tcPr>
          <w:p w14:paraId="3E7AFC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CHAT-T-10</w:t>
            </w:r>
          </w:p>
        </w:tc>
        <w:tc>
          <w:tcPr>
            <w:tcW w:w="5137" w:type="dxa"/>
          </w:tcPr>
          <w:p w14:paraId="0F3AE7F7" w14:textId="37AEF26D" w:rsidR="009D43E8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351" w:author="Никита Гринь" w:date="2026-08-04T16:59:00Z" w16du:dateUtc="2026-08-04T13:59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3352" w:author="Никита Гринь" w:date="2026-08-04T16:58:00Z"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53" w:author="Никита Гринь" w:date="2026-08-04T16:59:00Z" w16du:dateUtc="2026-08-04T13:5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Бот первой линии: админ включает сценарий → авто-диалог по сценарию / эскалация; знания — сценарий + </w:t>
              </w:r>
              <w:r w:rsidRPr="009D69A6">
                <w:rPr>
                  <w:rFonts w:ascii="Arial" w:eastAsia="Arial" w:hAnsi="Arial" w:cs="Arial"/>
                  <w:color w:val="000000"/>
                </w:rPr>
                <w:t>KB</w:t>
              </w:r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54" w:author="Никита Гринь" w:date="2026-08-04T16:59:00Z" w16du:dateUtc="2026-08-04T13:5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 КЦ (СУЗ); настройка — Редактор сценариев + админка канала</w:t>
              </w:r>
            </w:ins>
            <w:del w:id="3355" w:author="Никита Гринь" w:date="2026-08-04T16:58:00Z" w16du:dateUtc="2026-08-04T13:58:00Z">
              <w:r w:rsidR="00317F00" w:rsidRPr="009D69A6" w:rsidDel="009D69A6">
                <w:rPr>
                  <w:rFonts w:ascii="Arial" w:eastAsia="Arial" w:hAnsi="Arial" w:cs="Arial"/>
                  <w:color w:val="000000"/>
                  <w:lang w:val="ru-RU"/>
                  <w:rPrChange w:id="3356" w:author="Никита Гринь" w:date="2026-08-04T16:59:00Z" w16du:dateUtc="2026-08-04T13:59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delText>Бот первой линии</w:delText>
              </w:r>
            </w:del>
          </w:p>
        </w:tc>
        <w:tc>
          <w:tcPr>
            <w:tcW w:w="1819" w:type="dxa"/>
          </w:tcPr>
          <w:p w14:paraId="61E199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UC-A4</w:t>
            </w:r>
          </w:p>
        </w:tc>
      </w:tr>
      <w:tr w:rsidR="009D43E8" w14:paraId="2B0E6C65" w14:textId="77777777" w:rsidTr="009D43E8">
        <w:tc>
          <w:tcPr>
            <w:tcW w:w="963" w:type="dxa"/>
          </w:tcPr>
          <w:p w14:paraId="3400FC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CHAT-T-11</w:t>
            </w:r>
          </w:p>
        </w:tc>
        <w:tc>
          <w:tcPr>
            <w:tcW w:w="5137" w:type="dxa"/>
          </w:tcPr>
          <w:p w14:paraId="24EBE6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Оперативная панель</w:t>
            </w:r>
          </w:p>
        </w:tc>
        <w:tc>
          <w:tcPr>
            <w:tcW w:w="1819" w:type="dxa"/>
          </w:tcPr>
          <w:p w14:paraId="08E743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UC-CHAT-R1</w:t>
            </w:r>
          </w:p>
        </w:tc>
      </w:tr>
      <w:tr w:rsidR="009D43E8" w14:paraId="6BBD5B07" w14:textId="77777777" w:rsidTr="009D43E8">
        <w:tc>
          <w:tcPr>
            <w:tcW w:w="963" w:type="dxa"/>
          </w:tcPr>
          <w:p w14:paraId="63611C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CHAT-T-12</w:t>
            </w:r>
          </w:p>
        </w:tc>
        <w:tc>
          <w:tcPr>
            <w:tcW w:w="5137" w:type="dxa"/>
          </w:tcPr>
          <w:p w14:paraId="1F981B0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8"/>
                <w:id w:val="-107422880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Мессенджер: сообщение → АРМ → ответ</w:t>
                </w:r>
              </w:sdtContent>
            </w:sdt>
          </w:p>
        </w:tc>
        <w:tc>
          <w:tcPr>
            <w:tcW w:w="1819" w:type="dxa"/>
          </w:tcPr>
          <w:p w14:paraId="2952E2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UC-K2, UC-A5</w:t>
            </w:r>
          </w:p>
        </w:tc>
      </w:tr>
      <w:tr w:rsidR="009D43E8" w14:paraId="45A42E17" w14:textId="77777777" w:rsidTr="009D43E8">
        <w:tc>
          <w:tcPr>
            <w:tcW w:w="963" w:type="dxa"/>
          </w:tcPr>
          <w:p w14:paraId="5A5A0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CHAT-T-13</w:t>
            </w:r>
          </w:p>
        </w:tc>
        <w:tc>
          <w:tcPr>
            <w:tcW w:w="5137" w:type="dxa"/>
          </w:tcPr>
          <w:p w14:paraId="4C1E34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Единая история между каналами (телефония + онлайн-чат),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§4.3.1.13–14</w:t>
            </w:r>
          </w:p>
        </w:tc>
        <w:tc>
          <w:tcPr>
            <w:tcW w:w="1819" w:type="dxa"/>
          </w:tcPr>
          <w:p w14:paraId="3DD594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UC-K3, FR-SUF-15</w:t>
            </w:r>
          </w:p>
        </w:tc>
      </w:tr>
      <w:tr w:rsidR="009D43E8" w14:paraId="69A7FE4C" w14:textId="77777777" w:rsidTr="009D43E8">
        <w:tc>
          <w:tcPr>
            <w:tcW w:w="963" w:type="dxa"/>
          </w:tcPr>
          <w:p w14:paraId="46890A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CHAT-T-14</w:t>
            </w:r>
          </w:p>
        </w:tc>
        <w:tc>
          <w:tcPr>
            <w:tcW w:w="5137" w:type="dxa"/>
          </w:tcPr>
          <w:p w14:paraId="12765A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за период</w:t>
            </w:r>
          </w:p>
        </w:tc>
        <w:tc>
          <w:tcPr>
            <w:tcW w:w="1819" w:type="dxa"/>
          </w:tcPr>
          <w:p w14:paraId="618295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UC-CHAT-R2</w:t>
            </w:r>
          </w:p>
        </w:tc>
      </w:tr>
      <w:tr w:rsidR="009D43E8" w14:paraId="5407B161" w14:textId="77777777" w:rsidTr="009D43E8">
        <w:tc>
          <w:tcPr>
            <w:tcW w:w="963" w:type="dxa"/>
          </w:tcPr>
          <w:p w14:paraId="6CD3A5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CHAT-T-15</w:t>
            </w:r>
          </w:p>
        </w:tc>
        <w:tc>
          <w:tcPr>
            <w:tcW w:w="5137" w:type="dxa"/>
          </w:tcPr>
          <w:p w14:paraId="0E8849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Офлайн-обращение</w:t>
            </w:r>
          </w:p>
        </w:tc>
        <w:tc>
          <w:tcPr>
            <w:tcW w:w="1819" w:type="dxa"/>
          </w:tcPr>
          <w:p w14:paraId="1D72B1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UC-K4</w:t>
            </w:r>
          </w:p>
        </w:tc>
      </w:tr>
      <w:tr w:rsidR="009D43E8" w14:paraId="78BC679A" w14:textId="77777777" w:rsidTr="009D43E8">
        <w:tc>
          <w:tcPr>
            <w:tcW w:w="963" w:type="dxa"/>
          </w:tcPr>
          <w:p w14:paraId="462CC6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CHAT-T-16</w:t>
            </w:r>
          </w:p>
        </w:tc>
        <w:tc>
          <w:tcPr>
            <w:tcW w:w="5137" w:type="dxa"/>
          </w:tcPr>
          <w:p w14:paraId="3EB8DA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Авто-диалог 4.3.2.8</w:t>
            </w:r>
          </w:p>
        </w:tc>
        <w:tc>
          <w:tcPr>
            <w:tcW w:w="1819" w:type="dxa"/>
          </w:tcPr>
          <w:p w14:paraId="54B32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UC-O7</w:t>
            </w:r>
          </w:p>
        </w:tc>
      </w:tr>
      <w:tr w:rsidR="009D43E8" w14:paraId="463AAC33" w14:textId="77777777" w:rsidTr="009D43E8">
        <w:tc>
          <w:tcPr>
            <w:tcW w:w="963" w:type="dxa"/>
          </w:tcPr>
          <w:p w14:paraId="6EDF71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CHAT-T-17</w:t>
            </w:r>
          </w:p>
        </w:tc>
        <w:tc>
          <w:tcPr>
            <w:tcW w:w="5137" w:type="dxa"/>
          </w:tcPr>
          <w:p w14:paraId="0D127E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8: просмотр диалога коллеги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</w:p>
        </w:tc>
        <w:tc>
          <w:tcPr>
            <w:tcW w:w="1819" w:type="dxa"/>
          </w:tcPr>
          <w:p w14:paraId="197C07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UC-O8</w:t>
            </w:r>
          </w:p>
        </w:tc>
      </w:tr>
      <w:tr w:rsidR="009D43E8" w14:paraId="79D86893" w14:textId="77777777" w:rsidTr="009D43E8">
        <w:tc>
          <w:tcPr>
            <w:tcW w:w="963" w:type="dxa"/>
          </w:tcPr>
          <w:p w14:paraId="53ED03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CHAT-T-18</w:t>
            </w:r>
          </w:p>
        </w:tc>
        <w:tc>
          <w:tcPr>
            <w:tcW w:w="5137" w:type="dxa"/>
          </w:tcPr>
          <w:p w14:paraId="46B229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Черновик сообщения клиента в виджете до отправки</w:t>
            </w:r>
          </w:p>
        </w:tc>
        <w:tc>
          <w:tcPr>
            <w:tcW w:w="1819" w:type="dxa"/>
          </w:tcPr>
          <w:p w14:paraId="3BF9D1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FR-CHAT-09</w:t>
            </w:r>
          </w:p>
        </w:tc>
      </w:tr>
      <w:tr w:rsidR="009D43E8" w14:paraId="6484C557" w14:textId="77777777" w:rsidTr="009D43E8">
        <w:tc>
          <w:tcPr>
            <w:tcW w:w="963" w:type="dxa"/>
          </w:tcPr>
          <w:p w14:paraId="7E30D9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CHAT-T-19</w:t>
            </w:r>
          </w:p>
        </w:tc>
        <w:tc>
          <w:tcPr>
            <w:tcW w:w="5137" w:type="dxa"/>
          </w:tcPr>
          <w:p w14:paraId="33092E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Блокировка клиента, повтор отклон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</w:t>
            </w:r>
          </w:p>
        </w:tc>
        <w:tc>
          <w:tcPr>
            <w:tcW w:w="1819" w:type="dxa"/>
          </w:tcPr>
          <w:p w14:paraId="0249CE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FR-CHAT-10</w:t>
            </w:r>
          </w:p>
        </w:tc>
      </w:tr>
      <w:tr w:rsidR="009D43E8" w14:paraId="6E447FC5" w14:textId="77777777" w:rsidTr="009D43E8">
        <w:tc>
          <w:tcPr>
            <w:tcW w:w="963" w:type="dxa"/>
          </w:tcPr>
          <w:p w14:paraId="549392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CHAT-T-20</w:t>
            </w:r>
          </w:p>
        </w:tc>
        <w:tc>
          <w:tcPr>
            <w:tcW w:w="5137" w:type="dxa"/>
          </w:tcPr>
          <w:p w14:paraId="3C6AAE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отказ/потерянный/офлайн</w:t>
            </w:r>
          </w:p>
        </w:tc>
        <w:tc>
          <w:tcPr>
            <w:tcW w:w="1819" w:type="dxa"/>
          </w:tcPr>
          <w:p w14:paraId="63A5E4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FR-CHAT-15, UC-K4</w:t>
            </w:r>
          </w:p>
        </w:tc>
      </w:tr>
      <w:tr w:rsidR="009D69A6" w14:paraId="01DDB2EC" w14:textId="77777777" w:rsidTr="009D43E8">
        <w:trPr>
          <w:ins w:id="3357" w:author="Никита Гринь" w:date="2026-08-04T16:46:00Z"/>
        </w:trPr>
        <w:tc>
          <w:tcPr>
            <w:tcW w:w="963" w:type="dxa"/>
          </w:tcPr>
          <w:p w14:paraId="2B7397BC" w14:textId="4A06EB56" w:rsidR="009D69A6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58" w:author="Никита Гринь" w:date="2026-08-04T16:46:00Z" w16du:dateUtc="2026-08-04T13:46:00Z"/>
                <w:rFonts w:ascii="Arial" w:eastAsia="Arial" w:hAnsi="Arial" w:cs="Arial"/>
                <w:color w:val="000000"/>
              </w:rPr>
            </w:pPr>
            <w:ins w:id="3359" w:author="Никита Гринь" w:date="2026-08-04T16:46:00Z">
              <w:r w:rsidRPr="009D69A6">
                <w:rPr>
                  <w:rFonts w:ascii="Arial" w:eastAsia="Arial" w:hAnsi="Arial" w:cs="Arial"/>
                  <w:color w:val="000000"/>
                  <w:rPrChange w:id="3360" w:author="Никита Гринь" w:date="2026-08-04T16:47:00Z" w16du:dateUtc="2026-08-04T13:47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CHAT-T-21</w:t>
              </w:r>
            </w:ins>
          </w:p>
        </w:tc>
        <w:tc>
          <w:tcPr>
            <w:tcW w:w="5137" w:type="dxa"/>
          </w:tcPr>
          <w:p w14:paraId="0C90C557" w14:textId="5D2EE7DA" w:rsid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61" w:author="Никита Гринь" w:date="2026-08-04T16:46:00Z" w16du:dateUtc="2026-08-04T13:46:00Z"/>
                <w:rFonts w:ascii="Arial" w:eastAsia="Arial" w:hAnsi="Arial" w:cs="Arial"/>
                <w:color w:val="000000"/>
              </w:rPr>
            </w:pPr>
            <w:ins w:id="3362" w:author="Никита Гринь" w:date="2026-08-04T16:46:00Z"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63" w:author="Никита Гринь" w:date="2026-08-04T16:47:00Z" w16du:dateUtc="2026-08-04T13:47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Работа чата по периодам: утро/день в рабочее время; вечер у границы закрытия; после рабочего дня; ночь; выходные/праздники — онлайн или офлайн по расписанию </w:t>
              </w:r>
              <w:r w:rsidRPr="009D69A6">
                <w:rPr>
                  <w:rFonts w:ascii="Arial" w:eastAsia="Arial" w:hAnsi="Arial" w:cs="Arial"/>
                  <w:color w:val="000000"/>
                </w:rPr>
                <w:t>§4.8</w:t>
              </w:r>
            </w:ins>
          </w:p>
        </w:tc>
        <w:tc>
          <w:tcPr>
            <w:tcW w:w="1819" w:type="dxa"/>
          </w:tcPr>
          <w:p w14:paraId="28EF5D5E" w14:textId="5D87C389" w:rsid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64" w:author="Никита Гринь" w:date="2026-08-04T16:46:00Z" w16du:dateUtc="2026-08-04T13:46:00Z"/>
                <w:rFonts w:ascii="Arial" w:eastAsia="Arial" w:hAnsi="Arial" w:cs="Arial"/>
                <w:color w:val="000000"/>
              </w:rPr>
            </w:pPr>
            <w:ins w:id="3365" w:author="Никита Гринь" w:date="2026-08-04T16:47:00Z">
              <w:r w:rsidRPr="009D69A6">
                <w:rPr>
                  <w:rFonts w:ascii="Arial" w:eastAsia="Arial" w:hAnsi="Arial" w:cs="Arial"/>
                  <w:color w:val="000000"/>
                </w:rPr>
                <w:t>UC-K4, FR-CHAT-04, FR-CHAT-15</w:t>
              </w:r>
            </w:ins>
          </w:p>
        </w:tc>
      </w:tr>
      <w:tr w:rsidR="009D69A6" w14:paraId="3B10D748" w14:textId="77777777" w:rsidTr="009D43E8">
        <w:trPr>
          <w:ins w:id="3366" w:author="Никита Гринь" w:date="2026-08-04T16:58:00Z"/>
        </w:trPr>
        <w:tc>
          <w:tcPr>
            <w:tcW w:w="963" w:type="dxa"/>
          </w:tcPr>
          <w:p w14:paraId="06A00682" w14:textId="6593EFD7" w:rsidR="009D69A6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67" w:author="Никита Гринь" w:date="2026-08-04T16:58:00Z" w16du:dateUtc="2026-08-04T13:58:00Z"/>
                <w:rFonts w:ascii="Arial" w:eastAsia="Arial" w:hAnsi="Arial" w:cs="Arial"/>
                <w:color w:val="000000"/>
              </w:rPr>
            </w:pPr>
            <w:ins w:id="3368" w:author="Никита Гринь" w:date="2026-08-04T16:58:00Z">
              <w:r w:rsidRPr="009D69A6">
                <w:rPr>
                  <w:rFonts w:ascii="Arial" w:eastAsia="Arial" w:hAnsi="Arial" w:cs="Arial"/>
                  <w:color w:val="000000"/>
                  <w:rPrChange w:id="3369" w:author="Никита Гринь" w:date="2026-08-04T16:58:00Z" w16du:dateUtc="2026-08-04T13:58:00Z"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rPrChange>
                </w:rPr>
                <w:t>CHAT-T-22</w:t>
              </w:r>
            </w:ins>
          </w:p>
        </w:tc>
        <w:tc>
          <w:tcPr>
            <w:tcW w:w="5137" w:type="dxa"/>
          </w:tcPr>
          <w:p w14:paraId="44266013" w14:textId="3480FE23" w:rsidR="009D69A6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70" w:author="Никита Гринь" w:date="2026-08-04T16:58:00Z" w16du:dateUtc="2026-08-04T13:58:00Z"/>
                <w:rFonts w:ascii="Arial" w:eastAsia="Arial" w:hAnsi="Arial" w:cs="Arial"/>
                <w:color w:val="000000"/>
                <w:lang w:val="ru-RU"/>
              </w:rPr>
            </w:pPr>
            <w:ins w:id="3371" w:author="Никита Гринь" w:date="2026-08-04T16:58:00Z"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72" w:author="Никита Гринь" w:date="2026-08-04T16:58:00Z" w16du:dateUtc="2026-08-04T13:58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Нет </w:t>
              </w:r>
              <w:r w:rsidRPr="009D69A6">
                <w:rPr>
                  <w:rFonts w:ascii="Arial" w:eastAsia="Arial" w:hAnsi="Arial" w:cs="Arial"/>
                  <w:color w:val="000000"/>
                </w:rPr>
                <w:t>online</w:t>
              </w:r>
              <w:r w:rsidRPr="009D69A6">
                <w:rPr>
                  <w:rFonts w:ascii="Arial" w:eastAsia="Arial" w:hAnsi="Arial" w:cs="Arial"/>
                  <w:color w:val="000000"/>
                  <w:lang w:val="ru-RU"/>
                  <w:rPrChange w:id="3373" w:author="Никита Гринь" w:date="2026-08-04T16:58:00Z" w16du:dateUtc="2026-08-04T13:58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-операторов в скилл-группе → клиенту автосообщение об отсутствии операторов (§4.4.15); текст из настроек; СУЗ не вызывается</w:t>
              </w:r>
            </w:ins>
          </w:p>
        </w:tc>
        <w:tc>
          <w:tcPr>
            <w:tcW w:w="1819" w:type="dxa"/>
          </w:tcPr>
          <w:p w14:paraId="0F40913F" w14:textId="6FD728AF" w:rsidR="009D69A6" w:rsidRPr="009D69A6" w:rsidRDefault="009D69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ins w:id="3374" w:author="Никита Гринь" w:date="2026-08-04T16:58:00Z" w16du:dateUtc="2026-08-04T13:58:00Z"/>
                <w:rFonts w:ascii="Arial" w:eastAsia="Arial" w:hAnsi="Arial" w:cs="Arial"/>
                <w:color w:val="000000"/>
              </w:rPr>
            </w:pPr>
            <w:ins w:id="3375" w:author="Никита Гринь" w:date="2026-08-04T16:58:00Z">
              <w:r w:rsidRPr="009D69A6">
                <w:rPr>
                  <w:rFonts w:ascii="Arial" w:eastAsia="Arial" w:hAnsi="Arial" w:cs="Arial"/>
                  <w:color w:val="000000"/>
                </w:rPr>
                <w:t>FR-CHAT-15a (или FR-CHAT-18)</w:t>
              </w:r>
            </w:ins>
          </w:p>
        </w:tc>
      </w:tr>
    </w:tbl>
    <w:p w14:paraId="54E69E5A" w14:textId="77777777" w:rsidR="009D43E8" w:rsidRPr="003C42DA" w:rsidRDefault="00317F00">
      <w:pPr>
        <w:pStyle w:val="4"/>
        <w:rPr>
          <w:rFonts w:ascii="Arial" w:eastAsia="Arial" w:hAnsi="Arial" w:cs="Arial"/>
          <w:lang w:val="ru-RU"/>
        </w:rPr>
      </w:pPr>
      <w:bookmarkStart w:id="3376" w:name="bookmark=id.lebtif1qix1e" w:colFirst="0" w:colLast="0"/>
      <w:bookmarkEnd w:id="3376"/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 xml:space="preserve">.7.3.1. Пошаговые сценарии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1.4)</w:t>
      </w:r>
    </w:p>
    <w:p w14:paraId="2E55D13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77" w:name="bookmark=id.y8vk6r20xa39" w:colFirst="0" w:colLast="0"/>
      <w:bookmarkEnd w:id="3377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-01 — Клиент с сайта начинает диалог</w:t>
      </w:r>
    </w:p>
    <w:tbl>
      <w:tblPr>
        <w:tblStyle w:val="80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18566A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D4801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3E77E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2CEDEC42" w14:textId="77777777" w:rsidTr="009D43E8">
        <w:tc>
          <w:tcPr>
            <w:tcW w:w="2640" w:type="dxa"/>
          </w:tcPr>
          <w:p w14:paraId="46368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358E3E0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Старт диалога через виджет сайта банка</w:t>
            </w:r>
          </w:p>
        </w:tc>
      </w:tr>
      <w:tr w:rsidR="009D43E8" w:rsidRPr="0050000B" w14:paraId="60882EC8" w14:textId="77777777" w:rsidTr="009D43E8">
        <w:tc>
          <w:tcPr>
            <w:tcW w:w="2640" w:type="dxa"/>
          </w:tcPr>
          <w:p w14:paraId="3E8D5A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4FD2AE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Виджет размещ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на 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-странице; оператор </w:t>
            </w:r>
            <w:r>
              <w:rPr>
                <w:rFonts w:ascii="Arial" w:eastAsia="Arial" w:hAnsi="Arial" w:cs="Arial"/>
                <w:color w:val="000000"/>
              </w:rPr>
              <w:t>online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АРМ.</w:t>
            </w:r>
          </w:p>
        </w:tc>
      </w:tr>
      <w:tr w:rsidR="009D43E8" w14:paraId="0979B5B3" w14:textId="77777777" w:rsidTr="009D43E8">
        <w:tc>
          <w:tcPr>
            <w:tcW w:w="2640" w:type="dxa"/>
          </w:tcPr>
          <w:p w14:paraId="63779F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F3759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открывает виджет на сайте. 2. Заполняет форму входа (тема опциональна). </w:t>
            </w:r>
            <w:r>
              <w:rPr>
                <w:rFonts w:ascii="Arial" w:eastAsia="Arial" w:hAnsi="Arial" w:cs="Arial"/>
                <w:color w:val="000000"/>
              </w:rPr>
              <w:t>3. Отправляет первое сообщение. 4. Оператор принимает диалог.</w:t>
            </w:r>
          </w:p>
        </w:tc>
      </w:tr>
      <w:tr w:rsidR="009D43E8" w:rsidRPr="0050000B" w14:paraId="5AB00577" w14:textId="77777777" w:rsidTr="009D43E8">
        <w:tc>
          <w:tcPr>
            <w:tcW w:w="2640" w:type="dxa"/>
          </w:tcPr>
          <w:p w14:paraId="1D3C3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AFD83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Диалог в АРМ оператора; клиент получает ответ;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точка входа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страницы) видна в карточке клиента.</w:t>
            </w:r>
          </w:p>
        </w:tc>
      </w:tr>
      <w:tr w:rsidR="009D43E8" w14:paraId="756E4C87" w14:textId="77777777" w:rsidTr="009D43E8">
        <w:tc>
          <w:tcPr>
            <w:tcW w:w="2640" w:type="dxa"/>
          </w:tcPr>
          <w:p w14:paraId="2DCE8C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7F9CE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виджет test</w:t>
            </w:r>
          </w:p>
        </w:tc>
      </w:tr>
      <w:tr w:rsidR="009D43E8" w14:paraId="5556C8BA" w14:textId="77777777" w:rsidTr="009D43E8">
        <w:tc>
          <w:tcPr>
            <w:tcW w:w="2640" w:type="dxa"/>
          </w:tcPr>
          <w:p w14:paraId="237ABE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6E048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UC-K1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4.4.1</w:t>
            </w:r>
          </w:p>
        </w:tc>
      </w:tr>
    </w:tbl>
    <w:p w14:paraId="7D5F6DFE" w14:textId="77777777" w:rsidR="009D43E8" w:rsidRDefault="00317F00">
      <w:pPr>
        <w:pStyle w:val="5"/>
        <w:rPr>
          <w:rFonts w:ascii="Arial" w:eastAsia="Arial" w:hAnsi="Arial" w:cs="Arial"/>
        </w:rPr>
      </w:pPr>
      <w:bookmarkStart w:id="3378" w:name="bookmark=id.duf6e1ri30as" w:colFirst="0" w:colLast="0"/>
      <w:bookmarkEnd w:id="3378"/>
      <w:r>
        <w:rPr>
          <w:rFonts w:ascii="Arial" w:eastAsia="Arial" w:hAnsi="Arial" w:cs="Arial"/>
        </w:rPr>
        <w:t>CHAT-T-02 — Автоназначение / очередь</w:t>
      </w:r>
    </w:p>
    <w:tbl>
      <w:tblPr>
        <w:tblStyle w:val="79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2CC98C7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0BB5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92F0B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03B5A431" w14:textId="77777777" w:rsidTr="009D43E8">
        <w:tc>
          <w:tcPr>
            <w:tcW w:w="2640" w:type="dxa"/>
          </w:tcPr>
          <w:p w14:paraId="4B1E3E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6244C7E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Диалог попадает в очередь и назначается оператору</w:t>
            </w:r>
          </w:p>
        </w:tc>
      </w:tr>
      <w:tr w:rsidR="009D43E8" w14:paraId="4527C6A9" w14:textId="77777777" w:rsidTr="009D43E8">
        <w:tc>
          <w:tcPr>
            <w:tcW w:w="2640" w:type="dxa"/>
          </w:tcPr>
          <w:p w14:paraId="6A6892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Предусловия</w:t>
            </w:r>
          </w:p>
        </w:tc>
        <w:tc>
          <w:tcPr>
            <w:tcW w:w="5280" w:type="dxa"/>
          </w:tcPr>
          <w:p w14:paraId="48D8EDCE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29"/>
                <w:id w:val="204617452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Настроено автоназначение; ≥1 оператор online.</w:t>
                </w:r>
              </w:sdtContent>
            </w:sdt>
          </w:p>
        </w:tc>
      </w:tr>
      <w:tr w:rsidR="009D43E8" w:rsidRPr="0050000B" w14:paraId="54886E2C" w14:textId="77777777" w:rsidTr="009D43E8">
        <w:tc>
          <w:tcPr>
            <w:tcW w:w="2640" w:type="dxa"/>
          </w:tcPr>
          <w:p w14:paraId="21FD1E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068918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1. Клиент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диалог (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-01). 2. Проверить «Мои диалоги» / «Общую очередь» оператора.</w:t>
            </w:r>
          </w:p>
        </w:tc>
      </w:tr>
      <w:tr w:rsidR="009D43E8" w:rsidRPr="0050000B" w14:paraId="6509BB6F" w14:textId="77777777" w:rsidTr="009D43E8">
        <w:tc>
          <w:tcPr>
            <w:tcW w:w="2640" w:type="dxa"/>
          </w:tcPr>
          <w:p w14:paraId="10F76C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7F11B2E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Диалог назначен по правилам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CHAT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 или доступен в общей очереди.</w:t>
            </w:r>
          </w:p>
        </w:tc>
      </w:tr>
      <w:tr w:rsidR="009D43E8" w14:paraId="2593D80C" w14:textId="77777777" w:rsidTr="009D43E8">
        <w:tc>
          <w:tcPr>
            <w:tcW w:w="2640" w:type="dxa"/>
          </w:tcPr>
          <w:p w14:paraId="416878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5FD265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3EFAF6CC" w14:textId="77777777" w:rsidTr="009D43E8">
        <w:tc>
          <w:tcPr>
            <w:tcW w:w="2640" w:type="dxa"/>
          </w:tcPr>
          <w:p w14:paraId="33D406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80265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UC-O1, UC-O5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4.4.6</w:t>
            </w:r>
          </w:p>
        </w:tc>
      </w:tr>
    </w:tbl>
    <w:p w14:paraId="3CDAB9E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79" w:name="bookmark=id.pm344tfway80" w:colFirst="0" w:colLast="0"/>
      <w:bookmarkEnd w:id="3379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-03 — АРМ: данные клиента и история</w:t>
      </w:r>
    </w:p>
    <w:tbl>
      <w:tblPr>
        <w:tblStyle w:val="78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09B6F9F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E1B1C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6125FF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0D2C8FED" w14:textId="77777777" w:rsidTr="009D43E8">
        <w:tc>
          <w:tcPr>
            <w:tcW w:w="2640" w:type="dxa"/>
          </w:tcPr>
          <w:p w14:paraId="4B9FEA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0E570F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Карточка клиента и история в АРМ</w:t>
            </w:r>
          </w:p>
        </w:tc>
      </w:tr>
      <w:tr w:rsidR="009D43E8" w:rsidRPr="0050000B" w14:paraId="11CF4A98" w14:textId="77777777" w:rsidTr="009D43E8">
        <w:tc>
          <w:tcPr>
            <w:tcW w:w="2640" w:type="dxa"/>
          </w:tcPr>
          <w:p w14:paraId="019A2D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2DBB58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Активный диалог; у клиента есть предыдущие обращения (</w:t>
            </w: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50000B" w14:paraId="1BA90E41" w14:textId="77777777" w:rsidTr="009D43E8">
        <w:tc>
          <w:tcPr>
            <w:tcW w:w="2640" w:type="dxa"/>
          </w:tcPr>
          <w:p w14:paraId="586D6C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8EF9EB9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Открыть диалог в АРМ. 2. Проверить панель данных клиента. 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3. Прокрутить историю сообщений.</w:t>
            </w:r>
          </w:p>
        </w:tc>
      </w:tr>
      <w:tr w:rsidR="009D43E8" w:rsidRPr="0050000B" w14:paraId="39D8F600" w14:textId="77777777" w:rsidTr="009D43E8">
        <w:tc>
          <w:tcPr>
            <w:tcW w:w="2640" w:type="dxa"/>
          </w:tcPr>
          <w:p w14:paraId="3F948E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412EC21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№ диалога, 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время визита,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точка входа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(кликабельная ссылка), браузер/ОС — в карточке клиента (компактный вид; полные поля при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раскрытии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/история — компактный предпросмотр, полный список при раскрытии.</w:t>
            </w:r>
          </w:p>
        </w:tc>
      </w:tr>
      <w:tr w:rsidR="009D43E8" w14:paraId="3DA60BF1" w14:textId="77777777" w:rsidTr="009D43E8">
        <w:tc>
          <w:tcPr>
            <w:tcW w:w="2640" w:type="dxa"/>
          </w:tcPr>
          <w:p w14:paraId="53622B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7824FA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D44B974" w14:textId="77777777" w:rsidTr="009D43E8">
        <w:tc>
          <w:tcPr>
            <w:tcW w:w="2640" w:type="dxa"/>
          </w:tcPr>
          <w:p w14:paraId="2624F9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7374A7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UC-O1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4.4.12</w:t>
            </w:r>
          </w:p>
        </w:tc>
      </w:tr>
    </w:tbl>
    <w:p w14:paraId="308B72EE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80" w:name="bookmark=id.vhg39p5pjv5q" w:colFirst="0" w:colLast="0"/>
      <w:bookmarkEnd w:id="3380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-04 — Подсказка суфлера из СУЗ</w:t>
      </w:r>
    </w:p>
    <w:tbl>
      <w:tblPr>
        <w:tblStyle w:val="77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71CBADD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C4D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4B2552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6F1194B7" w14:textId="77777777" w:rsidTr="009D43E8">
        <w:tc>
          <w:tcPr>
            <w:tcW w:w="2640" w:type="dxa"/>
          </w:tcPr>
          <w:p w14:paraId="2DD948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3AF16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Подсказка в АРМ по сообщению клиента</w:t>
            </w:r>
          </w:p>
        </w:tc>
      </w:tr>
      <w:tr w:rsidR="009D43E8" w:rsidRPr="0050000B" w14:paraId="53FE9A5B" w14:textId="77777777" w:rsidTr="009D43E8">
        <w:tc>
          <w:tcPr>
            <w:tcW w:w="2640" w:type="dxa"/>
          </w:tcPr>
          <w:p w14:paraId="108322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1C1D4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production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статью по теме сообщения.</w:t>
            </w:r>
          </w:p>
        </w:tc>
      </w:tr>
      <w:tr w:rsidR="009D43E8" w14:paraId="2DA4AE8A" w14:textId="77777777" w:rsidTr="009D43E8">
        <w:tc>
          <w:tcPr>
            <w:tcW w:w="2640" w:type="dxa"/>
          </w:tcPr>
          <w:p w14:paraId="697489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36CE91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отправляет вопрос по продукту банка. 2. Дождаться подсказки в правой панели. </w:t>
            </w:r>
            <w:r>
              <w:rPr>
                <w:rFonts w:ascii="Arial" w:eastAsia="Arial" w:hAnsi="Arial" w:cs="Arial"/>
                <w:color w:val="000000"/>
              </w:rPr>
              <w:t>3. Проверить ссылку источника (название статьи, не «СУЗ»).</w:t>
            </w:r>
          </w:p>
        </w:tc>
      </w:tr>
      <w:tr w:rsidR="009D43E8" w:rsidRPr="0050000B" w14:paraId="742092A0" w14:textId="77777777" w:rsidTr="009D43E8">
        <w:tc>
          <w:tcPr>
            <w:tcW w:w="2640" w:type="dxa"/>
          </w:tcPr>
          <w:p w14:paraId="21C89E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86CE1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Карточка подсказки: компактный предпросмотр; при </w:t>
            </w:r>
            <w:r>
              <w:rPr>
                <w:rFonts w:ascii="Arial" w:eastAsia="Arial" w:hAnsi="Arial" w:cs="Arial"/>
                <w:color w:val="000000"/>
              </w:rPr>
              <w:t>hover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focus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  <w:color w:val="000000"/>
              </w:rPr>
              <w:t>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place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раскрытие с текстом из СУЗ,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% релевантности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«Вставить в ответ»,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кликабельным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названием статьи СУЗ</w:t>
            </w:r>
            <w:sdt>
              <w:sdtPr>
                <w:tag w:val="goog_rdk_230"/>
                <w:id w:val="-109551278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и обратной связью §4.3.2.5; время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1–2 с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клик по названию статьи открывает е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новой вкладке.</w:t>
            </w:r>
          </w:p>
        </w:tc>
      </w:tr>
      <w:tr w:rsidR="009D43E8" w14:paraId="46FF02F8" w14:textId="77777777" w:rsidTr="009D43E8">
        <w:tc>
          <w:tcPr>
            <w:tcW w:w="2640" w:type="dxa"/>
          </w:tcPr>
          <w:p w14:paraId="20A5F3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Стенд</w:t>
            </w:r>
          </w:p>
        </w:tc>
        <w:tc>
          <w:tcPr>
            <w:tcW w:w="5280" w:type="dxa"/>
          </w:tcPr>
          <w:p w14:paraId="1982B8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test Bitrix</w:t>
            </w:r>
          </w:p>
        </w:tc>
      </w:tr>
      <w:tr w:rsidR="009D43E8" w14:paraId="054678EA" w14:textId="77777777" w:rsidTr="009D43E8">
        <w:tc>
          <w:tcPr>
            <w:tcW w:w="2640" w:type="dxa"/>
          </w:tcPr>
          <w:p w14:paraId="4021CE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6BED2F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4.3.2.4</w:t>
            </w:r>
          </w:p>
        </w:tc>
      </w:tr>
    </w:tbl>
    <w:p w14:paraId="7B99552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81" w:name="bookmark=id.buqkrv3g65vs" w:colFirst="0" w:colLast="0"/>
      <w:bookmarkEnd w:id="3381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-05 — Ответ клиенту без ссылок СУЗ</w:t>
      </w:r>
    </w:p>
    <w:tbl>
      <w:tblPr>
        <w:tblStyle w:val="76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576A362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4641F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50152C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176C4139" w14:textId="77777777" w:rsidTr="009D43E8">
        <w:tc>
          <w:tcPr>
            <w:tcW w:w="2640" w:type="dxa"/>
          </w:tcPr>
          <w:p w14:paraId="20AC41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0B6406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Клиент не видит </w:t>
            </w:r>
            <w:r>
              <w:rPr>
                <w:rFonts w:ascii="Arial" w:eastAsia="Arial" w:hAnsi="Arial" w:cs="Arial"/>
                <w:color w:val="000000"/>
              </w:rPr>
              <w:t>URL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 в ответе</w:t>
            </w:r>
          </w:p>
        </w:tc>
      </w:tr>
      <w:tr w:rsidR="009D43E8" w14:paraId="4F19D6A2" w14:textId="77777777" w:rsidTr="009D43E8">
        <w:tc>
          <w:tcPr>
            <w:tcW w:w="2640" w:type="dxa"/>
          </w:tcPr>
          <w:p w14:paraId="2F0ED5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671296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CHAT-T-04 выполнен.</w:t>
            </w:r>
          </w:p>
        </w:tc>
      </w:tr>
      <w:tr w:rsidR="009D43E8" w14:paraId="57AA3818" w14:textId="77777777" w:rsidTr="009D43E8">
        <w:tc>
          <w:tcPr>
            <w:tcW w:w="2640" w:type="dxa"/>
          </w:tcPr>
          <w:p w14:paraId="2D4BDB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522104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Оператор отправляет ответ на основе подсказки. </w:t>
            </w:r>
            <w:r>
              <w:rPr>
                <w:rFonts w:ascii="Arial" w:eastAsia="Arial" w:hAnsi="Arial" w:cs="Arial"/>
                <w:color w:val="000000"/>
              </w:rPr>
              <w:t>2. Проверить виджет клиента.</w:t>
            </w:r>
          </w:p>
        </w:tc>
      </w:tr>
      <w:tr w:rsidR="009D43E8" w:rsidRPr="0050000B" w14:paraId="3E448F5C" w14:textId="77777777" w:rsidTr="009D43E8">
        <w:tc>
          <w:tcPr>
            <w:tcW w:w="2640" w:type="dxa"/>
          </w:tcPr>
          <w:p w14:paraId="3836D3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2A55F27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Сообщение клиенту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без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permalink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СУЗ; оператор при этом видел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название статьи</w:t>
            </w:r>
            <w:sdt>
              <w:sdtPr>
                <w:tag w:val="goog_rdk_231"/>
                <w:id w:val="182435085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↗ в панели суфл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ра.</w:t>
            </w:r>
          </w:p>
        </w:tc>
      </w:tr>
      <w:tr w:rsidR="009D43E8" w14:paraId="37C51372" w14:textId="77777777" w:rsidTr="009D43E8">
        <w:tc>
          <w:tcPr>
            <w:tcW w:w="2640" w:type="dxa"/>
          </w:tcPr>
          <w:p w14:paraId="673C90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1971A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6294D6B4" w14:textId="77777777" w:rsidTr="009D43E8">
        <w:tc>
          <w:tcPr>
            <w:tcW w:w="2640" w:type="dxa"/>
          </w:tcPr>
          <w:p w14:paraId="1E87D2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5B9AF4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UC-O2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4.3.2.5</w:t>
            </w:r>
          </w:p>
        </w:tc>
      </w:tr>
    </w:tbl>
    <w:p w14:paraId="10F7216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-06 — Закрытие диалога, история сохранена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5C4A379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3C97F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424A1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C6FAC1D" w14:textId="77777777" w:rsidTr="009D43E8">
        <w:tc>
          <w:tcPr>
            <w:tcW w:w="2640" w:type="dxa"/>
          </w:tcPr>
          <w:p w14:paraId="264275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5E91DA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Закрытие диалога с обязательной тематикой и сохранением истории</w:t>
            </w:r>
          </w:p>
        </w:tc>
      </w:tr>
      <w:tr w:rsidR="009D43E8" w:rsidRPr="0050000B" w14:paraId="6515803C" w14:textId="77777777" w:rsidTr="009D43E8">
        <w:tc>
          <w:tcPr>
            <w:tcW w:w="2640" w:type="dxa"/>
          </w:tcPr>
          <w:p w14:paraId="032A91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13209C36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Активный диалог в АРМ; оператор </w:t>
            </w:r>
            <w:r>
              <w:t>online</w:t>
            </w:r>
            <w:r w:rsidRPr="009962AA">
              <w:rPr>
                <w:lang w:val="ru-RU"/>
              </w:rPr>
              <w:t>.</w:t>
            </w:r>
          </w:p>
        </w:tc>
      </w:tr>
      <w:tr w:rsidR="009D43E8" w:rsidRPr="006100D9" w14:paraId="2E3A843E" w14:textId="77777777" w:rsidTr="009D43E8">
        <w:tc>
          <w:tcPr>
            <w:tcW w:w="2640" w:type="dxa"/>
          </w:tcPr>
          <w:p w14:paraId="04E56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084B5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Завершить переписку. 2. Нажать «Закрыть». 3. Выбрать тематику (обязательно). </w:t>
            </w:r>
            <w:r>
              <w:t>4. Подтвердить закрытие. 5. Открыть историю/карточку клиента повторно.</w:t>
            </w:r>
          </w:p>
        </w:tc>
      </w:tr>
      <w:tr w:rsidR="009D43E8" w:rsidRPr="0050000B" w14:paraId="63F36299" w14:textId="77777777" w:rsidTr="009D43E8">
        <w:tc>
          <w:tcPr>
            <w:tcW w:w="2640" w:type="dxa"/>
          </w:tcPr>
          <w:p w14:paraId="15F002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33A1DE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Диалог закрыт; тематика сохранена; история переписки доступна; при необходимости показан </w:t>
            </w:r>
            <w:r>
              <w:t>post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 xml:space="preserve"> опрос клиенту.</w:t>
            </w:r>
          </w:p>
        </w:tc>
      </w:tr>
      <w:tr w:rsidR="009D43E8" w14:paraId="26E5043D" w14:textId="77777777" w:rsidTr="009D43E8">
        <w:tc>
          <w:tcPr>
            <w:tcW w:w="2640" w:type="dxa"/>
          </w:tcPr>
          <w:p w14:paraId="0B1A82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1311A4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70B13D8A" w14:textId="77777777" w:rsidTr="009D43E8">
        <w:tc>
          <w:tcPr>
            <w:tcW w:w="2640" w:type="dxa"/>
          </w:tcPr>
          <w:p w14:paraId="3AE04C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9E4FC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UC-O4 · FR-CHAT-08 · 4.4</w:t>
            </w:r>
          </w:p>
        </w:tc>
      </w:tr>
    </w:tbl>
    <w:p w14:paraId="02FD9821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82" w:name="bookmark=id.mrkbc8pru4ob" w:colFirst="0" w:colLast="0"/>
      <w:bookmarkEnd w:id="3382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-07 — Админ: настройка виджета и точек размещения</w:t>
      </w:r>
    </w:p>
    <w:tbl>
      <w:tblPr>
        <w:tblStyle w:val="75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25A5136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C1CA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067731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24366378" w14:textId="77777777" w:rsidTr="009D43E8">
        <w:tc>
          <w:tcPr>
            <w:tcW w:w="2640" w:type="dxa"/>
          </w:tcPr>
          <w:p w14:paraId="48E67B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4D0DC4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Создание конфигурации виджета для точки размещения</w:t>
            </w:r>
          </w:p>
        </w:tc>
      </w:tr>
      <w:tr w:rsidR="009D43E8" w:rsidRPr="0050000B" w14:paraId="7BD231A3" w14:textId="77777777" w:rsidTr="009D43E8">
        <w:tc>
          <w:tcPr>
            <w:tcW w:w="2640" w:type="dxa"/>
          </w:tcPr>
          <w:p w14:paraId="5592B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lastRenderedPageBreak/>
              <w:t>Предусловия</w:t>
            </w:r>
          </w:p>
        </w:tc>
        <w:tc>
          <w:tcPr>
            <w:tcW w:w="5280" w:type="dxa"/>
          </w:tcPr>
          <w:p w14:paraId="7894B4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Администратор КЦ авторизован в панели; создан хотя бы один отдел (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1).</w:t>
            </w:r>
          </w:p>
        </w:tc>
      </w:tr>
      <w:tr w:rsidR="009D43E8" w:rsidRPr="0050000B" w14:paraId="4546D7B9" w14:textId="77777777" w:rsidTr="009D43E8">
        <w:tc>
          <w:tcPr>
            <w:tcW w:w="2640" w:type="dxa"/>
          </w:tcPr>
          <w:p w14:paraId="49C739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7AE52EF1" w14:textId="781B54A6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32"/>
                <w:id w:val="-1960492047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1. Открыть «Каналы → Виджеты». 2. Создать </w:t>
                </w:r>
              </w:sdtContent>
            </w:sdt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widget</w:t>
            </w:r>
            <w:r w:rsidR="00317F00"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 w:rsidR="00317F00"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точки (сайт / </w:t>
            </w:r>
            <w:ins w:id="3383" w:author="Никита Гринь" w:date="2026-08-03T14:13:00Z" w16du:dateUtc="2026-08-03T11:13:00Z">
              <w:r w:rsidR="005F798B">
                <w:rPr>
                  <w:lang w:val="ru-RU"/>
                </w:rPr>
                <w:t>иные каналы банка</w:t>
              </w:r>
              <w:r w:rsidR="005F798B" w:rsidRPr="003C42DA" w:rsidDel="005F798B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3385" w:author="Никита Гринь" w:date="2026-08-03T14:13:00Z" w16du:dateUtc="2026-08-03T11:13:00Z">
              <w:r w:rsidR="00317F00" w:rsidRPr="003C42DA" w:rsidDel="005F798B">
                <w:rPr>
                  <w:rFonts w:ascii="Arial" w:eastAsia="Arial" w:hAnsi="Arial" w:cs="Arial"/>
                  <w:color w:val="000000"/>
                  <w:lang w:val="ru-RU"/>
                </w:rPr>
                <w:delText>ИБ / М-банкинг</w:delText>
              </w:r>
              <w:r w:rsidR="00317F00" w:rsidRPr="003C42DA" w:rsidDel="005F798B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 </w:delText>
              </w:r>
            </w:del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 лендинг). 3. Настроить параметры </w:t>
            </w:r>
            <w:r w:rsidR="00317F00">
              <w:rPr>
                <w:rFonts w:ascii="Arial" w:eastAsia="Arial" w:hAnsi="Arial" w:cs="Arial"/>
                <w:color w:val="000000"/>
              </w:rPr>
              <w:t>II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.5.3.1 (дизайн, </w:t>
            </w:r>
            <w:r w:rsidR="00317F00">
              <w:rPr>
                <w:rFonts w:ascii="Arial" w:eastAsia="Arial" w:hAnsi="Arial" w:cs="Arial"/>
                <w:color w:val="000000"/>
              </w:rPr>
              <w:t>CSP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форма, маршрутизация). 4. Скопировать </w:t>
            </w:r>
            <w:r w:rsidR="00317F00">
              <w:rPr>
                <w:rFonts w:ascii="Arial" w:eastAsia="Arial" w:hAnsi="Arial" w:cs="Arial"/>
                <w:color w:val="000000"/>
              </w:rPr>
              <w:t>embed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-код. 5. Проверить предпросмотр. 6. Убедиться, что мессенджеры (</w:t>
            </w:r>
            <w:r w:rsidR="00317F00">
              <w:rPr>
                <w:rFonts w:ascii="Arial" w:eastAsia="Arial" w:hAnsi="Arial" w:cs="Arial"/>
                <w:color w:val="000000"/>
              </w:rPr>
              <w:t>Telegram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317F00">
              <w:rPr>
                <w:rFonts w:ascii="Arial" w:eastAsia="Arial" w:hAnsi="Arial" w:cs="Arial"/>
                <w:color w:val="000000"/>
              </w:rPr>
              <w:t>Viber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), соцсети (</w:t>
            </w:r>
            <w:r w:rsidR="00317F00">
              <w:rPr>
                <w:rFonts w:ascii="Arial" w:eastAsia="Arial" w:hAnsi="Arial" w:cs="Arial"/>
                <w:color w:val="000000"/>
              </w:rPr>
              <w:t>VK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="00317F00">
              <w:rPr>
                <w:rFonts w:ascii="Arial" w:eastAsia="Arial" w:hAnsi="Arial" w:cs="Arial"/>
                <w:color w:val="000000"/>
              </w:rPr>
              <w:t>OK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</w:t>
            </w:r>
            <w:r w:rsidR="00317F00">
              <w:rPr>
                <w:rFonts w:ascii="Arial" w:eastAsia="Arial" w:hAnsi="Arial" w:cs="Arial"/>
                <w:color w:val="000000"/>
              </w:rPr>
              <w:t>API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-каналы настраиваются в отдельных разделах панели (не через </w:t>
            </w:r>
            <w:r w:rsidR="00317F00">
              <w:rPr>
                <w:rFonts w:ascii="Arial" w:eastAsia="Arial" w:hAnsi="Arial" w:cs="Arial"/>
                <w:color w:val="000000"/>
              </w:rPr>
              <w:t>II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.5.3.1).</w:t>
            </w:r>
          </w:p>
        </w:tc>
      </w:tr>
      <w:tr w:rsidR="009D43E8" w14:paraId="48DDC11E" w14:textId="77777777" w:rsidTr="009D43E8">
        <w:tc>
          <w:tcPr>
            <w:tcW w:w="2640" w:type="dxa"/>
          </w:tcPr>
          <w:p w14:paraId="49CEBD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1B5938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Код встраивания сгенерирован; виджет отображается в предпросмотре; в списке каналов виджет отдел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от адаптеров мессенджеров, соцсетей и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(комм. </w:t>
            </w:r>
            <w:r>
              <w:rPr>
                <w:rFonts w:ascii="Arial" w:eastAsia="Arial" w:hAnsi="Arial" w:cs="Arial"/>
                <w:color w:val="000000"/>
              </w:rPr>
              <w:t>[34]).</w:t>
            </w:r>
          </w:p>
        </w:tc>
      </w:tr>
      <w:tr w:rsidR="009D43E8" w14:paraId="465B4E5B" w14:textId="77777777" w:rsidTr="009D43E8">
        <w:tc>
          <w:tcPr>
            <w:tcW w:w="2640" w:type="dxa"/>
          </w:tcPr>
          <w:p w14:paraId="7E466C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6EC994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</w:t>
            </w:r>
          </w:p>
        </w:tc>
      </w:tr>
      <w:tr w:rsidR="009D43E8" w14:paraId="508D6134" w14:textId="77777777" w:rsidTr="009D43E8">
        <w:tc>
          <w:tcPr>
            <w:tcW w:w="2640" w:type="dxa"/>
          </w:tcPr>
          <w:p w14:paraId="37D9C8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8DEA5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UC-A1, UC-A2, FR-CHAT-01, FR-CC-09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4.1.9, §4.4</w:t>
            </w:r>
          </w:p>
        </w:tc>
      </w:tr>
    </w:tbl>
    <w:p w14:paraId="5A92D037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 xml:space="preserve">-08 — Вход в АРМ через </w:t>
      </w:r>
      <w:r>
        <w:rPr>
          <w:b/>
        </w:rPr>
        <w:t>AD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DD6DD0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4ABC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722D1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0E1AA0F9" w14:textId="77777777" w:rsidTr="009D43E8">
        <w:tc>
          <w:tcPr>
            <w:tcW w:w="2640" w:type="dxa"/>
          </w:tcPr>
          <w:p w14:paraId="56E9C9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61F1A38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Авторизация оператора онлайн-чата через </w:t>
            </w:r>
            <w:r>
              <w:t>AD</w:t>
            </w:r>
            <w:r w:rsidRPr="009962AA">
              <w:rPr>
                <w:lang w:val="ru-RU"/>
              </w:rPr>
              <w:t>/</w:t>
            </w:r>
            <w:r>
              <w:t>LDAPS</w:t>
            </w:r>
          </w:p>
        </w:tc>
      </w:tr>
      <w:tr w:rsidR="009D43E8" w:rsidRPr="0050000B" w14:paraId="304DA881" w14:textId="77777777" w:rsidTr="009D43E8">
        <w:tc>
          <w:tcPr>
            <w:tcW w:w="2640" w:type="dxa"/>
          </w:tcPr>
          <w:p w14:paraId="2E9E35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06817AB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Стенд с интеграцией </w:t>
            </w:r>
            <w:r>
              <w:t>AD</w:t>
            </w:r>
            <w:r w:rsidRPr="009962AA">
              <w:rPr>
                <w:lang w:val="ru-RU"/>
              </w:rPr>
              <w:t xml:space="preserve"> (после готовности ДРиРИТ / </w:t>
            </w:r>
            <w:r>
              <w:t>VII</w:t>
            </w:r>
            <w:r w:rsidRPr="009962AA">
              <w:rPr>
                <w:lang w:val="ru-RU"/>
              </w:rPr>
              <w:t>.5 №4). Учётная запись тестового оператора в нужной группе.</w:t>
            </w:r>
          </w:p>
        </w:tc>
      </w:tr>
      <w:tr w:rsidR="009D43E8" w:rsidRPr="0050000B" w14:paraId="12AAF101" w14:textId="77777777" w:rsidTr="009D43E8">
        <w:tc>
          <w:tcPr>
            <w:tcW w:w="2640" w:type="dxa"/>
          </w:tcPr>
          <w:p w14:paraId="2E4637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56CD07A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Открыть АРМ без локального пароля приложения (</w:t>
            </w:r>
            <w:r>
              <w:t>SSO</w:t>
            </w:r>
            <w:r w:rsidRPr="009962AA">
              <w:rPr>
                <w:lang w:val="ru-RU"/>
              </w:rPr>
              <w:t>/</w:t>
            </w:r>
            <w:r>
              <w:t>AD</w:t>
            </w:r>
            <w:r w:rsidRPr="009962AA">
              <w:rPr>
                <w:lang w:val="ru-RU"/>
              </w:rPr>
              <w:t>). 2. Войти доменной УЗ. 3. Проверить доступ к очередям по роли.</w:t>
            </w:r>
          </w:p>
        </w:tc>
      </w:tr>
      <w:tr w:rsidR="009D43E8" w:rsidRPr="0050000B" w14:paraId="4345A99E" w14:textId="77777777" w:rsidTr="009D43E8">
        <w:tc>
          <w:tcPr>
            <w:tcW w:w="2640" w:type="dxa"/>
          </w:tcPr>
          <w:p w14:paraId="42EC5F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0112A4B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Успешный вход через </w:t>
            </w:r>
            <w:r>
              <w:t>AD</w:t>
            </w:r>
            <w:r w:rsidRPr="009962AA">
              <w:rPr>
                <w:lang w:val="ru-RU"/>
              </w:rPr>
              <w:t>/</w:t>
            </w:r>
            <w:r>
              <w:t>LDAPS</w:t>
            </w:r>
            <w:r w:rsidRPr="009962AA">
              <w:rPr>
                <w:lang w:val="ru-RU"/>
              </w:rPr>
              <w:t xml:space="preserve">; права соответствуют роли. Если </w:t>
            </w:r>
            <w:r>
              <w:t>AD</w:t>
            </w:r>
            <w:r w:rsidRPr="009962AA">
              <w:rPr>
                <w:lang w:val="ru-RU"/>
              </w:rPr>
              <w:t xml:space="preserve"> на стенде ещё не готов — статус «открыто», зафиксировать блокер.</w:t>
            </w:r>
          </w:p>
        </w:tc>
      </w:tr>
      <w:tr w:rsidR="009D43E8" w14:paraId="24A4B79E" w14:textId="77777777" w:rsidTr="009D43E8">
        <w:tc>
          <w:tcPr>
            <w:tcW w:w="2640" w:type="dxa"/>
          </w:tcPr>
          <w:p w14:paraId="6288E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3840AF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AD test</w:t>
            </w:r>
          </w:p>
        </w:tc>
      </w:tr>
      <w:tr w:rsidR="009D43E8" w14:paraId="3712CD50" w14:textId="77777777" w:rsidTr="009D43E8">
        <w:tc>
          <w:tcPr>
            <w:tcW w:w="2640" w:type="dxa"/>
          </w:tcPr>
          <w:p w14:paraId="5E24FD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C0D58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FR-CHAT-19 · 4.4 · VII.5 №4</w:t>
            </w:r>
          </w:p>
        </w:tc>
      </w:tr>
    </w:tbl>
    <w:p w14:paraId="675B50CC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-09 — Супервизор: наблюдение и перевод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085B058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537A1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229CA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50A587A8" w14:textId="77777777" w:rsidTr="009D43E8">
        <w:tc>
          <w:tcPr>
            <w:tcW w:w="2640" w:type="dxa"/>
          </w:tcPr>
          <w:p w14:paraId="26F093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765FB4B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Супервизор видит диалоги и переназначает</w:t>
            </w:r>
          </w:p>
        </w:tc>
      </w:tr>
      <w:tr w:rsidR="009D43E8" w:rsidRPr="0050000B" w14:paraId="44E68010" w14:textId="77777777" w:rsidTr="009D43E8">
        <w:tc>
          <w:tcPr>
            <w:tcW w:w="2640" w:type="dxa"/>
          </w:tcPr>
          <w:p w14:paraId="79521F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5E8F9225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Роль супервизора; есть активный диалог у оператора </w:t>
            </w:r>
            <w:r>
              <w:t>A</w:t>
            </w:r>
            <w:r w:rsidRPr="009962AA">
              <w:rPr>
                <w:lang w:val="ru-RU"/>
              </w:rPr>
              <w:t>.</w:t>
            </w:r>
          </w:p>
        </w:tc>
      </w:tr>
      <w:tr w:rsidR="009D43E8" w:rsidRPr="006100D9" w14:paraId="30BBD56D" w14:textId="77777777" w:rsidTr="009D43E8">
        <w:tc>
          <w:tcPr>
            <w:tcW w:w="2640" w:type="dxa"/>
          </w:tcPr>
          <w:p w14:paraId="59CBD1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Шаги</w:t>
            </w:r>
          </w:p>
        </w:tc>
        <w:tc>
          <w:tcPr>
            <w:tcW w:w="6180" w:type="dxa"/>
          </w:tcPr>
          <w:p w14:paraId="7B3EBBE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экран супервизора. 2. Найти активный диалог оператора </w:t>
            </w:r>
            <w:r>
              <w:t>A</w:t>
            </w:r>
            <w:r w:rsidRPr="009962AA">
              <w:rPr>
                <w:lang w:val="ru-RU"/>
              </w:rPr>
              <w:t xml:space="preserve">. 3. </w:t>
            </w:r>
            <w:r>
              <w:t>Перевести/переназначить на оператора B. 4. Проверить АРМ B.</w:t>
            </w:r>
          </w:p>
        </w:tc>
      </w:tr>
      <w:tr w:rsidR="009D43E8" w:rsidRPr="0050000B" w14:paraId="034E88E1" w14:textId="77777777" w:rsidTr="009D43E8">
        <w:tc>
          <w:tcPr>
            <w:tcW w:w="2640" w:type="dxa"/>
          </w:tcPr>
          <w:p w14:paraId="30F793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24D465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Диалог доступен супервизору для наблюдения; после перевода отображается у оператора </w:t>
            </w:r>
            <w:r>
              <w:t>B</w:t>
            </w:r>
            <w:r w:rsidRPr="009962AA">
              <w:rPr>
                <w:lang w:val="ru-RU"/>
              </w:rPr>
              <w:t xml:space="preserve"> и снимается с </w:t>
            </w:r>
            <w:r>
              <w:t>A</w:t>
            </w:r>
            <w:r w:rsidRPr="009962AA">
              <w:rPr>
                <w:lang w:val="ru-RU"/>
              </w:rPr>
              <w:t xml:space="preserve"> (по правилам маршрутизации).</w:t>
            </w:r>
          </w:p>
        </w:tc>
      </w:tr>
      <w:tr w:rsidR="009D43E8" w14:paraId="4B206C54" w14:textId="77777777" w:rsidTr="009D43E8">
        <w:tc>
          <w:tcPr>
            <w:tcW w:w="2640" w:type="dxa"/>
          </w:tcPr>
          <w:p w14:paraId="76E5D5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A2C93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441F99D5" w14:textId="77777777" w:rsidTr="009D43E8">
        <w:tc>
          <w:tcPr>
            <w:tcW w:w="2640" w:type="dxa"/>
          </w:tcPr>
          <w:p w14:paraId="35E8A1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876E4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UC-S1, UC-S2 · FR-CHAT-18 · 4.4</w:t>
            </w:r>
          </w:p>
        </w:tc>
      </w:tr>
    </w:tbl>
    <w:p w14:paraId="0B5D62C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 xml:space="preserve">CHAT-T-10 — </w:t>
      </w:r>
      <w:r>
        <w:rPr>
          <w:b/>
        </w:rPr>
        <w:t>Бот первой линии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719F75C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8A299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0DEE2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6F96C931" w14:textId="77777777" w:rsidTr="009D43E8">
        <w:tc>
          <w:tcPr>
            <w:tcW w:w="2640" w:type="dxa"/>
          </w:tcPr>
          <w:p w14:paraId="0D7766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38A3664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Бот первой линии с эскалацией на оператора</w:t>
            </w:r>
          </w:p>
        </w:tc>
      </w:tr>
      <w:tr w:rsidR="009D43E8" w:rsidRPr="0050000B" w14:paraId="29316775" w14:textId="77777777" w:rsidTr="009D43E8">
        <w:tc>
          <w:tcPr>
            <w:tcW w:w="2640" w:type="dxa"/>
          </w:tcPr>
          <w:p w14:paraId="06B147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5A0266DF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Администратор включил сценарий бота (</w:t>
            </w:r>
            <w:r>
              <w:t>UC</w:t>
            </w:r>
            <w:r w:rsidRPr="009962AA">
              <w:rPr>
                <w:lang w:val="ru-RU"/>
              </w:rPr>
              <w:t>-</w:t>
            </w:r>
            <w:r>
              <w:t>A</w:t>
            </w:r>
            <w:r w:rsidRPr="009962AA">
              <w:rPr>
                <w:lang w:val="ru-RU"/>
              </w:rPr>
              <w:t xml:space="preserve">4); оператор </w:t>
            </w:r>
            <w:r>
              <w:t>online</w:t>
            </w:r>
            <w:r w:rsidRPr="009962AA">
              <w:rPr>
                <w:lang w:val="ru-RU"/>
              </w:rPr>
              <w:t xml:space="preserve"> для эскалации.</w:t>
            </w:r>
          </w:p>
        </w:tc>
      </w:tr>
      <w:tr w:rsidR="009D43E8" w:rsidRPr="006100D9" w14:paraId="3986519F" w14:textId="77777777" w:rsidTr="009D43E8">
        <w:tc>
          <w:tcPr>
            <w:tcW w:w="2640" w:type="dxa"/>
          </w:tcPr>
          <w:p w14:paraId="675AC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0034BF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Клиент начинает диалог в виджете. 2. Получить ответ/меню бота. 3. Инициировать эскалацию </w:t>
            </w:r>
            <w:r>
              <w:t>(запрос оператора / условие сценария). 4. Проверить назначение на оператора.</w:t>
            </w:r>
          </w:p>
        </w:tc>
      </w:tr>
      <w:tr w:rsidR="009D43E8" w:rsidRPr="0050000B" w14:paraId="3F81AA16" w14:textId="77777777" w:rsidTr="009D43E8">
        <w:tc>
          <w:tcPr>
            <w:tcW w:w="2640" w:type="dxa"/>
          </w:tcPr>
          <w:p w14:paraId="70F603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28E3A01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Бот обрабатывает первую линию; при эскалации диалог попадает к оператору без потери истории клиента.</w:t>
            </w:r>
          </w:p>
        </w:tc>
      </w:tr>
      <w:tr w:rsidR="009D43E8" w14:paraId="59AC3023" w14:textId="77777777" w:rsidTr="009D43E8">
        <w:tc>
          <w:tcPr>
            <w:tcW w:w="2640" w:type="dxa"/>
          </w:tcPr>
          <w:p w14:paraId="6C66E1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41D313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виджет test</w:t>
            </w:r>
          </w:p>
        </w:tc>
      </w:tr>
      <w:tr w:rsidR="009D43E8" w14:paraId="399988EA" w14:textId="77777777" w:rsidTr="009D43E8">
        <w:tc>
          <w:tcPr>
            <w:tcW w:w="2640" w:type="dxa"/>
          </w:tcPr>
          <w:p w14:paraId="3DBF88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77D821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UC-A4, UC-O7 · FR-CHAT-17 · 4.4</w:t>
            </w:r>
          </w:p>
        </w:tc>
      </w:tr>
    </w:tbl>
    <w:p w14:paraId="5226455C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CHAT-T-11 — Оперативная панель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04D8FD5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13FB7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247A59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410753A3" w14:textId="77777777" w:rsidTr="009D43E8">
        <w:tc>
          <w:tcPr>
            <w:tcW w:w="2640" w:type="dxa"/>
          </w:tcPr>
          <w:p w14:paraId="137BD2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1044F8B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Оперативная панель: диалоги + сопутствующая информация в </w:t>
            </w:r>
            <w:r>
              <w:t>real</w:t>
            </w:r>
            <w:r w:rsidRPr="009962AA">
              <w:rPr>
                <w:lang w:val="ru-RU"/>
              </w:rPr>
              <w:t>-</w:t>
            </w:r>
            <w:r>
              <w:t>time</w:t>
            </w:r>
          </w:p>
        </w:tc>
      </w:tr>
      <w:tr w:rsidR="009D43E8" w:rsidRPr="0050000B" w14:paraId="588CDB0F" w14:textId="77777777" w:rsidTr="009D43E8">
        <w:tc>
          <w:tcPr>
            <w:tcW w:w="2640" w:type="dxa"/>
          </w:tcPr>
          <w:p w14:paraId="51205A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612B6349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Роль супервизора или аналитика; есть активные диалоги телефонии и/или онлайн-чата.</w:t>
            </w:r>
          </w:p>
        </w:tc>
      </w:tr>
      <w:tr w:rsidR="009D43E8" w:rsidRPr="0050000B" w14:paraId="221057F3" w14:textId="77777777" w:rsidTr="009D43E8">
        <w:tc>
          <w:tcPr>
            <w:tcW w:w="2640" w:type="dxa"/>
          </w:tcPr>
          <w:p w14:paraId="2EBCAB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17152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оперативную панель. 2. Проверить наличие списка/карточек диалогов (не только </w:t>
            </w:r>
            <w:r>
              <w:t>KPI</w:t>
            </w:r>
            <w:r w:rsidRPr="009962AA">
              <w:rPr>
                <w:lang w:val="ru-RU"/>
              </w:rPr>
              <w:t>). 3. Открыть карточку диалога и сопутствующие поля (канал, оператор, тематика, времена, подсказка/отметка).</w:t>
            </w:r>
          </w:p>
        </w:tc>
      </w:tr>
      <w:tr w:rsidR="009D43E8" w:rsidRPr="0050000B" w14:paraId="5C461F35" w14:textId="77777777" w:rsidTr="009D43E8">
        <w:tc>
          <w:tcPr>
            <w:tcW w:w="2640" w:type="dxa"/>
          </w:tcPr>
          <w:p w14:paraId="680ABE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F362C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В реальном времени видны диалоги со сопутствующей информацией; сводные показатели дополняют список, но не заменяют его (§4.7.3.1).</w:t>
            </w:r>
          </w:p>
        </w:tc>
      </w:tr>
      <w:tr w:rsidR="009D43E8" w14:paraId="591A55AA" w14:textId="77777777" w:rsidTr="009D43E8">
        <w:tc>
          <w:tcPr>
            <w:tcW w:w="2640" w:type="dxa"/>
          </w:tcPr>
          <w:p w14:paraId="09281E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329E3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25FC20A4" w14:textId="77777777" w:rsidTr="009D43E8">
        <w:tc>
          <w:tcPr>
            <w:tcW w:w="2640" w:type="dxa"/>
          </w:tcPr>
          <w:p w14:paraId="62552E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Связь</w:t>
            </w:r>
          </w:p>
        </w:tc>
        <w:tc>
          <w:tcPr>
            <w:tcW w:w="6180" w:type="dxa"/>
          </w:tcPr>
          <w:p w14:paraId="78EC8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UC-CHAT-R1 · FR-RPT-CC-03 · 4.7.3.1</w:t>
            </w:r>
          </w:p>
        </w:tc>
      </w:tr>
    </w:tbl>
    <w:p w14:paraId="547D0AB8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-12 — Мессенджер: сообщение → АРМ → ответ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4B8FCF6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C1118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16DA30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749C4222" w14:textId="77777777" w:rsidTr="009D43E8">
        <w:tc>
          <w:tcPr>
            <w:tcW w:w="2640" w:type="dxa"/>
          </w:tcPr>
          <w:p w14:paraId="671406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6548C6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Канал мессенджера (</w:t>
            </w:r>
            <w:r>
              <w:t>Telegram</w:t>
            </w:r>
            <w:r w:rsidRPr="009962AA">
              <w:rPr>
                <w:lang w:val="ru-RU"/>
              </w:rPr>
              <w:t>/</w:t>
            </w:r>
            <w:r>
              <w:t>Viber</w:t>
            </w:r>
            <w:r w:rsidRPr="009962AA">
              <w:rPr>
                <w:lang w:val="ru-RU"/>
              </w:rPr>
              <w:t>): сквозной ответ</w:t>
            </w:r>
          </w:p>
        </w:tc>
      </w:tr>
      <w:tr w:rsidR="009D43E8" w:rsidRPr="0050000B" w14:paraId="1B15A8CF" w14:textId="77777777" w:rsidTr="009D43E8">
        <w:tc>
          <w:tcPr>
            <w:tcW w:w="2640" w:type="dxa"/>
          </w:tcPr>
          <w:p w14:paraId="29A1F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6252BFF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Адаптер мессенджера настроен (</w:t>
            </w:r>
            <w:r>
              <w:t>UC</w:t>
            </w:r>
            <w:r w:rsidRPr="009962AA">
              <w:rPr>
                <w:lang w:val="ru-RU"/>
              </w:rPr>
              <w:t>-</w:t>
            </w:r>
            <w:r>
              <w:t>A</w:t>
            </w:r>
            <w:r w:rsidRPr="009962AA">
              <w:rPr>
                <w:lang w:val="ru-RU"/>
              </w:rPr>
              <w:t xml:space="preserve">5); оператор </w:t>
            </w:r>
            <w:r>
              <w:t>online</w:t>
            </w:r>
            <w:r w:rsidRPr="009962AA">
              <w:rPr>
                <w:lang w:val="ru-RU"/>
              </w:rPr>
              <w:t>.</w:t>
            </w:r>
          </w:p>
        </w:tc>
      </w:tr>
      <w:tr w:rsidR="009D43E8" w:rsidRPr="0050000B" w14:paraId="02B716F1" w14:textId="77777777" w:rsidTr="009D43E8">
        <w:tc>
          <w:tcPr>
            <w:tcW w:w="2640" w:type="dxa"/>
          </w:tcPr>
          <w:p w14:paraId="28F9D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13F395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Клиент пишет в мессенджер. 2. Диалог появляется в АРМ. 3. Оператор отвечает. 4. Клиент получает ответ в мессенджере.</w:t>
            </w:r>
          </w:p>
        </w:tc>
      </w:tr>
      <w:tr w:rsidR="009D43E8" w:rsidRPr="0050000B" w14:paraId="07AF946B" w14:textId="77777777" w:rsidTr="009D43E8">
        <w:tc>
          <w:tcPr>
            <w:tcW w:w="2640" w:type="dxa"/>
          </w:tcPr>
          <w:p w14:paraId="44F7C7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0ABBE4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Сообщение доставлено в единое АРМ; ответ клиента уходит в тот же канал; канал идентифицирован в карточке диалога.</w:t>
            </w:r>
          </w:p>
        </w:tc>
      </w:tr>
      <w:tr w:rsidR="009D43E8" w14:paraId="0303F53A" w14:textId="77777777" w:rsidTr="009D43E8">
        <w:tc>
          <w:tcPr>
            <w:tcW w:w="2640" w:type="dxa"/>
          </w:tcPr>
          <w:p w14:paraId="75DD92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504F08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test-бот мессенджера</w:t>
            </w:r>
          </w:p>
        </w:tc>
      </w:tr>
      <w:tr w:rsidR="009D43E8" w14:paraId="033B9FFC" w14:textId="77777777" w:rsidTr="009D43E8">
        <w:tc>
          <w:tcPr>
            <w:tcW w:w="2640" w:type="dxa"/>
          </w:tcPr>
          <w:p w14:paraId="49E376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64800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UC-K2, UC-A5 · 4.4.6</w:t>
            </w:r>
          </w:p>
        </w:tc>
      </w:tr>
    </w:tbl>
    <w:p w14:paraId="5AD6ECE5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bookmarkStart w:id="3388" w:name="bookmark=id.y9qgv9hphv9h" w:colFirst="0" w:colLast="0"/>
      <w:bookmarkEnd w:id="3388"/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-13 — Единая история между каналами</w:t>
      </w:r>
    </w:p>
    <w:tbl>
      <w:tblPr>
        <w:tblStyle w:val="7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5280"/>
      </w:tblGrid>
      <w:tr w:rsidR="009D43E8" w14:paraId="39456A7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4AE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Поле</w:t>
            </w:r>
          </w:p>
        </w:tc>
        <w:tc>
          <w:tcPr>
            <w:tcW w:w="5280" w:type="dxa"/>
          </w:tcPr>
          <w:p w14:paraId="0DB37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</w:tr>
      <w:tr w:rsidR="009D43E8" w:rsidRPr="0050000B" w14:paraId="4DE2D6F4" w14:textId="77777777" w:rsidTr="009D43E8">
        <w:tc>
          <w:tcPr>
            <w:tcW w:w="2640" w:type="dxa"/>
          </w:tcPr>
          <w:p w14:paraId="371246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Название</w:t>
            </w:r>
          </w:p>
        </w:tc>
        <w:tc>
          <w:tcPr>
            <w:tcW w:w="5280" w:type="dxa"/>
          </w:tcPr>
          <w:p w14:paraId="5321AC7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Кросс-канальная история и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АРМ</w:t>
            </w:r>
          </w:p>
        </w:tc>
      </w:tr>
      <w:tr w:rsidR="009D43E8" w:rsidRPr="0050000B" w14:paraId="72EAD418" w14:textId="77777777" w:rsidTr="009D43E8">
        <w:tc>
          <w:tcPr>
            <w:tcW w:w="2640" w:type="dxa"/>
          </w:tcPr>
          <w:p w14:paraId="125D3A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Предусловия</w:t>
            </w:r>
          </w:p>
        </w:tc>
        <w:tc>
          <w:tcPr>
            <w:tcW w:w="5280" w:type="dxa"/>
          </w:tcPr>
          <w:p w14:paraId="1D9B89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Test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: клиент ранее обращался по телефону (</w:t>
            </w:r>
            <w:r>
              <w:rPr>
                <w:rFonts w:ascii="Arial" w:eastAsia="Arial" w:hAnsi="Arial" w:cs="Arial"/>
                <w:color w:val="000000"/>
              </w:rPr>
              <w:t>Oktell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и в онлайн-чате; идентификаторы сопоставлены (телефон /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client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</w:tr>
      <w:tr w:rsidR="009D43E8" w:rsidRPr="0050000B" w14:paraId="2E369F33" w14:textId="77777777" w:rsidTr="009D43E8">
        <w:tc>
          <w:tcPr>
            <w:tcW w:w="2640" w:type="dxa"/>
          </w:tcPr>
          <w:p w14:paraId="35D79E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Шаги</w:t>
            </w:r>
          </w:p>
        </w:tc>
        <w:tc>
          <w:tcPr>
            <w:tcW w:w="5280" w:type="dxa"/>
          </w:tcPr>
          <w:p w14:paraId="2BF6981F" w14:textId="77777777" w:rsidR="009D43E8" w:rsidRPr="00BE7492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1. Клиент с тем же телефоном открывает диалог в онлайн-чате. 2. Оператор принимает диалог в АРМ. 3. Открыть панель истории /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4. Запросить детальный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(если настроен ручной вызов). </w:t>
            </w:r>
            <w:r w:rsidRPr="00BE7492">
              <w:rPr>
                <w:rFonts w:ascii="Arial" w:eastAsia="Arial" w:hAnsi="Arial" w:cs="Arial"/>
                <w:color w:val="000000"/>
                <w:lang w:val="ru-RU"/>
              </w:rPr>
              <w:t>5. Отправить новое сообщение клиента и проверить подсказку суфл</w:t>
            </w:r>
            <w:r w:rsidRPr="00BE7492">
              <w:rPr>
                <w:rFonts w:ascii="Arial" w:eastAsia="Arial" w:hAnsi="Arial" w:cs="Arial"/>
                <w:lang w:val="ru-RU"/>
              </w:rPr>
              <w:t>е</w:t>
            </w:r>
            <w:r w:rsidRPr="00BE7492">
              <w:rPr>
                <w:rFonts w:ascii="Arial" w:eastAsia="Arial" w:hAnsi="Arial" w:cs="Arial"/>
                <w:color w:val="000000"/>
                <w:lang w:val="ru-RU"/>
              </w:rPr>
              <w:t>ра.</w:t>
            </w:r>
          </w:p>
        </w:tc>
      </w:tr>
      <w:tr w:rsidR="009D43E8" w:rsidRPr="0050000B" w14:paraId="02A12E6E" w14:textId="77777777" w:rsidTr="009D43E8">
        <w:tc>
          <w:tcPr>
            <w:tcW w:w="2640" w:type="dxa"/>
          </w:tcPr>
          <w:p w14:paraId="00863B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Ожидаемый результат</w:t>
            </w:r>
          </w:p>
        </w:tc>
        <w:tc>
          <w:tcPr>
            <w:tcW w:w="5280" w:type="dxa"/>
          </w:tcPr>
          <w:p w14:paraId="38A08F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 истории видны обращения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телефония + онлайн-чат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color w:val="000000"/>
              </w:rPr>
              <w:t>summary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содержит выжимку из звонка (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/ФИО оператора); подсказка учитывает контекст предыдущих диалогов (§4.3.1.13–14, §4.3.2.11–12).</w:t>
            </w:r>
          </w:p>
        </w:tc>
      </w:tr>
      <w:tr w:rsidR="009D43E8" w14:paraId="05ABF8DE" w14:textId="77777777" w:rsidTr="009D43E8">
        <w:tc>
          <w:tcPr>
            <w:tcW w:w="2640" w:type="dxa"/>
          </w:tcPr>
          <w:p w14:paraId="7C7EED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Стенд</w:t>
            </w:r>
          </w:p>
        </w:tc>
        <w:tc>
          <w:tcPr>
            <w:tcW w:w="5280" w:type="dxa"/>
          </w:tcPr>
          <w:p w14:paraId="2C70FD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Hub staging + test Oktell</w:t>
            </w:r>
          </w:p>
        </w:tc>
      </w:tr>
      <w:tr w:rsidR="009D43E8" w14:paraId="4535DBDA" w14:textId="77777777" w:rsidTr="009D43E8">
        <w:tc>
          <w:tcPr>
            <w:tcW w:w="2640" w:type="dxa"/>
          </w:tcPr>
          <w:p w14:paraId="317705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Связь</w:t>
            </w:r>
          </w:p>
        </w:tc>
        <w:tc>
          <w:tcPr>
            <w:tcW w:w="5280" w:type="dxa"/>
          </w:tcPr>
          <w:p w14:paraId="3E11A0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UC-K3, FR-SUF-15, FR-CHAT-07 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4.3.1.13, 4.3.1.14, 4.3.2.11, 4.3.2.12</w:t>
            </w:r>
          </w:p>
        </w:tc>
      </w:tr>
    </w:tbl>
    <w:p w14:paraId="21752DA9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lastRenderedPageBreak/>
        <w:t>CHAT-T-14 — Отчёт за период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100D49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657F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7BCD6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797D369" w14:textId="77777777" w:rsidTr="009D43E8">
        <w:tc>
          <w:tcPr>
            <w:tcW w:w="2640" w:type="dxa"/>
          </w:tcPr>
          <w:p w14:paraId="67E744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2E33E2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Свод/отчёт онлайн-чата за период с выгрузкой</w:t>
            </w:r>
          </w:p>
        </w:tc>
      </w:tr>
      <w:tr w:rsidR="009D43E8" w:rsidRPr="0050000B" w14:paraId="6F7F545E" w14:textId="77777777" w:rsidTr="009D43E8">
        <w:tc>
          <w:tcPr>
            <w:tcW w:w="2640" w:type="dxa"/>
          </w:tcPr>
          <w:p w14:paraId="369632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B1353B7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Есть закрытые диалоги за период; роль аналитика/админа.</w:t>
            </w:r>
          </w:p>
        </w:tc>
      </w:tr>
      <w:tr w:rsidR="009D43E8" w:rsidRPr="006100D9" w14:paraId="3966FA8E" w14:textId="77777777" w:rsidTr="009D43E8">
        <w:tc>
          <w:tcPr>
            <w:tcW w:w="2640" w:type="dxa"/>
          </w:tcPr>
          <w:p w14:paraId="02D47F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D2D2EB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Открыть отчётность онлайн-чата / дашборд за период. 2. Задать фильтры канал/период. 3. Проверить ключевые метрики по формулам свода §4.4.41. </w:t>
            </w:r>
            <w:r>
              <w:t>4. Выгрузить xlsx/pdf.</w:t>
            </w:r>
          </w:p>
        </w:tc>
      </w:tr>
      <w:tr w:rsidR="009D43E8" w:rsidRPr="0050000B" w14:paraId="66C5359F" w14:textId="77777777" w:rsidTr="009D43E8">
        <w:tc>
          <w:tcPr>
            <w:tcW w:w="2640" w:type="dxa"/>
          </w:tcPr>
          <w:p w14:paraId="3EA6E7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241222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Отчёт сформирован; значения согласуются с тестовыми диалогами; файл выгрузки открывается.</w:t>
            </w:r>
          </w:p>
        </w:tc>
      </w:tr>
      <w:tr w:rsidR="009D43E8" w14:paraId="330E549B" w14:textId="77777777" w:rsidTr="009D43E8">
        <w:tc>
          <w:tcPr>
            <w:tcW w:w="2640" w:type="dxa"/>
          </w:tcPr>
          <w:p w14:paraId="36A6F4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3E0DD0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1559E5B8" w14:textId="77777777" w:rsidTr="009D43E8">
        <w:tc>
          <w:tcPr>
            <w:tcW w:w="2640" w:type="dxa"/>
          </w:tcPr>
          <w:p w14:paraId="47D085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25A3BB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UC-CHAT-R2 · 4.4.41 / 4.7.4</w:t>
            </w:r>
          </w:p>
        </w:tc>
      </w:tr>
    </w:tbl>
    <w:p w14:paraId="34CE8243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CHAT-T-15 — Офлайн-обращение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3D895DE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16803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E5E2A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FAB3602" w14:textId="77777777" w:rsidTr="009D43E8">
        <w:tc>
          <w:tcPr>
            <w:tcW w:w="2640" w:type="dxa"/>
          </w:tcPr>
          <w:p w14:paraId="59E36A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047536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Офлайн-сообщение вне рабочего времени / без операторов</w:t>
            </w:r>
          </w:p>
        </w:tc>
      </w:tr>
      <w:tr w:rsidR="009D43E8" w:rsidRPr="0050000B" w14:paraId="5C3CA547" w14:textId="77777777" w:rsidTr="009D43E8">
        <w:tc>
          <w:tcPr>
            <w:tcW w:w="2640" w:type="dxa"/>
          </w:tcPr>
          <w:p w14:paraId="0643BB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6F745062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Настроено нерабочее время или отсутствуют </w:t>
            </w:r>
            <w:r>
              <w:t>online</w:t>
            </w:r>
            <w:r w:rsidRPr="009962AA">
              <w:rPr>
                <w:lang w:val="ru-RU"/>
              </w:rPr>
              <w:t>-операторы; виджет принимает офлайн.</w:t>
            </w:r>
          </w:p>
        </w:tc>
      </w:tr>
      <w:tr w:rsidR="009D43E8" w:rsidRPr="0050000B" w14:paraId="36BF6CBC" w14:textId="77777777" w:rsidTr="009D43E8">
        <w:tc>
          <w:tcPr>
            <w:tcW w:w="2640" w:type="dxa"/>
          </w:tcPr>
          <w:p w14:paraId="1D9D81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3E78AE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Клиент оставляет вопрос в нерабочее время (или при отсутствии </w:t>
            </w:r>
            <w:r>
              <w:t>online</w:t>
            </w:r>
            <w:r w:rsidRPr="009962AA">
              <w:rPr>
                <w:lang w:val="ru-RU"/>
              </w:rPr>
              <w:t>). 2. Проверить текст клиенту о возможности оставить вопрос. 3. В рабочее время оператор обрабатывает офлайн-обращение из очереди.</w:t>
            </w:r>
          </w:p>
        </w:tc>
      </w:tr>
      <w:tr w:rsidR="009D43E8" w:rsidRPr="0050000B" w14:paraId="6D53AF97" w14:textId="77777777" w:rsidTr="009D43E8">
        <w:tc>
          <w:tcPr>
            <w:tcW w:w="2640" w:type="dxa"/>
          </w:tcPr>
          <w:p w14:paraId="68BB47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3B1213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Обращение сохранено как офлайн; попало в очередь; обработано оператором; в статистике отражено как офлайн.</w:t>
            </w:r>
          </w:p>
        </w:tc>
      </w:tr>
      <w:tr w:rsidR="009D43E8" w14:paraId="427351A3" w14:textId="77777777" w:rsidTr="009D43E8">
        <w:tc>
          <w:tcPr>
            <w:tcW w:w="2640" w:type="dxa"/>
          </w:tcPr>
          <w:p w14:paraId="3E841C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D4D1D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виджет test</w:t>
            </w:r>
          </w:p>
        </w:tc>
      </w:tr>
      <w:tr w:rsidR="009D43E8" w14:paraId="2BB94B3C" w14:textId="77777777" w:rsidTr="009D43E8">
        <w:tc>
          <w:tcPr>
            <w:tcW w:w="2640" w:type="dxa"/>
          </w:tcPr>
          <w:p w14:paraId="5D0FA2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BE06C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UC-K4 · FR-CHAT-15 · 4.4</w:t>
            </w:r>
          </w:p>
        </w:tc>
      </w:tr>
    </w:tbl>
    <w:p w14:paraId="7E8800D4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CHAT-T-16 — Авто-диалог §4.3.2.8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D21B9A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294C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5FF74B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6100D9" w14:paraId="5E3B1896" w14:textId="77777777" w:rsidTr="009D43E8">
        <w:tc>
          <w:tcPr>
            <w:tcW w:w="2640" w:type="dxa"/>
          </w:tcPr>
          <w:p w14:paraId="01DBF8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6ED0E05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t>Автоматизированный диалоговый сценарий/ветка 4.3.2.8</w:t>
            </w:r>
          </w:p>
        </w:tc>
      </w:tr>
      <w:tr w:rsidR="009D43E8" w:rsidRPr="0050000B" w14:paraId="48EA6547" w14:textId="77777777" w:rsidTr="009D43E8">
        <w:tc>
          <w:tcPr>
            <w:tcW w:w="2640" w:type="dxa"/>
          </w:tcPr>
          <w:p w14:paraId="1C2B1F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3D538A3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Включён соответствующий авто-сценарий (бот/сценарий) на стенде.</w:t>
            </w:r>
          </w:p>
        </w:tc>
      </w:tr>
      <w:tr w:rsidR="009D43E8" w:rsidRPr="0050000B" w14:paraId="38E8224F" w14:textId="77777777" w:rsidTr="009D43E8">
        <w:tc>
          <w:tcPr>
            <w:tcW w:w="2640" w:type="dxa"/>
          </w:tcPr>
          <w:p w14:paraId="633C33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lastRenderedPageBreak/>
              <w:t>Шаги</w:t>
            </w:r>
          </w:p>
        </w:tc>
        <w:tc>
          <w:tcPr>
            <w:tcW w:w="6180" w:type="dxa"/>
          </w:tcPr>
          <w:p w14:paraId="17A1E55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Клиент инициирует тему, покрытую авто-сценарием. 2. Пройти шаги авто-диалога. 3. При необходимости проверить эскалацию на оператора.</w:t>
            </w:r>
          </w:p>
        </w:tc>
      </w:tr>
      <w:tr w:rsidR="009D43E8" w:rsidRPr="0050000B" w14:paraId="56CAA756" w14:textId="77777777" w:rsidTr="009D43E8">
        <w:tc>
          <w:tcPr>
            <w:tcW w:w="2640" w:type="dxa"/>
          </w:tcPr>
          <w:p w14:paraId="3C78F3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07154A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Сценарий отрабатывает по настройке; клиент получает предусмотренные ответы/кнопки; эскалация сохраняет контекст.</w:t>
            </w:r>
          </w:p>
        </w:tc>
      </w:tr>
      <w:tr w:rsidR="009D43E8" w14:paraId="345283F4" w14:textId="77777777" w:rsidTr="009D43E8">
        <w:tc>
          <w:tcPr>
            <w:tcW w:w="2640" w:type="dxa"/>
          </w:tcPr>
          <w:p w14:paraId="378281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249CF4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45D0C44A" w14:textId="77777777" w:rsidTr="009D43E8">
        <w:tc>
          <w:tcPr>
            <w:tcW w:w="2640" w:type="dxa"/>
          </w:tcPr>
          <w:p w14:paraId="5C9CFF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0E03E0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UC-O7 · 4.3.2.8</w:t>
            </w:r>
          </w:p>
        </w:tc>
      </w:tr>
    </w:tbl>
    <w:p w14:paraId="750735BA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-17 — Просмотр диалога коллеги (</w:t>
      </w:r>
      <w:r>
        <w:rPr>
          <w:b/>
        </w:rPr>
        <w:t>read</w:t>
      </w:r>
      <w:r w:rsidRPr="009962AA">
        <w:rPr>
          <w:b/>
          <w:lang w:val="ru-RU"/>
        </w:rPr>
        <w:t>-</w:t>
      </w:r>
      <w:r>
        <w:rPr>
          <w:b/>
        </w:rPr>
        <w:t>only</w:t>
      </w:r>
      <w:r w:rsidRPr="009962AA">
        <w:rPr>
          <w:b/>
          <w:lang w:val="ru-RU"/>
        </w:rPr>
        <w:t>)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12A791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0A52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4A03DC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118028BF" w14:textId="77777777" w:rsidTr="009D43E8">
        <w:tc>
          <w:tcPr>
            <w:tcW w:w="2640" w:type="dxa"/>
          </w:tcPr>
          <w:p w14:paraId="25751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18A874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Оператор/супервизор открывает диалог коллеги без права писать от его имени</w:t>
            </w:r>
          </w:p>
        </w:tc>
      </w:tr>
      <w:tr w:rsidR="009D43E8" w:rsidRPr="0050000B" w14:paraId="771217EC" w14:textId="77777777" w:rsidTr="009D43E8">
        <w:tc>
          <w:tcPr>
            <w:tcW w:w="2640" w:type="dxa"/>
          </w:tcPr>
          <w:p w14:paraId="7CA7E0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F4A790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Есть диалог у коллеги; у текущего пользователя есть право просмотра (по </w:t>
            </w:r>
            <w:r>
              <w:t>RBAC</w:t>
            </w:r>
            <w:r w:rsidRPr="009962AA">
              <w:rPr>
                <w:lang w:val="ru-RU"/>
              </w:rPr>
              <w:t>).</w:t>
            </w:r>
          </w:p>
        </w:tc>
      </w:tr>
      <w:tr w:rsidR="009D43E8" w:rsidRPr="0050000B" w14:paraId="6F93F817" w14:textId="77777777" w:rsidTr="009D43E8">
        <w:tc>
          <w:tcPr>
            <w:tcW w:w="2640" w:type="dxa"/>
          </w:tcPr>
          <w:p w14:paraId="0C2CA7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82D5EA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1. Открыть раздел «Диалоги коллег» / список. 2. Выбрать диалог коллеги. 3. Попытаться ввести сообщение.</w:t>
            </w:r>
          </w:p>
        </w:tc>
      </w:tr>
      <w:tr w:rsidR="009D43E8" w:rsidRPr="0050000B" w14:paraId="677E2039" w14:textId="77777777" w:rsidTr="009D43E8">
        <w:tc>
          <w:tcPr>
            <w:tcW w:w="2640" w:type="dxa"/>
          </w:tcPr>
          <w:p w14:paraId="1AA16D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3DF7D3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История видна; поле ввода недоступно (</w:t>
            </w:r>
            <w:r>
              <w:t>read</w:t>
            </w:r>
            <w:r w:rsidRPr="009962AA">
              <w:rPr>
                <w:lang w:val="ru-RU"/>
              </w:rPr>
              <w:t>-</w:t>
            </w:r>
            <w:r>
              <w:t>only</w:t>
            </w:r>
            <w:r w:rsidRPr="009962AA">
              <w:rPr>
                <w:lang w:val="ru-RU"/>
              </w:rPr>
              <w:t>) либо отправка блокируется; подпись режима просмотра отображается.</w:t>
            </w:r>
          </w:p>
        </w:tc>
      </w:tr>
      <w:tr w:rsidR="009D43E8" w14:paraId="7F4C3505" w14:textId="77777777" w:rsidTr="009D43E8">
        <w:tc>
          <w:tcPr>
            <w:tcW w:w="2640" w:type="dxa"/>
          </w:tcPr>
          <w:p w14:paraId="6CA724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631D8A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0CDE1F78" w14:textId="77777777" w:rsidTr="009D43E8">
        <w:tc>
          <w:tcPr>
            <w:tcW w:w="2640" w:type="dxa"/>
          </w:tcPr>
          <w:p w14:paraId="299B07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3B7183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UC-O8 · 4.4</w:t>
            </w:r>
          </w:p>
        </w:tc>
      </w:tr>
    </w:tbl>
    <w:p w14:paraId="4069FD4F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-18 — Черновик сообщения клиента в виджете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28EA045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D279A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336AF29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445CE32C" w14:textId="77777777" w:rsidTr="009D43E8">
        <w:tc>
          <w:tcPr>
            <w:tcW w:w="2640" w:type="dxa"/>
          </w:tcPr>
          <w:p w14:paraId="34B65E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535D7BA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Черновик в виджете до отправки не теряется при навигации в рамках сессии</w:t>
            </w:r>
          </w:p>
        </w:tc>
      </w:tr>
      <w:tr w:rsidR="009D43E8" w:rsidRPr="0050000B" w14:paraId="02A406C8" w14:textId="77777777" w:rsidTr="009D43E8">
        <w:tc>
          <w:tcPr>
            <w:tcW w:w="2640" w:type="dxa"/>
          </w:tcPr>
          <w:p w14:paraId="3A83E9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719BD76B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Виджет на </w:t>
            </w:r>
            <w:r>
              <w:t>test</w:t>
            </w:r>
            <w:r w:rsidRPr="009962AA">
              <w:rPr>
                <w:lang w:val="ru-RU"/>
              </w:rPr>
              <w:t>-странице; функция черновика включена (</w:t>
            </w:r>
            <w:r>
              <w:t>FR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>-09).</w:t>
            </w:r>
          </w:p>
        </w:tc>
      </w:tr>
      <w:tr w:rsidR="009D43E8" w:rsidRPr="006100D9" w14:paraId="35AB5FB2" w14:textId="77777777" w:rsidTr="009D43E8">
        <w:tc>
          <w:tcPr>
            <w:tcW w:w="2640" w:type="dxa"/>
          </w:tcPr>
          <w:p w14:paraId="69A4D1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72F82B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Клиент вводит текст, не отправляя. 2. Свернуть/развернуть виджет (или перейти и вернуться в рамках правил продукта). </w:t>
            </w:r>
            <w:r>
              <w:t>3. Проверить сохранность черновика. 4. Отправить сообщение.</w:t>
            </w:r>
          </w:p>
        </w:tc>
      </w:tr>
      <w:tr w:rsidR="009D43E8" w:rsidRPr="0050000B" w14:paraId="24DBAFF6" w14:textId="77777777" w:rsidTr="009D43E8">
        <w:tc>
          <w:tcPr>
            <w:tcW w:w="2640" w:type="dxa"/>
          </w:tcPr>
          <w:p w14:paraId="0A82EE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5BFA1A9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Черновик сохранён до отправки согласно </w:t>
            </w:r>
            <w:r>
              <w:t>FR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>-09; после отправки становится сообщением в диалоге.</w:t>
            </w:r>
          </w:p>
        </w:tc>
      </w:tr>
      <w:tr w:rsidR="009D43E8" w14:paraId="18ED5B7D" w14:textId="77777777" w:rsidTr="009D43E8">
        <w:tc>
          <w:tcPr>
            <w:tcW w:w="2640" w:type="dxa"/>
          </w:tcPr>
          <w:p w14:paraId="1AFA295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0A0FBD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 + виджет test</w:t>
            </w:r>
          </w:p>
        </w:tc>
      </w:tr>
      <w:tr w:rsidR="009D43E8" w14:paraId="633AD824" w14:textId="77777777" w:rsidTr="009D43E8">
        <w:tc>
          <w:tcPr>
            <w:tcW w:w="2640" w:type="dxa"/>
          </w:tcPr>
          <w:p w14:paraId="64DB8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55D4E3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FR-CHAT-09 · 4.4</w:t>
            </w:r>
          </w:p>
        </w:tc>
      </w:tr>
    </w:tbl>
    <w:p w14:paraId="6382D39D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lastRenderedPageBreak/>
        <w:t>CHAT-T-19 — Блокировка клиента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1D7F63D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CFD15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042F16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0858505B" w14:textId="77777777" w:rsidTr="009D43E8">
        <w:tc>
          <w:tcPr>
            <w:tcW w:w="2640" w:type="dxa"/>
          </w:tcPr>
          <w:p w14:paraId="3B2667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4B6BF9B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Блокировка спам-клиента и отклонение повторного обращения</w:t>
            </w:r>
          </w:p>
        </w:tc>
      </w:tr>
      <w:tr w:rsidR="009D43E8" w:rsidRPr="0050000B" w14:paraId="66BD1781" w14:textId="77777777" w:rsidTr="009D43E8">
        <w:tc>
          <w:tcPr>
            <w:tcW w:w="2640" w:type="dxa"/>
          </w:tcPr>
          <w:p w14:paraId="3F0F69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D44E2C9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Роль с правом блокировки; тестовый клиент.</w:t>
            </w:r>
          </w:p>
        </w:tc>
      </w:tr>
      <w:tr w:rsidR="009D43E8" w:rsidRPr="006100D9" w14:paraId="3669E68B" w14:textId="77777777" w:rsidTr="009D43E8">
        <w:tc>
          <w:tcPr>
            <w:tcW w:w="2640" w:type="dxa"/>
          </w:tcPr>
          <w:p w14:paraId="7F3B8B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2A666C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Заблокировать клиента из АРМ/админки. 2. Попытаться начать новый диалог тем же клиентом. </w:t>
            </w:r>
            <w:r>
              <w:t>3. Проверить журнал блокировки.</w:t>
            </w:r>
          </w:p>
        </w:tc>
      </w:tr>
      <w:tr w:rsidR="009D43E8" w:rsidRPr="0050000B" w14:paraId="423B7982" w14:textId="77777777" w:rsidTr="009D43E8">
        <w:tc>
          <w:tcPr>
            <w:tcW w:w="2640" w:type="dxa"/>
          </w:tcPr>
          <w:p w14:paraId="17BE41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8D298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Новый диалог отклонён/не создаётся; факт блокировки зафиксирован; разблокировка возможна уполномоченной ролью.</w:t>
            </w:r>
          </w:p>
        </w:tc>
      </w:tr>
      <w:tr w:rsidR="009D43E8" w14:paraId="36676FE1" w14:textId="77777777" w:rsidTr="009D43E8">
        <w:tc>
          <w:tcPr>
            <w:tcW w:w="2640" w:type="dxa"/>
          </w:tcPr>
          <w:p w14:paraId="7EB156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743F2B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3738DE12" w14:textId="77777777" w:rsidTr="009D43E8">
        <w:tc>
          <w:tcPr>
            <w:tcW w:w="2640" w:type="dxa"/>
          </w:tcPr>
          <w:p w14:paraId="393BD6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4794EC4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FR-CHAT-10 · 4.4.44.5</w:t>
            </w:r>
          </w:p>
        </w:tc>
      </w:tr>
    </w:tbl>
    <w:p w14:paraId="1BAC2B90" w14:textId="77777777" w:rsidR="009D43E8" w:rsidRPr="003C42DA" w:rsidRDefault="00317F00">
      <w:pPr>
        <w:pStyle w:val="5"/>
        <w:rPr>
          <w:rFonts w:ascii="Arial" w:eastAsia="Arial" w:hAnsi="Arial" w:cs="Arial"/>
          <w:lang w:val="ru-RU"/>
        </w:rPr>
      </w:pPr>
      <w:r>
        <w:rPr>
          <w:b/>
        </w:rPr>
        <w:t>CHAT</w:t>
      </w:r>
      <w:r w:rsidRPr="009962AA">
        <w:rPr>
          <w:b/>
          <w:lang w:val="ru-RU"/>
        </w:rPr>
        <w:t>-</w:t>
      </w:r>
      <w:r>
        <w:rPr>
          <w:b/>
        </w:rPr>
        <w:t>T</w:t>
      </w:r>
      <w:r w:rsidRPr="009962AA">
        <w:rPr>
          <w:b/>
          <w:lang w:val="ru-RU"/>
        </w:rPr>
        <w:t>-20 — Классификация отказ / потерянный / офлайн</w:t>
      </w:r>
    </w:p>
    <w:tbl>
      <w:tblPr>
        <w:tblStyle w:val="89"/>
        <w:tblW w:w="88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6180"/>
      </w:tblGrid>
      <w:tr w:rsidR="009D43E8" w14:paraId="4DB87D0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70FF0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Поле</w:t>
            </w:r>
          </w:p>
        </w:tc>
        <w:tc>
          <w:tcPr>
            <w:tcW w:w="6180" w:type="dxa"/>
          </w:tcPr>
          <w:p w14:paraId="799113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Значение</w:t>
            </w:r>
          </w:p>
        </w:tc>
      </w:tr>
      <w:tr w:rsidR="009D43E8" w:rsidRPr="0050000B" w14:paraId="6EDDDF8D" w14:textId="77777777" w:rsidTr="009D43E8">
        <w:tc>
          <w:tcPr>
            <w:tcW w:w="2640" w:type="dxa"/>
          </w:tcPr>
          <w:p w14:paraId="39A1E8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Название</w:t>
            </w:r>
          </w:p>
        </w:tc>
        <w:tc>
          <w:tcPr>
            <w:tcW w:w="6180" w:type="dxa"/>
          </w:tcPr>
          <w:p w14:paraId="135CEC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Система корректно классифицирует незавершённые обращения</w:t>
            </w:r>
          </w:p>
        </w:tc>
      </w:tr>
      <w:tr w:rsidR="009D43E8" w:rsidRPr="0050000B" w14:paraId="0451D96E" w14:textId="77777777" w:rsidTr="009D43E8">
        <w:tc>
          <w:tcPr>
            <w:tcW w:w="2640" w:type="dxa"/>
          </w:tcPr>
          <w:p w14:paraId="50D616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Предусловия</w:t>
            </w:r>
          </w:p>
        </w:tc>
        <w:tc>
          <w:tcPr>
            <w:tcW w:w="6180" w:type="dxa"/>
          </w:tcPr>
          <w:p w14:paraId="402C7358" w14:textId="77777777" w:rsidR="009D43E8" w:rsidRPr="009962A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>Настроены таймауты; можно смоделировать отказ клиента, потерю и офлайн.</w:t>
            </w:r>
          </w:p>
        </w:tc>
      </w:tr>
      <w:tr w:rsidR="009D43E8" w:rsidRPr="006100D9" w14:paraId="20CD0EF7" w14:textId="77777777" w:rsidTr="009D43E8">
        <w:tc>
          <w:tcPr>
            <w:tcW w:w="2640" w:type="dxa"/>
          </w:tcPr>
          <w:p w14:paraId="530EF7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Шаги</w:t>
            </w:r>
          </w:p>
        </w:tc>
        <w:tc>
          <w:tcPr>
            <w:tcW w:w="6180" w:type="dxa"/>
          </w:tcPr>
          <w:p w14:paraId="004CE3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1. Создать диалог и закрыть его клиентом до ответа (отказ). 2. Создать диалог и дождаться таймаута в очереди при </w:t>
            </w:r>
            <w:r>
              <w:t>online</w:t>
            </w:r>
            <w:r w:rsidRPr="009962AA">
              <w:rPr>
                <w:lang w:val="ru-RU"/>
              </w:rPr>
              <w:t xml:space="preserve">-операторах (пропущенный/потерянный — по правилам). </w:t>
            </w:r>
            <w:r>
              <w:t>3. Создать офлайн-обращение. 4. Проверить статусы/отчёт.</w:t>
            </w:r>
          </w:p>
        </w:tc>
      </w:tr>
      <w:tr w:rsidR="009D43E8" w:rsidRPr="0050000B" w14:paraId="4D7DD578" w14:textId="77777777" w:rsidTr="009D43E8">
        <w:tc>
          <w:tcPr>
            <w:tcW w:w="2640" w:type="dxa"/>
          </w:tcPr>
          <w:p w14:paraId="75C3D0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Ожидаемый результат</w:t>
            </w:r>
          </w:p>
        </w:tc>
        <w:tc>
          <w:tcPr>
            <w:tcW w:w="6180" w:type="dxa"/>
          </w:tcPr>
          <w:p w14:paraId="7414654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9962AA">
              <w:rPr>
                <w:lang w:val="ru-RU"/>
              </w:rPr>
              <w:t xml:space="preserve">Каждый кейс имеет корректную классификацию в АРМ/отчётности (отказ / потерянный / офлайн) согласно </w:t>
            </w:r>
            <w:r>
              <w:t>FR</w:t>
            </w:r>
            <w:r w:rsidRPr="009962AA">
              <w:rPr>
                <w:lang w:val="ru-RU"/>
              </w:rPr>
              <w:t>-</w:t>
            </w:r>
            <w:r>
              <w:t>CHAT</w:t>
            </w:r>
            <w:r w:rsidRPr="009962AA">
              <w:rPr>
                <w:lang w:val="ru-RU"/>
              </w:rPr>
              <w:t>-15.</w:t>
            </w:r>
          </w:p>
        </w:tc>
      </w:tr>
      <w:tr w:rsidR="009D43E8" w14:paraId="0F224D5E" w14:textId="77777777" w:rsidTr="009D43E8">
        <w:tc>
          <w:tcPr>
            <w:tcW w:w="2640" w:type="dxa"/>
          </w:tcPr>
          <w:p w14:paraId="6F7328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Стенд</w:t>
            </w:r>
          </w:p>
        </w:tc>
        <w:tc>
          <w:tcPr>
            <w:tcW w:w="6180" w:type="dxa"/>
          </w:tcPr>
          <w:p w14:paraId="2FE56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Hub staging</w:t>
            </w:r>
          </w:p>
        </w:tc>
      </w:tr>
      <w:tr w:rsidR="009D43E8" w14:paraId="3B24412B" w14:textId="77777777" w:rsidTr="009D43E8">
        <w:tc>
          <w:tcPr>
            <w:tcW w:w="2640" w:type="dxa"/>
          </w:tcPr>
          <w:p w14:paraId="31FEBE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b/>
              </w:rPr>
              <w:t>Связь</w:t>
            </w:r>
          </w:p>
        </w:tc>
        <w:tc>
          <w:tcPr>
            <w:tcW w:w="6180" w:type="dxa"/>
          </w:tcPr>
          <w:p w14:paraId="14CDED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t>FR-CHAT-15 · UC-K4 · 4.4</w:t>
            </w:r>
          </w:p>
        </w:tc>
      </w:tr>
    </w:tbl>
    <w:p w14:paraId="38AE09C6" w14:textId="02D2C0B1" w:rsidR="00681ADE" w:rsidRDefault="00681ADE">
      <w:pPr>
        <w:pStyle w:val="3"/>
        <w:rPr>
          <w:ins w:id="3391" w:author="Никита Гринь" w:date="2026-08-04T15:32:00Z" w16du:dateUtc="2026-08-04T12:32:00Z"/>
          <w:rFonts w:ascii="Arial" w:eastAsia="Arial" w:hAnsi="Arial" w:cs="Arial"/>
          <w:lang w:val="ru-RU"/>
        </w:rPr>
      </w:pPr>
      <w:bookmarkStart w:id="3392" w:name="bookmark=id.o1ajy93ttmn7" w:colFirst="0" w:colLast="0"/>
      <w:bookmarkStart w:id="3393" w:name="bookmark=id.jo1os88ly94e" w:colFirst="0" w:colLast="0"/>
      <w:bookmarkEnd w:id="3392"/>
      <w:bookmarkEnd w:id="3393"/>
    </w:p>
    <w:p w14:paraId="554E2A04" w14:textId="64076607" w:rsidR="009D69A6" w:rsidRPr="009D69A6" w:rsidRDefault="009D69A6" w:rsidP="00681ADE">
      <w:pPr>
        <w:rPr>
          <w:ins w:id="3394" w:author="Никита Гринь" w:date="2026-08-04T16:48:00Z" w16du:dateUtc="2026-08-04T13:48:00Z"/>
          <w:b/>
          <w:bCs/>
          <w:lang w:val="ru-RU"/>
        </w:rPr>
      </w:pPr>
      <w:ins w:id="3395" w:author="Никита Гринь" w:date="2026-08-04T16:48:00Z">
        <w:r w:rsidRPr="009D69A6">
          <w:rPr>
            <w:b/>
            <w:bCs/>
          </w:rPr>
          <w:t>CHAT</w:t>
        </w:r>
        <w:r w:rsidRPr="009D69A6">
          <w:rPr>
            <w:b/>
            <w:bCs/>
            <w:lang w:val="ru-RU"/>
            <w:rPrChange w:id="3396" w:author="Никита Гринь" w:date="2026-08-04T16:48:00Z" w16du:dateUtc="2026-08-04T13:48:00Z">
              <w:rPr>
                <w:b/>
                <w:bCs/>
              </w:rPr>
            </w:rPrChange>
          </w:rPr>
          <w:t>-</w:t>
        </w:r>
        <w:r w:rsidRPr="009D69A6">
          <w:rPr>
            <w:b/>
            <w:bCs/>
          </w:rPr>
          <w:t>T</w:t>
        </w:r>
        <w:r w:rsidRPr="009D69A6">
          <w:rPr>
            <w:b/>
            <w:bCs/>
            <w:lang w:val="ru-RU"/>
            <w:rPrChange w:id="3397" w:author="Никита Гринь" w:date="2026-08-04T16:48:00Z" w16du:dateUtc="2026-08-04T13:48:00Z">
              <w:rPr>
                <w:b/>
                <w:bCs/>
              </w:rPr>
            </w:rPrChange>
          </w:rPr>
          <w:t>-21 — Работа чата утром, вечером, после рабочего дня, ночью, в выходные</w:t>
        </w:r>
      </w:ins>
    </w:p>
    <w:tbl>
      <w:tblPr>
        <w:tblStyle w:val="af3"/>
        <w:tblW w:w="9918" w:type="dxa"/>
        <w:tblLook w:val="04A0" w:firstRow="1" w:lastRow="0" w:firstColumn="1" w:lastColumn="0" w:noHBand="0" w:noVBand="1"/>
        <w:tblPrChange w:id="3398" w:author="Никита Гринь" w:date="2026-08-04T16:49:00Z" w16du:dateUtc="2026-08-04T13:49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739"/>
        <w:gridCol w:w="8179"/>
        <w:tblGridChange w:id="3399">
          <w:tblGrid>
            <w:gridCol w:w="1739"/>
            <w:gridCol w:w="2720"/>
            <w:gridCol w:w="5459"/>
          </w:tblGrid>
        </w:tblGridChange>
      </w:tblGrid>
      <w:tr w:rsidR="009D69A6" w:rsidRPr="009D69A6" w14:paraId="7A7F5C5B" w14:textId="77777777" w:rsidTr="009D69A6">
        <w:trPr>
          <w:trHeight w:val="292"/>
          <w:ins w:id="3400" w:author="Никита Гринь" w:date="2026-08-04T16:49:00Z"/>
          <w:trPrChange w:id="3401" w:author="Никита Гринь" w:date="2026-08-04T16:49:00Z" w16du:dateUtc="2026-08-04T13:49:00Z">
            <w:trPr>
              <w:gridAfter w:val="0"/>
              <w:trHeight w:val="292"/>
            </w:trPr>
          </w:trPrChange>
        </w:trPr>
        <w:tc>
          <w:tcPr>
            <w:tcW w:w="1739" w:type="dxa"/>
            <w:noWrap/>
            <w:hideMark/>
            <w:tcPrChange w:id="3402" w:author="Никита Гринь" w:date="2026-08-04T16:49:00Z" w16du:dateUtc="2026-08-04T13:49:00Z">
              <w:tcPr>
                <w:tcW w:w="1020" w:type="dxa"/>
                <w:noWrap/>
                <w:hideMark/>
              </w:tcPr>
            </w:tcPrChange>
          </w:tcPr>
          <w:p w14:paraId="0BEFA4B2" w14:textId="77777777" w:rsidR="009D69A6" w:rsidRPr="009D69A6" w:rsidRDefault="009D69A6">
            <w:pPr>
              <w:rPr>
                <w:ins w:id="3403" w:author="Никита Гринь" w:date="2026-08-04T16:49:00Z"/>
                <w:b/>
                <w:bCs/>
              </w:rPr>
            </w:pPr>
            <w:ins w:id="3404" w:author="Никита Гринь" w:date="2026-08-04T16:49:00Z">
              <w:r w:rsidRPr="009D69A6">
                <w:rPr>
                  <w:b/>
                  <w:bCs/>
                </w:rPr>
                <w:t>Поле</w:t>
              </w:r>
            </w:ins>
          </w:p>
        </w:tc>
        <w:tc>
          <w:tcPr>
            <w:tcW w:w="8179" w:type="dxa"/>
            <w:noWrap/>
            <w:hideMark/>
            <w:tcPrChange w:id="3405" w:author="Никита Гринь" w:date="2026-08-04T16:49:00Z" w16du:dateUtc="2026-08-04T13:49:00Z">
              <w:tcPr>
                <w:tcW w:w="1252" w:type="dxa"/>
                <w:noWrap/>
                <w:hideMark/>
              </w:tcPr>
            </w:tcPrChange>
          </w:tcPr>
          <w:p w14:paraId="038E05C1" w14:textId="77777777" w:rsidR="009D69A6" w:rsidRPr="009D69A6" w:rsidRDefault="009D69A6">
            <w:pPr>
              <w:rPr>
                <w:ins w:id="3406" w:author="Никита Гринь" w:date="2026-08-04T16:49:00Z"/>
                <w:b/>
                <w:bCs/>
              </w:rPr>
            </w:pPr>
            <w:ins w:id="3407" w:author="Никита Гринь" w:date="2026-08-04T16:49:00Z">
              <w:r w:rsidRPr="009D69A6">
                <w:rPr>
                  <w:b/>
                  <w:bCs/>
                </w:rPr>
                <w:t>Значение</w:t>
              </w:r>
            </w:ins>
          </w:p>
        </w:tc>
      </w:tr>
      <w:tr w:rsidR="009D69A6" w:rsidRPr="0050000B" w14:paraId="3098CFCE" w14:textId="77777777" w:rsidTr="009D69A6">
        <w:trPr>
          <w:trHeight w:val="540"/>
          <w:ins w:id="3408" w:author="Никита Гринь" w:date="2026-08-04T16:49:00Z"/>
          <w:trPrChange w:id="3409" w:author="Никита Гринь" w:date="2026-08-04T16:49:00Z" w16du:dateUtc="2026-08-04T13:49:00Z">
            <w:trPr>
              <w:gridAfter w:val="0"/>
              <w:trHeight w:val="540"/>
            </w:trPr>
          </w:trPrChange>
        </w:trPr>
        <w:tc>
          <w:tcPr>
            <w:tcW w:w="1739" w:type="dxa"/>
            <w:hideMark/>
            <w:tcPrChange w:id="3410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03070573" w14:textId="77777777" w:rsidR="009D69A6" w:rsidRPr="009D69A6" w:rsidRDefault="009D69A6" w:rsidP="009D69A6">
            <w:pPr>
              <w:rPr>
                <w:ins w:id="3411" w:author="Никита Гринь" w:date="2026-08-04T16:49:00Z"/>
                <w:b/>
                <w:bCs/>
              </w:rPr>
            </w:pPr>
            <w:ins w:id="3412" w:author="Никита Гринь" w:date="2026-08-04T16:49:00Z">
              <w:r w:rsidRPr="009D69A6">
                <w:rPr>
                  <w:b/>
                  <w:bCs/>
                </w:rPr>
                <w:t>Название</w:t>
              </w:r>
            </w:ins>
          </w:p>
        </w:tc>
        <w:tc>
          <w:tcPr>
            <w:tcW w:w="8179" w:type="dxa"/>
            <w:hideMark/>
            <w:tcPrChange w:id="3413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3F68BFF4" w14:textId="77777777" w:rsidR="009D69A6" w:rsidRPr="009D69A6" w:rsidRDefault="009D69A6" w:rsidP="009D69A6">
            <w:pPr>
              <w:rPr>
                <w:ins w:id="3414" w:author="Никита Гринь" w:date="2026-08-04T16:49:00Z"/>
                <w:b/>
                <w:bCs/>
                <w:lang w:val="ru-RU"/>
                <w:rPrChange w:id="3415" w:author="Никита Гринь" w:date="2026-08-04T16:49:00Z" w16du:dateUtc="2026-08-04T13:49:00Z">
                  <w:rPr>
                    <w:ins w:id="3416" w:author="Никита Гринь" w:date="2026-08-04T16:49:00Z"/>
                    <w:b/>
                    <w:bCs/>
                  </w:rPr>
                </w:rPrChange>
              </w:rPr>
            </w:pPr>
            <w:ins w:id="3417" w:author="Никита Гринь" w:date="2026-08-04T16:49:00Z">
              <w:r w:rsidRPr="009D69A6">
                <w:rPr>
                  <w:b/>
                  <w:bCs/>
                  <w:lang w:val="ru-RU"/>
                  <w:rPrChange w:id="3418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Проверка онлайн-чата в рабочее и нерабочее время</w:t>
              </w:r>
            </w:ins>
          </w:p>
        </w:tc>
      </w:tr>
      <w:tr w:rsidR="009D69A6" w:rsidRPr="0050000B" w14:paraId="6EC109CB" w14:textId="77777777" w:rsidTr="009D69A6">
        <w:trPr>
          <w:trHeight w:val="3060"/>
          <w:ins w:id="3419" w:author="Никита Гринь" w:date="2026-08-04T16:49:00Z"/>
          <w:trPrChange w:id="3420" w:author="Никита Гринь" w:date="2026-08-04T16:49:00Z" w16du:dateUtc="2026-08-04T13:49:00Z">
            <w:trPr>
              <w:gridAfter w:val="0"/>
              <w:trHeight w:val="3060"/>
            </w:trPr>
          </w:trPrChange>
        </w:trPr>
        <w:tc>
          <w:tcPr>
            <w:tcW w:w="1739" w:type="dxa"/>
            <w:hideMark/>
            <w:tcPrChange w:id="3421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7168EC59" w14:textId="77777777" w:rsidR="009D69A6" w:rsidRPr="009D69A6" w:rsidRDefault="009D69A6" w:rsidP="009D69A6">
            <w:pPr>
              <w:rPr>
                <w:ins w:id="3422" w:author="Никита Гринь" w:date="2026-08-04T16:49:00Z"/>
                <w:b/>
                <w:bCs/>
              </w:rPr>
            </w:pPr>
            <w:ins w:id="3423" w:author="Никита Гринь" w:date="2026-08-04T16:49:00Z">
              <w:r w:rsidRPr="009D69A6">
                <w:rPr>
                  <w:b/>
                  <w:bCs/>
                </w:rPr>
                <w:lastRenderedPageBreak/>
                <w:t>Предусловия</w:t>
              </w:r>
            </w:ins>
          </w:p>
        </w:tc>
        <w:tc>
          <w:tcPr>
            <w:tcW w:w="8179" w:type="dxa"/>
            <w:hideMark/>
            <w:tcPrChange w:id="3424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613FFC5B" w14:textId="77777777" w:rsidR="009D69A6" w:rsidRPr="009D69A6" w:rsidRDefault="009D69A6" w:rsidP="009D69A6">
            <w:pPr>
              <w:rPr>
                <w:ins w:id="3425" w:author="Никита Гринь" w:date="2026-08-04T16:49:00Z"/>
                <w:b/>
                <w:bCs/>
                <w:lang w:val="ru-RU"/>
                <w:rPrChange w:id="3426" w:author="Никита Гринь" w:date="2026-08-04T16:49:00Z" w16du:dateUtc="2026-08-04T13:49:00Z">
                  <w:rPr>
                    <w:ins w:id="3427" w:author="Никита Гринь" w:date="2026-08-04T16:49:00Z"/>
                    <w:b/>
                    <w:bCs/>
                  </w:rPr>
                </w:rPrChange>
              </w:rPr>
            </w:pPr>
            <w:ins w:id="3428" w:author="Никита Гринь" w:date="2026-08-04T16:49:00Z">
              <w:r w:rsidRPr="009D69A6">
                <w:rPr>
                  <w:b/>
                  <w:bCs/>
                  <w:lang w:val="ru-RU"/>
                  <w:rPrChange w:id="3429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В админке задано расписание онлайн-чата по §4.8 ТТ: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30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пн–пт 9:00–20:00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31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(кроме праздников РБ); вне этих часов — нерабочее время; настроен текст виджета для нерабочего времени; есть ≥1 оператор для проверки в «рабочем» окне</w:t>
              </w:r>
            </w:ins>
          </w:p>
        </w:tc>
      </w:tr>
      <w:tr w:rsidR="009D69A6" w:rsidRPr="0050000B" w14:paraId="14119A58" w14:textId="77777777" w:rsidTr="009D69A6">
        <w:trPr>
          <w:trHeight w:val="8192"/>
          <w:ins w:id="3432" w:author="Никита Гринь" w:date="2026-08-04T16:49:00Z"/>
          <w:trPrChange w:id="3433" w:author="Никита Гринь" w:date="2026-08-04T16:49:00Z" w16du:dateUtc="2026-08-04T13:49:00Z">
            <w:trPr>
              <w:gridAfter w:val="0"/>
              <w:trHeight w:val="8192"/>
            </w:trPr>
          </w:trPrChange>
        </w:trPr>
        <w:tc>
          <w:tcPr>
            <w:tcW w:w="1739" w:type="dxa"/>
            <w:hideMark/>
            <w:tcPrChange w:id="3434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7EA1AFAC" w14:textId="77777777" w:rsidR="009D69A6" w:rsidRPr="009D69A6" w:rsidRDefault="009D69A6" w:rsidP="009D69A6">
            <w:pPr>
              <w:rPr>
                <w:ins w:id="3435" w:author="Никита Гринь" w:date="2026-08-04T16:49:00Z"/>
                <w:b/>
                <w:bCs/>
              </w:rPr>
            </w:pPr>
            <w:ins w:id="3436" w:author="Никита Гринь" w:date="2026-08-04T16:49:00Z">
              <w:r w:rsidRPr="009D69A6">
                <w:rPr>
                  <w:b/>
                  <w:bCs/>
                </w:rPr>
                <w:t>Шаги</w:t>
              </w:r>
            </w:ins>
          </w:p>
        </w:tc>
        <w:tc>
          <w:tcPr>
            <w:tcW w:w="8179" w:type="dxa"/>
            <w:hideMark/>
            <w:tcPrChange w:id="3437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1BDD4E4D" w14:textId="77777777" w:rsidR="009D69A6" w:rsidRPr="009D69A6" w:rsidRDefault="009D69A6" w:rsidP="009D69A6">
            <w:pPr>
              <w:rPr>
                <w:ins w:id="3438" w:author="Никита Гринь" w:date="2026-08-04T16:49:00Z"/>
                <w:b/>
                <w:bCs/>
                <w:lang w:val="ru-RU"/>
                <w:rPrChange w:id="3439" w:author="Никита Гринь" w:date="2026-08-04T16:49:00Z" w16du:dateUtc="2026-08-04T13:49:00Z">
                  <w:rPr>
                    <w:ins w:id="3440" w:author="Никита Гринь" w:date="2026-08-04T16:49:00Z"/>
                    <w:b/>
                    <w:bCs/>
                  </w:rPr>
                </w:rPrChange>
              </w:rPr>
            </w:pPr>
            <w:ins w:id="3441" w:author="Никита Гринь" w:date="2026-08-04T16:49:00Z">
              <w:r w:rsidRPr="009D69A6">
                <w:rPr>
                  <w:b/>
                  <w:bCs/>
                  <w:lang w:val="ru-RU"/>
                  <w:rPrChange w:id="3442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А. Утро / день (рабочее время, напр. </w:t>
              </w:r>
              <w:r w:rsidRPr="00910837">
                <w:rPr>
                  <w:b/>
                  <w:bCs/>
                  <w:lang w:val="ru-RU"/>
                  <w:rPrChange w:id="3443" w:author="Никита Гринь" w:date="2026-08-05T12:12:00Z" w16du:dateUtc="2026-08-05T09:12:00Z">
                    <w:rPr>
                      <w:b/>
                      <w:bCs/>
                    </w:rPr>
                  </w:rPrChange>
                </w:rPr>
                <w:t>10:00 пн–пт).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44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1) Имитировать текущее время внутри 9:00–20:00. 2) Клиент открывает виджет → начинается онлайн-диалог. 3) Оператор </w:t>
              </w:r>
              <w:r w:rsidRPr="009D69A6">
                <w:rPr>
                  <w:b/>
                  <w:bCs/>
                </w:rPr>
                <w:t>online</w:t>
              </w:r>
              <w:r w:rsidRPr="009D69A6">
                <w:rPr>
                  <w:b/>
                  <w:bCs/>
                  <w:lang w:val="ru-RU"/>
                  <w:rPrChange w:id="3445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 принимает и отвечает.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46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Б. Вечер у границы (напр. 19:50).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47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4) Клиент начинает диалог до 20:00 → назначается оператору как онлайн.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48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В. После рабочего дня (напр. </w:t>
              </w:r>
              <w:r w:rsidRPr="00910837">
                <w:rPr>
                  <w:b/>
                  <w:bCs/>
                  <w:lang w:val="ru-RU"/>
                  <w:rPrChange w:id="3449" w:author="Никита Гринь" w:date="2026-08-05T12:12:00Z" w16du:dateUtc="2026-08-05T09:12:00Z">
                    <w:rPr>
                      <w:b/>
                      <w:bCs/>
                    </w:rPr>
                  </w:rPrChange>
                </w:rPr>
                <w:t>20:15 пн–пт).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0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5) Клиент открывает виджет → сообщение о нерабочем времени (текст из настроек), можно оставить вопрос (офлайн). 6) Обращение в офлайн-очереди, не назначается как </w:t>
              </w:r>
              <w:r w:rsidRPr="009D69A6">
                <w:rPr>
                  <w:b/>
                  <w:bCs/>
                </w:rPr>
                <w:t>online</w:t>
              </w:r>
              <w:r w:rsidRPr="009D69A6">
                <w:rPr>
                  <w:b/>
                  <w:bCs/>
                  <w:lang w:val="ru-RU"/>
                  <w:rPrChange w:id="3451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2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Г. Ночь (напр. 02:00).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3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7) Повторить п. 5–6 — офлайн.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4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Д. Выходные / праздник.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5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8) Имитировать сб/вс или праздник → виджет в режиме нерабочего времени, офлайн-вопрос принимается.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6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Е. Возврат в рабочее время.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57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9) Оператор в рабочее время обрабатывает офлайн из очереди; в статистике — признак офлайн.</w:t>
              </w:r>
            </w:ins>
          </w:p>
        </w:tc>
      </w:tr>
      <w:tr w:rsidR="009D69A6" w:rsidRPr="009D69A6" w14:paraId="10ECC782" w14:textId="77777777" w:rsidTr="009D69A6">
        <w:trPr>
          <w:trHeight w:val="3420"/>
          <w:ins w:id="3458" w:author="Никита Гринь" w:date="2026-08-04T16:49:00Z"/>
          <w:trPrChange w:id="3459" w:author="Никита Гринь" w:date="2026-08-04T16:49:00Z" w16du:dateUtc="2026-08-04T13:49:00Z">
            <w:trPr>
              <w:gridAfter w:val="0"/>
              <w:trHeight w:val="3420"/>
            </w:trPr>
          </w:trPrChange>
        </w:trPr>
        <w:tc>
          <w:tcPr>
            <w:tcW w:w="1739" w:type="dxa"/>
            <w:hideMark/>
            <w:tcPrChange w:id="3460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025AE88E" w14:textId="77777777" w:rsidR="009D69A6" w:rsidRPr="009D69A6" w:rsidRDefault="009D69A6" w:rsidP="009D69A6">
            <w:pPr>
              <w:rPr>
                <w:ins w:id="3461" w:author="Никита Гринь" w:date="2026-08-04T16:49:00Z"/>
                <w:b/>
                <w:bCs/>
              </w:rPr>
            </w:pPr>
            <w:ins w:id="3462" w:author="Никита Гринь" w:date="2026-08-04T16:49:00Z">
              <w:r w:rsidRPr="009D69A6">
                <w:rPr>
                  <w:b/>
                  <w:bCs/>
                </w:rPr>
                <w:lastRenderedPageBreak/>
                <w:t>Ожидаемый результат</w:t>
              </w:r>
            </w:ins>
          </w:p>
        </w:tc>
        <w:tc>
          <w:tcPr>
            <w:tcW w:w="8179" w:type="dxa"/>
            <w:hideMark/>
            <w:tcPrChange w:id="3463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7498471B" w14:textId="77777777" w:rsidR="009D69A6" w:rsidRPr="009D69A6" w:rsidRDefault="009D69A6" w:rsidP="009D69A6">
            <w:pPr>
              <w:rPr>
                <w:ins w:id="3464" w:author="Никита Гринь" w:date="2026-08-04T16:49:00Z"/>
                <w:b/>
                <w:bCs/>
              </w:rPr>
            </w:pPr>
            <w:ins w:id="3465" w:author="Никита Гринь" w:date="2026-08-04T16:49:00Z">
              <w:r w:rsidRPr="009D69A6">
                <w:rPr>
                  <w:b/>
                  <w:bCs/>
                  <w:lang w:val="ru-RU"/>
                  <w:rPrChange w:id="3466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В интервале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67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9:00–20:00 пн–пт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68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(не праздник) — онлайн-обслуживание.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69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После 20:00, ночью, в выходные и праздники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70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— нерабочий режим: текст клиенту, приём офлайн-вопроса, ответ в рабочее время. </w:t>
              </w:r>
              <w:r w:rsidRPr="009D69A6">
                <w:rPr>
                  <w:b/>
                  <w:bCs/>
                </w:rPr>
                <w:t>Классификация офлайн — как в CHAT-T-15/20.</w:t>
              </w:r>
            </w:ins>
          </w:p>
        </w:tc>
      </w:tr>
      <w:tr w:rsidR="009D69A6" w:rsidRPr="0050000B" w14:paraId="10435303" w14:textId="77777777" w:rsidTr="009D69A6">
        <w:trPr>
          <w:trHeight w:val="1080"/>
          <w:ins w:id="3471" w:author="Никита Гринь" w:date="2026-08-04T16:49:00Z"/>
          <w:trPrChange w:id="3472" w:author="Никита Гринь" w:date="2026-08-04T16:49:00Z" w16du:dateUtc="2026-08-04T13:49:00Z">
            <w:trPr>
              <w:gridAfter w:val="0"/>
              <w:trHeight w:val="1080"/>
            </w:trPr>
          </w:trPrChange>
        </w:trPr>
        <w:tc>
          <w:tcPr>
            <w:tcW w:w="1739" w:type="dxa"/>
            <w:hideMark/>
            <w:tcPrChange w:id="3473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66AE719C" w14:textId="77777777" w:rsidR="009D69A6" w:rsidRPr="009D69A6" w:rsidRDefault="009D69A6" w:rsidP="009D69A6">
            <w:pPr>
              <w:rPr>
                <w:ins w:id="3474" w:author="Никита Гринь" w:date="2026-08-04T16:49:00Z"/>
                <w:b/>
                <w:bCs/>
              </w:rPr>
            </w:pPr>
            <w:ins w:id="3475" w:author="Никита Гринь" w:date="2026-08-04T16:49:00Z">
              <w:r w:rsidRPr="009D69A6">
                <w:rPr>
                  <w:b/>
                  <w:bCs/>
                </w:rPr>
                <w:t>Стенд</w:t>
              </w:r>
            </w:ins>
          </w:p>
        </w:tc>
        <w:tc>
          <w:tcPr>
            <w:tcW w:w="8179" w:type="dxa"/>
            <w:hideMark/>
            <w:tcPrChange w:id="3476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4D494E07" w14:textId="77777777" w:rsidR="009D69A6" w:rsidRPr="009D69A6" w:rsidRDefault="009D69A6" w:rsidP="009D69A6">
            <w:pPr>
              <w:rPr>
                <w:ins w:id="3477" w:author="Никита Гринь" w:date="2026-08-04T16:49:00Z"/>
                <w:b/>
                <w:bCs/>
                <w:lang w:val="ru-RU"/>
                <w:rPrChange w:id="3478" w:author="Никита Гринь" w:date="2026-08-04T16:49:00Z" w16du:dateUtc="2026-08-04T13:49:00Z">
                  <w:rPr>
                    <w:ins w:id="3479" w:author="Никита Гринь" w:date="2026-08-04T16:49:00Z"/>
                    <w:b/>
                    <w:bCs/>
                  </w:rPr>
                </w:rPrChange>
              </w:rPr>
            </w:pPr>
            <w:ins w:id="3480" w:author="Никита Гринь" w:date="2026-08-04T16:49:00Z">
              <w:r w:rsidRPr="009D69A6">
                <w:rPr>
                  <w:b/>
                  <w:bCs/>
                  <w:lang w:val="ru-RU"/>
                  <w:rPrChange w:id="3481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Тестовый контур онлайн-чата (переключение часов стенда / тестовое «сейчас»)</w:t>
              </w:r>
            </w:ins>
          </w:p>
        </w:tc>
      </w:tr>
      <w:tr w:rsidR="009D69A6" w:rsidRPr="0050000B" w14:paraId="6F7696C0" w14:textId="77777777" w:rsidTr="009D69A6">
        <w:trPr>
          <w:trHeight w:val="1260"/>
          <w:ins w:id="3482" w:author="Никита Гринь" w:date="2026-08-04T16:49:00Z"/>
          <w:trPrChange w:id="3483" w:author="Никита Гринь" w:date="2026-08-04T16:49:00Z" w16du:dateUtc="2026-08-04T13:49:00Z">
            <w:trPr>
              <w:gridAfter w:val="0"/>
              <w:trHeight w:val="1260"/>
            </w:trPr>
          </w:trPrChange>
        </w:trPr>
        <w:tc>
          <w:tcPr>
            <w:tcW w:w="1739" w:type="dxa"/>
            <w:hideMark/>
            <w:tcPrChange w:id="3484" w:author="Никита Гринь" w:date="2026-08-04T16:49:00Z" w16du:dateUtc="2026-08-04T13:49:00Z">
              <w:tcPr>
                <w:tcW w:w="1020" w:type="dxa"/>
                <w:hideMark/>
              </w:tcPr>
            </w:tcPrChange>
          </w:tcPr>
          <w:p w14:paraId="01D46639" w14:textId="77777777" w:rsidR="009D69A6" w:rsidRPr="009D69A6" w:rsidRDefault="009D69A6" w:rsidP="009D69A6">
            <w:pPr>
              <w:rPr>
                <w:ins w:id="3485" w:author="Никита Гринь" w:date="2026-08-04T16:49:00Z"/>
                <w:b/>
                <w:bCs/>
              </w:rPr>
            </w:pPr>
            <w:ins w:id="3486" w:author="Никита Гринь" w:date="2026-08-04T16:49:00Z">
              <w:r w:rsidRPr="009D69A6">
                <w:rPr>
                  <w:b/>
                  <w:bCs/>
                </w:rPr>
                <w:t>Связь</w:t>
              </w:r>
            </w:ins>
          </w:p>
        </w:tc>
        <w:tc>
          <w:tcPr>
            <w:tcW w:w="8179" w:type="dxa"/>
            <w:hideMark/>
            <w:tcPrChange w:id="3487" w:author="Никита Гринь" w:date="2026-08-04T16:49:00Z" w16du:dateUtc="2026-08-04T13:49:00Z">
              <w:tcPr>
                <w:tcW w:w="1252" w:type="dxa"/>
                <w:hideMark/>
              </w:tcPr>
            </w:tcPrChange>
          </w:tcPr>
          <w:p w14:paraId="4C623ACD" w14:textId="77777777" w:rsidR="009D69A6" w:rsidRPr="009D69A6" w:rsidRDefault="009D69A6" w:rsidP="009D69A6">
            <w:pPr>
              <w:rPr>
                <w:ins w:id="3488" w:author="Никита Гринь" w:date="2026-08-04T16:49:00Z"/>
                <w:b/>
                <w:bCs/>
                <w:lang w:val="ru-RU"/>
                <w:rPrChange w:id="3489" w:author="Никита Гринь" w:date="2026-08-04T16:49:00Z" w16du:dateUtc="2026-08-04T13:49:00Z">
                  <w:rPr>
                    <w:ins w:id="3490" w:author="Никита Гринь" w:date="2026-08-04T16:49:00Z"/>
                    <w:b/>
                    <w:bCs/>
                  </w:rPr>
                </w:rPrChange>
              </w:rPr>
            </w:pPr>
            <w:ins w:id="3491" w:author="Никита Гринь" w:date="2026-08-04T16:49:00Z">
              <w:r w:rsidRPr="009D69A6">
                <w:rPr>
                  <w:b/>
                  <w:bCs/>
                </w:rPr>
                <w:t>UC</w:t>
              </w:r>
              <w:r w:rsidRPr="009D69A6">
                <w:rPr>
                  <w:b/>
                  <w:bCs/>
                  <w:lang w:val="ru-RU"/>
                  <w:rPrChange w:id="3492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-</w:t>
              </w:r>
              <w:r w:rsidRPr="009D69A6">
                <w:rPr>
                  <w:b/>
                  <w:bCs/>
                </w:rPr>
                <w:t>K</w:t>
              </w:r>
              <w:r w:rsidRPr="009D69A6">
                <w:rPr>
                  <w:b/>
                  <w:bCs/>
                  <w:lang w:val="ru-RU"/>
                  <w:rPrChange w:id="3493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4, </w:t>
              </w:r>
              <w:r w:rsidRPr="009D69A6">
                <w:rPr>
                  <w:b/>
                  <w:bCs/>
                </w:rPr>
                <w:t>FR</w:t>
              </w:r>
              <w:r w:rsidRPr="009D69A6">
                <w:rPr>
                  <w:b/>
                  <w:bCs/>
                  <w:lang w:val="ru-RU"/>
                  <w:rPrChange w:id="3494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-</w:t>
              </w:r>
              <w:r w:rsidRPr="009D69A6">
                <w:rPr>
                  <w:b/>
                  <w:bCs/>
                </w:rPr>
                <w:t>CHAT</w:t>
              </w:r>
              <w:r w:rsidRPr="009D69A6">
                <w:rPr>
                  <w:b/>
                  <w:bCs/>
                  <w:lang w:val="ru-RU"/>
                  <w:rPrChange w:id="3495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 xml:space="preserve">-04, </w:t>
              </w:r>
              <w:r w:rsidRPr="009D69A6">
                <w:rPr>
                  <w:b/>
                  <w:bCs/>
                </w:rPr>
                <w:t>FR</w:t>
              </w:r>
              <w:r w:rsidRPr="009D69A6">
                <w:rPr>
                  <w:b/>
                  <w:bCs/>
                  <w:lang w:val="ru-RU"/>
                  <w:rPrChange w:id="3496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-</w:t>
              </w:r>
              <w:r w:rsidRPr="009D69A6">
                <w:rPr>
                  <w:b/>
                  <w:bCs/>
                </w:rPr>
                <w:t>CHAT</w:t>
              </w:r>
              <w:r w:rsidRPr="009D69A6">
                <w:rPr>
                  <w:b/>
                  <w:bCs/>
                  <w:lang w:val="ru-RU"/>
                  <w:rPrChange w:id="3497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-15 ·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98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§4.8</w:t>
              </w:r>
              <w:r w:rsidRPr="009D69A6">
                <w:rPr>
                  <w:b/>
                  <w:bCs/>
                </w:rPr>
                <w:t> </w:t>
              </w:r>
              <w:r w:rsidRPr="009D69A6">
                <w:rPr>
                  <w:b/>
                  <w:bCs/>
                  <w:lang w:val="ru-RU"/>
                  <w:rPrChange w:id="3499" w:author="Никита Гринь" w:date="2026-08-04T16:49:00Z" w16du:dateUtc="2026-08-04T13:49:00Z">
                    <w:rPr>
                      <w:b/>
                      <w:bCs/>
                    </w:rPr>
                  </w:rPrChange>
                </w:rPr>
                <w:t>(режим работы операторов онлайн-чата), §4.4</w:t>
              </w:r>
            </w:ins>
          </w:p>
        </w:tc>
      </w:tr>
    </w:tbl>
    <w:p w14:paraId="041ECF2D" w14:textId="77777777" w:rsidR="00EB4DBB" w:rsidRDefault="00EB4DBB" w:rsidP="00681ADE">
      <w:pPr>
        <w:rPr>
          <w:ins w:id="3500" w:author="Никита Гринь" w:date="2026-08-04T17:07:00Z" w16du:dateUtc="2026-08-04T14:07:00Z"/>
          <w:b/>
          <w:bCs/>
          <w:lang w:val="ru-RU"/>
        </w:rPr>
      </w:pPr>
    </w:p>
    <w:p w14:paraId="7F17B563" w14:textId="77777777" w:rsidR="00EB4DBB" w:rsidRDefault="00EB4DBB" w:rsidP="00681ADE">
      <w:pPr>
        <w:rPr>
          <w:ins w:id="3501" w:author="Никита Гринь" w:date="2026-08-04T17:07:00Z" w16du:dateUtc="2026-08-04T14:07:00Z"/>
          <w:b/>
          <w:bCs/>
          <w:lang w:val="ru-RU"/>
        </w:rPr>
      </w:pPr>
    </w:p>
    <w:p w14:paraId="4F01C7B2" w14:textId="10D2B934" w:rsidR="00EB4DBB" w:rsidRDefault="00EB4DBB" w:rsidP="00681ADE">
      <w:pPr>
        <w:rPr>
          <w:ins w:id="3502" w:author="Никита Гринь" w:date="2026-08-04T17:04:00Z" w16du:dateUtc="2026-08-04T14:04:00Z"/>
          <w:b/>
          <w:bCs/>
          <w:lang w:val="ru-RU"/>
        </w:rPr>
      </w:pPr>
      <w:ins w:id="3503" w:author="Никита Гринь" w:date="2026-08-04T17:07:00Z">
        <w:r w:rsidRPr="00EB4DBB">
          <w:rPr>
            <w:b/>
            <w:bCs/>
          </w:rPr>
          <w:t>CHAT-T-22</w:t>
        </w:r>
      </w:ins>
    </w:p>
    <w:tbl>
      <w:tblPr>
        <w:tblStyle w:val="af3"/>
        <w:tblW w:w="9634" w:type="dxa"/>
        <w:tblLook w:val="04A0" w:firstRow="1" w:lastRow="0" w:firstColumn="1" w:lastColumn="0" w:noHBand="0" w:noVBand="1"/>
        <w:tblPrChange w:id="3504" w:author="Никита Гринь" w:date="2026-08-04T17:07:00Z" w16du:dateUtc="2026-08-04T14:07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739"/>
        <w:gridCol w:w="7895"/>
        <w:tblGridChange w:id="3505">
          <w:tblGrid>
            <w:gridCol w:w="1739"/>
            <w:gridCol w:w="2123"/>
            <w:gridCol w:w="5772"/>
          </w:tblGrid>
        </w:tblGridChange>
      </w:tblGrid>
      <w:tr w:rsidR="00EB4DBB" w:rsidRPr="00EB4DBB" w14:paraId="13277BBC" w14:textId="77777777" w:rsidTr="00EB4DBB">
        <w:trPr>
          <w:trHeight w:val="292"/>
          <w:ins w:id="3506" w:author="Никита Гринь" w:date="2026-08-04T17:06:00Z"/>
          <w:trPrChange w:id="3507" w:author="Никита Гринь" w:date="2026-08-04T17:07:00Z" w16du:dateUtc="2026-08-04T14:07:00Z">
            <w:trPr>
              <w:gridAfter w:val="0"/>
              <w:trHeight w:val="292"/>
            </w:trPr>
          </w:trPrChange>
        </w:trPr>
        <w:tc>
          <w:tcPr>
            <w:tcW w:w="1739" w:type="dxa"/>
            <w:noWrap/>
            <w:hideMark/>
            <w:tcPrChange w:id="3508" w:author="Никита Гринь" w:date="2026-08-04T17:07:00Z" w16du:dateUtc="2026-08-04T14:07:00Z">
              <w:tcPr>
                <w:tcW w:w="1020" w:type="dxa"/>
                <w:noWrap/>
                <w:hideMark/>
              </w:tcPr>
            </w:tcPrChange>
          </w:tcPr>
          <w:p w14:paraId="2213EF6D" w14:textId="2299BB6B" w:rsidR="00EB4DBB" w:rsidRPr="00EB4DBB" w:rsidRDefault="00EB4DBB">
            <w:pPr>
              <w:rPr>
                <w:ins w:id="3509" w:author="Никита Гринь" w:date="2026-08-04T17:06:00Z"/>
                <w:b/>
                <w:bCs/>
              </w:rPr>
            </w:pPr>
            <w:ins w:id="3510" w:author="Никита Гринь" w:date="2026-08-04T17:06:00Z">
              <w:r w:rsidRPr="00EB4DBB">
                <w:rPr>
                  <w:b/>
                  <w:bCs/>
                </w:rPr>
                <w:t>Поле</w:t>
              </w:r>
            </w:ins>
          </w:p>
        </w:tc>
        <w:tc>
          <w:tcPr>
            <w:tcW w:w="7895" w:type="dxa"/>
            <w:noWrap/>
            <w:hideMark/>
            <w:tcPrChange w:id="3511" w:author="Никита Гринь" w:date="2026-08-04T17:07:00Z" w16du:dateUtc="2026-08-04T14:07:00Z">
              <w:tcPr>
                <w:tcW w:w="1020" w:type="dxa"/>
                <w:noWrap/>
                <w:hideMark/>
              </w:tcPr>
            </w:tcPrChange>
          </w:tcPr>
          <w:p w14:paraId="71D4FE2A" w14:textId="77777777" w:rsidR="00EB4DBB" w:rsidRPr="00EB4DBB" w:rsidRDefault="00EB4DBB">
            <w:pPr>
              <w:rPr>
                <w:ins w:id="3512" w:author="Никита Гринь" w:date="2026-08-04T17:06:00Z"/>
                <w:b/>
                <w:bCs/>
              </w:rPr>
            </w:pPr>
            <w:ins w:id="3513" w:author="Никита Гринь" w:date="2026-08-04T17:06:00Z">
              <w:r w:rsidRPr="00EB4DBB">
                <w:rPr>
                  <w:b/>
                  <w:bCs/>
                </w:rPr>
                <w:t>Значение</w:t>
              </w:r>
            </w:ins>
          </w:p>
        </w:tc>
      </w:tr>
      <w:tr w:rsidR="00EB4DBB" w:rsidRPr="0050000B" w14:paraId="3DACD1FE" w14:textId="77777777" w:rsidTr="00EB4DBB">
        <w:trPr>
          <w:trHeight w:val="720"/>
          <w:ins w:id="3514" w:author="Никита Гринь" w:date="2026-08-04T17:06:00Z"/>
          <w:trPrChange w:id="3515" w:author="Никита Гринь" w:date="2026-08-04T17:07:00Z" w16du:dateUtc="2026-08-04T14:07:00Z">
            <w:trPr>
              <w:gridAfter w:val="0"/>
              <w:trHeight w:val="720"/>
            </w:trPr>
          </w:trPrChange>
        </w:trPr>
        <w:tc>
          <w:tcPr>
            <w:tcW w:w="1739" w:type="dxa"/>
            <w:hideMark/>
            <w:tcPrChange w:id="3516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6CC2931E" w14:textId="77777777" w:rsidR="00EB4DBB" w:rsidRPr="00EB4DBB" w:rsidRDefault="00EB4DBB" w:rsidP="00EB4DBB">
            <w:pPr>
              <w:rPr>
                <w:ins w:id="3517" w:author="Никита Гринь" w:date="2026-08-04T17:06:00Z"/>
                <w:b/>
                <w:bCs/>
              </w:rPr>
            </w:pPr>
            <w:ins w:id="3518" w:author="Никита Гринь" w:date="2026-08-04T17:06:00Z">
              <w:r w:rsidRPr="00EB4DBB">
                <w:rPr>
                  <w:b/>
                  <w:bCs/>
                </w:rPr>
                <w:t>Название</w:t>
              </w:r>
            </w:ins>
          </w:p>
        </w:tc>
        <w:tc>
          <w:tcPr>
            <w:tcW w:w="7895" w:type="dxa"/>
            <w:hideMark/>
            <w:tcPrChange w:id="3519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7F92CC19" w14:textId="77777777" w:rsidR="00EB4DBB" w:rsidRPr="00EB4DBB" w:rsidRDefault="00EB4DBB" w:rsidP="00EB4DBB">
            <w:pPr>
              <w:rPr>
                <w:ins w:id="3520" w:author="Никита Гринь" w:date="2026-08-04T17:06:00Z"/>
                <w:b/>
                <w:bCs/>
                <w:lang w:val="ru-RU"/>
                <w:rPrChange w:id="3521" w:author="Никита Гринь" w:date="2026-08-04T17:06:00Z" w16du:dateUtc="2026-08-04T14:06:00Z">
                  <w:rPr>
                    <w:ins w:id="3522" w:author="Никита Гринь" w:date="2026-08-04T17:06:00Z"/>
                    <w:b/>
                    <w:bCs/>
                  </w:rPr>
                </w:rPrChange>
              </w:rPr>
            </w:pPr>
            <w:ins w:id="3523" w:author="Никита Гринь" w:date="2026-08-04T17:06:00Z">
              <w:r w:rsidRPr="00EB4DBB">
                <w:rPr>
                  <w:b/>
                  <w:bCs/>
                  <w:lang w:val="ru-RU"/>
                  <w:rPrChange w:id="3524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>Автосообщение при отсутствии операторов в скилл-группе</w:t>
              </w:r>
            </w:ins>
          </w:p>
        </w:tc>
      </w:tr>
      <w:tr w:rsidR="00EB4DBB" w:rsidRPr="0050000B" w14:paraId="14591CC7" w14:textId="77777777" w:rsidTr="00EB4DBB">
        <w:trPr>
          <w:trHeight w:val="1440"/>
          <w:ins w:id="3525" w:author="Никита Гринь" w:date="2026-08-04T17:06:00Z"/>
          <w:trPrChange w:id="3526" w:author="Никита Гринь" w:date="2026-08-04T17:07:00Z" w16du:dateUtc="2026-08-04T14:07:00Z">
            <w:trPr>
              <w:gridAfter w:val="0"/>
              <w:trHeight w:val="1440"/>
            </w:trPr>
          </w:trPrChange>
        </w:trPr>
        <w:tc>
          <w:tcPr>
            <w:tcW w:w="1739" w:type="dxa"/>
            <w:hideMark/>
            <w:tcPrChange w:id="3527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2A00E14E" w14:textId="77777777" w:rsidR="00EB4DBB" w:rsidRPr="00EB4DBB" w:rsidRDefault="00EB4DBB" w:rsidP="00EB4DBB">
            <w:pPr>
              <w:rPr>
                <w:ins w:id="3528" w:author="Никита Гринь" w:date="2026-08-04T17:06:00Z"/>
                <w:b/>
                <w:bCs/>
              </w:rPr>
            </w:pPr>
            <w:ins w:id="3529" w:author="Никита Гринь" w:date="2026-08-04T17:06:00Z">
              <w:r w:rsidRPr="00EB4DBB">
                <w:rPr>
                  <w:b/>
                  <w:bCs/>
                </w:rPr>
                <w:t>Предусловия</w:t>
              </w:r>
            </w:ins>
          </w:p>
        </w:tc>
        <w:tc>
          <w:tcPr>
            <w:tcW w:w="7895" w:type="dxa"/>
            <w:hideMark/>
            <w:tcPrChange w:id="3530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7ED0339D" w14:textId="77777777" w:rsidR="00EB4DBB" w:rsidRPr="00EB4DBB" w:rsidRDefault="00EB4DBB" w:rsidP="00EB4DBB">
            <w:pPr>
              <w:rPr>
                <w:ins w:id="3531" w:author="Никита Гринь" w:date="2026-08-04T17:06:00Z"/>
                <w:b/>
                <w:bCs/>
                <w:lang w:val="ru-RU"/>
                <w:rPrChange w:id="3532" w:author="Никита Гринь" w:date="2026-08-04T17:06:00Z" w16du:dateUtc="2026-08-04T14:06:00Z">
                  <w:rPr>
                    <w:ins w:id="3533" w:author="Никита Гринь" w:date="2026-08-04T17:06:00Z"/>
                    <w:b/>
                    <w:bCs/>
                  </w:rPr>
                </w:rPrChange>
              </w:rPr>
            </w:pPr>
            <w:ins w:id="3534" w:author="Никита Гринь" w:date="2026-08-04T17:06:00Z">
              <w:r w:rsidRPr="00EB4DBB">
                <w:rPr>
                  <w:b/>
                  <w:bCs/>
                  <w:lang w:val="ru-RU"/>
                  <w:rPrChange w:id="3535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Скилл-группа настроена; все её операторы не </w:t>
              </w:r>
              <w:r w:rsidRPr="00EB4DBB">
                <w:rPr>
                  <w:b/>
                  <w:bCs/>
                </w:rPr>
                <w:t>online</w:t>
              </w:r>
              <w:r w:rsidRPr="00EB4DBB">
                <w:rPr>
                  <w:b/>
                  <w:bCs/>
                  <w:lang w:val="ru-RU"/>
                  <w:rPrChange w:id="3536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 (</w:t>
              </w:r>
              <w:r w:rsidRPr="00EB4DBB">
                <w:rPr>
                  <w:b/>
                  <w:bCs/>
                </w:rPr>
                <w:t>offline</w:t>
              </w:r>
              <w:r w:rsidRPr="00EB4DBB">
                <w:rPr>
                  <w:b/>
                  <w:bCs/>
                  <w:lang w:val="ru-RU"/>
                  <w:rPrChange w:id="3537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>/обед/нет на смене); задан текст сообщения §4.4.15</w:t>
              </w:r>
            </w:ins>
          </w:p>
        </w:tc>
      </w:tr>
      <w:tr w:rsidR="00EB4DBB" w:rsidRPr="0050000B" w14:paraId="556C5C05" w14:textId="77777777" w:rsidTr="00EB4DBB">
        <w:trPr>
          <w:trHeight w:val="4140"/>
          <w:ins w:id="3538" w:author="Никита Гринь" w:date="2026-08-04T17:06:00Z"/>
          <w:trPrChange w:id="3539" w:author="Никита Гринь" w:date="2026-08-04T17:07:00Z" w16du:dateUtc="2026-08-04T14:07:00Z">
            <w:trPr>
              <w:gridAfter w:val="0"/>
              <w:trHeight w:val="4140"/>
            </w:trPr>
          </w:trPrChange>
        </w:trPr>
        <w:tc>
          <w:tcPr>
            <w:tcW w:w="1739" w:type="dxa"/>
            <w:hideMark/>
            <w:tcPrChange w:id="3540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39B1B2D2" w14:textId="77777777" w:rsidR="00EB4DBB" w:rsidRPr="00EB4DBB" w:rsidRDefault="00EB4DBB" w:rsidP="00EB4DBB">
            <w:pPr>
              <w:rPr>
                <w:ins w:id="3541" w:author="Никита Гринь" w:date="2026-08-04T17:06:00Z"/>
                <w:b/>
                <w:bCs/>
              </w:rPr>
            </w:pPr>
            <w:ins w:id="3542" w:author="Никита Гринь" w:date="2026-08-04T17:06:00Z">
              <w:r w:rsidRPr="00EB4DBB">
                <w:rPr>
                  <w:b/>
                  <w:bCs/>
                </w:rPr>
                <w:lastRenderedPageBreak/>
                <w:t>Шаги</w:t>
              </w:r>
            </w:ins>
          </w:p>
        </w:tc>
        <w:tc>
          <w:tcPr>
            <w:tcW w:w="7895" w:type="dxa"/>
            <w:hideMark/>
            <w:tcPrChange w:id="3543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7125E26D" w14:textId="77777777" w:rsidR="00EB4DBB" w:rsidRPr="00EB4DBB" w:rsidRDefault="00EB4DBB" w:rsidP="00EB4DBB">
            <w:pPr>
              <w:rPr>
                <w:ins w:id="3544" w:author="Никита Гринь" w:date="2026-08-04T17:06:00Z"/>
                <w:b/>
                <w:bCs/>
                <w:lang w:val="ru-RU"/>
                <w:rPrChange w:id="3545" w:author="Никита Гринь" w:date="2026-08-04T17:06:00Z" w16du:dateUtc="2026-08-04T14:06:00Z">
                  <w:rPr>
                    <w:ins w:id="3546" w:author="Никита Гринь" w:date="2026-08-04T17:06:00Z"/>
                    <w:b/>
                    <w:bCs/>
                  </w:rPr>
                </w:rPrChange>
              </w:rPr>
            </w:pPr>
            <w:ins w:id="3547" w:author="Никита Гринь" w:date="2026-08-04T17:06:00Z">
              <w:r w:rsidRPr="00EB4DBB">
                <w:rPr>
                  <w:b/>
                  <w:bCs/>
                  <w:lang w:val="ru-RU"/>
                  <w:rPrChange w:id="3548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1. Клиент пишет в виджет/канал, маршрутизация на эту группу. 2. Проверить: клиенту показано сообщение об отсутствии операторов. 3. Убедиться, что это текст из настроек, а не ответ из СУЗ. 4. При возможности оставить вопрос — обращение в офлайн. 5. Вернуть одного оператора в </w:t>
              </w:r>
              <w:r w:rsidRPr="00EB4DBB">
                <w:rPr>
                  <w:b/>
                  <w:bCs/>
                </w:rPr>
                <w:t>online</w:t>
              </w:r>
              <w:r w:rsidRPr="00EB4DBB">
                <w:rPr>
                  <w:b/>
                  <w:bCs/>
                  <w:lang w:val="ru-RU"/>
                  <w:rPrChange w:id="3549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 → новые обращения идут на оператора.</w:t>
              </w:r>
            </w:ins>
          </w:p>
        </w:tc>
      </w:tr>
      <w:tr w:rsidR="00EB4DBB" w:rsidRPr="0050000B" w14:paraId="022E46F8" w14:textId="77777777" w:rsidTr="00EB4DBB">
        <w:trPr>
          <w:trHeight w:val="1260"/>
          <w:ins w:id="3550" w:author="Никита Гринь" w:date="2026-08-04T17:06:00Z"/>
          <w:trPrChange w:id="3551" w:author="Никита Гринь" w:date="2026-08-04T17:07:00Z" w16du:dateUtc="2026-08-04T14:07:00Z">
            <w:trPr>
              <w:gridAfter w:val="0"/>
              <w:trHeight w:val="1260"/>
            </w:trPr>
          </w:trPrChange>
        </w:trPr>
        <w:tc>
          <w:tcPr>
            <w:tcW w:w="1739" w:type="dxa"/>
            <w:hideMark/>
            <w:tcPrChange w:id="3552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3912FF5D" w14:textId="77777777" w:rsidR="00EB4DBB" w:rsidRPr="00EB4DBB" w:rsidRDefault="00EB4DBB" w:rsidP="00EB4DBB">
            <w:pPr>
              <w:rPr>
                <w:ins w:id="3553" w:author="Никита Гринь" w:date="2026-08-04T17:06:00Z"/>
                <w:b/>
                <w:bCs/>
              </w:rPr>
            </w:pPr>
            <w:ins w:id="3554" w:author="Никита Гринь" w:date="2026-08-04T17:06:00Z">
              <w:r w:rsidRPr="00EB4DBB">
                <w:rPr>
                  <w:b/>
                  <w:bCs/>
                </w:rPr>
                <w:t>Ожидаемый результат</w:t>
              </w:r>
            </w:ins>
          </w:p>
        </w:tc>
        <w:tc>
          <w:tcPr>
            <w:tcW w:w="7895" w:type="dxa"/>
            <w:hideMark/>
            <w:tcPrChange w:id="3555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28DB5A91" w14:textId="77777777" w:rsidR="00EB4DBB" w:rsidRPr="00EB4DBB" w:rsidRDefault="00EB4DBB" w:rsidP="00EB4DBB">
            <w:pPr>
              <w:rPr>
                <w:ins w:id="3556" w:author="Никита Гринь" w:date="2026-08-04T17:06:00Z"/>
                <w:b/>
                <w:bCs/>
                <w:lang w:val="ru-RU"/>
                <w:rPrChange w:id="3557" w:author="Никита Гринь" w:date="2026-08-04T17:06:00Z" w16du:dateUtc="2026-08-04T14:06:00Z">
                  <w:rPr>
                    <w:ins w:id="3558" w:author="Никита Гринь" w:date="2026-08-04T17:06:00Z"/>
                    <w:b/>
                    <w:bCs/>
                  </w:rPr>
                </w:rPrChange>
              </w:rPr>
            </w:pPr>
            <w:ins w:id="3559" w:author="Никита Гринь" w:date="2026-08-04T17:06:00Z">
              <w:r w:rsidRPr="00EB4DBB">
                <w:rPr>
                  <w:b/>
                  <w:bCs/>
                  <w:lang w:val="ru-RU"/>
                  <w:rPrChange w:id="3560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Срабатывает §4.4.15; без операторов </w:t>
              </w:r>
              <w:r w:rsidRPr="00EB4DBB">
                <w:rPr>
                  <w:b/>
                  <w:bCs/>
                </w:rPr>
                <w:t>online</w:t>
              </w:r>
              <w:r w:rsidRPr="00EB4DBB">
                <w:rPr>
                  <w:b/>
                  <w:bCs/>
                  <w:lang w:val="ru-RU"/>
                  <w:rPrChange w:id="3561" w:author="Никита Гринь" w:date="2026-08-04T17:06:00Z" w16du:dateUtc="2026-08-04T14:06:00Z">
                    <w:rPr>
                      <w:b/>
                      <w:bCs/>
                    </w:rPr>
                  </w:rPrChange>
                </w:rPr>
                <w:t xml:space="preserve"> в группе клиент информирован автоматически</w:t>
              </w:r>
            </w:ins>
          </w:p>
        </w:tc>
      </w:tr>
      <w:tr w:rsidR="00EB4DBB" w:rsidRPr="00EB4DBB" w14:paraId="6AC1B465" w14:textId="77777777" w:rsidTr="00EB4DBB">
        <w:trPr>
          <w:trHeight w:val="292"/>
          <w:ins w:id="3562" w:author="Никита Гринь" w:date="2026-08-04T17:06:00Z"/>
          <w:trPrChange w:id="3563" w:author="Никита Гринь" w:date="2026-08-04T17:07:00Z" w16du:dateUtc="2026-08-04T14:07:00Z">
            <w:trPr>
              <w:gridAfter w:val="0"/>
              <w:trHeight w:val="292"/>
            </w:trPr>
          </w:trPrChange>
        </w:trPr>
        <w:tc>
          <w:tcPr>
            <w:tcW w:w="1739" w:type="dxa"/>
            <w:hideMark/>
            <w:tcPrChange w:id="3564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446546D9" w14:textId="77777777" w:rsidR="00EB4DBB" w:rsidRPr="00EB4DBB" w:rsidRDefault="00EB4DBB" w:rsidP="00EB4DBB">
            <w:pPr>
              <w:rPr>
                <w:ins w:id="3565" w:author="Никита Гринь" w:date="2026-08-04T17:06:00Z"/>
                <w:b/>
                <w:bCs/>
              </w:rPr>
            </w:pPr>
            <w:ins w:id="3566" w:author="Никита Гринь" w:date="2026-08-04T17:06:00Z">
              <w:r w:rsidRPr="00EB4DBB">
                <w:rPr>
                  <w:b/>
                  <w:bCs/>
                </w:rPr>
                <w:t>Связь</w:t>
              </w:r>
            </w:ins>
          </w:p>
        </w:tc>
        <w:tc>
          <w:tcPr>
            <w:tcW w:w="7895" w:type="dxa"/>
            <w:hideMark/>
            <w:tcPrChange w:id="3567" w:author="Никита Гринь" w:date="2026-08-04T17:07:00Z" w16du:dateUtc="2026-08-04T14:07:00Z">
              <w:tcPr>
                <w:tcW w:w="1020" w:type="dxa"/>
                <w:hideMark/>
              </w:tcPr>
            </w:tcPrChange>
          </w:tcPr>
          <w:p w14:paraId="7C5BD9DB" w14:textId="77777777" w:rsidR="00EB4DBB" w:rsidRPr="00EB4DBB" w:rsidRDefault="00EB4DBB" w:rsidP="00EB4DBB">
            <w:pPr>
              <w:rPr>
                <w:ins w:id="3568" w:author="Никита Гринь" w:date="2026-08-04T17:06:00Z"/>
                <w:b/>
                <w:bCs/>
              </w:rPr>
            </w:pPr>
            <w:ins w:id="3569" w:author="Никита Гринь" w:date="2026-08-04T17:06:00Z">
              <w:r w:rsidRPr="00EB4DBB">
                <w:rPr>
                  <w:b/>
                  <w:bCs/>
                </w:rPr>
                <w:t>04.04.2015</w:t>
              </w:r>
            </w:ins>
          </w:p>
        </w:tc>
      </w:tr>
    </w:tbl>
    <w:p w14:paraId="22B5E694" w14:textId="77777777" w:rsidR="00EB4DBB" w:rsidRDefault="00EB4DBB" w:rsidP="00681ADE">
      <w:pPr>
        <w:rPr>
          <w:ins w:id="3570" w:author="Никита Гринь" w:date="2026-08-04T16:48:00Z" w16du:dateUtc="2026-08-04T13:48:00Z"/>
          <w:b/>
          <w:bCs/>
          <w:lang w:val="ru-RU"/>
        </w:rPr>
      </w:pPr>
    </w:p>
    <w:p w14:paraId="57FDDB87" w14:textId="77777777" w:rsidR="009D69A6" w:rsidRDefault="009D69A6" w:rsidP="00681ADE">
      <w:pPr>
        <w:rPr>
          <w:ins w:id="3571" w:author="Никита Гринь" w:date="2026-08-04T17:00:00Z" w16du:dateUtc="2026-08-04T14:00:00Z"/>
          <w:b/>
          <w:bCs/>
          <w:lang w:val="ru-RU"/>
        </w:rPr>
      </w:pPr>
    </w:p>
    <w:p w14:paraId="37D45C2A" w14:textId="3747C92F" w:rsidR="00681ADE" w:rsidRPr="00681ADE" w:rsidRDefault="00681ADE" w:rsidP="00681ADE">
      <w:pPr>
        <w:rPr>
          <w:ins w:id="3572" w:author="Никита Гринь" w:date="2026-08-04T15:32:00Z"/>
          <w:lang w:val="ru-RU"/>
        </w:rPr>
      </w:pPr>
      <w:ins w:id="3573" w:author="Никита Гринь" w:date="2026-08-04T15:32:00Z">
        <w:r w:rsidRPr="00681ADE">
          <w:rPr>
            <w:b/>
            <w:bCs/>
            <w:lang w:val="ru-RU"/>
          </w:rPr>
          <w:t>II.7.</w:t>
        </w:r>
      </w:ins>
      <w:ins w:id="3574" w:author="Никита Гринь" w:date="2026-08-04T15:32:00Z" w16du:dateUtc="2026-08-04T12:32:00Z">
        <w:r>
          <w:rPr>
            <w:b/>
            <w:bCs/>
            <w:lang w:val="ru-RU"/>
          </w:rPr>
          <w:t>3</w:t>
        </w:r>
      </w:ins>
      <w:ins w:id="3575" w:author="Никита Гринь" w:date="2026-08-04T15:32:00Z">
        <w:r w:rsidRPr="00681ADE">
          <w:rPr>
            <w:b/>
            <w:bCs/>
            <w:lang w:val="ru-RU"/>
          </w:rPr>
          <w:t>.</w:t>
        </w:r>
      </w:ins>
      <w:ins w:id="3576" w:author="Никита Гринь" w:date="2026-08-04T15:32:00Z" w16du:dateUtc="2026-08-04T12:32:00Z">
        <w:r>
          <w:rPr>
            <w:b/>
            <w:bCs/>
            <w:lang w:val="ru-RU"/>
          </w:rPr>
          <w:t>2</w:t>
        </w:r>
      </w:ins>
      <w:ins w:id="3577" w:author="Никита Гринь" w:date="2026-08-04T15:32:00Z">
        <w:r w:rsidRPr="00681ADE">
          <w:rPr>
            <w:b/>
            <w:bCs/>
            <w:lang w:val="ru-RU"/>
          </w:rPr>
          <w:t xml:space="preserve"> Приёмка модуля понимания запросов (UC-UND)</w:t>
        </w:r>
      </w:ins>
    </w:p>
    <w:p w14:paraId="68E08D33" w14:textId="77777777" w:rsidR="00681ADE" w:rsidRPr="00681ADE" w:rsidRDefault="00681ADE" w:rsidP="00681ADE">
      <w:pPr>
        <w:rPr>
          <w:ins w:id="3578" w:author="Никита Гринь" w:date="2026-08-04T15:32:00Z"/>
          <w:lang w:val="ru-RU"/>
        </w:rPr>
      </w:pPr>
      <w:ins w:id="3579" w:author="Никита Гринь" w:date="2026-08-04T15:32:00Z">
        <w:r w:rsidRPr="00681ADE">
          <w:rPr>
            <w:lang w:val="ru-RU"/>
          </w:rPr>
          <w:t>Сценарии описаны в </w:t>
        </w:r>
        <w:r w:rsidRPr="00681ADE">
          <w:rPr>
            <w:b/>
            <w:bCs/>
            <w:lang w:val="ru-RU"/>
          </w:rPr>
          <w:t>II.2.3</w:t>
        </w:r>
        <w:r w:rsidRPr="00681ADE">
          <w:rPr>
            <w:lang w:val="ru-RU"/>
          </w:rPr>
          <w:t>. Здесь — критерии приёмки:</w:t>
        </w:r>
      </w:ins>
    </w:p>
    <w:p w14:paraId="0995C47C" w14:textId="77777777" w:rsidR="00681ADE" w:rsidRPr="00681ADE" w:rsidRDefault="00681ADE" w:rsidP="00681ADE">
      <w:pPr>
        <w:rPr>
          <w:ins w:id="3580" w:author="Никита Гринь" w:date="2026-08-04T15:32:00Z"/>
          <w:lang w:val="ru-RU"/>
        </w:rPr>
      </w:pPr>
      <w:ins w:id="3581" w:author="Никита Гринь" w:date="2026-08-04T15:32:00Z">
        <w:r w:rsidRPr="00681ADE">
          <w:rPr>
            <w:b/>
            <w:bCs/>
            <w:lang w:val="ru-RU"/>
          </w:rPr>
          <w:t>UND-T-01.</w:t>
        </w:r>
        <w:r w:rsidRPr="00681ADE">
          <w:rPr>
            <w:lang w:val="ru-RU"/>
          </w:rPr>
          <w:t> Админ БЗ открывает Hub → «Модуль понимания», создаёт эталон, задаёт порог, делает preview → эталон сохранён, виден % (это </w:t>
        </w:r>
        <w:r w:rsidRPr="00681ADE">
          <w:rPr>
            <w:b/>
            <w:bCs/>
            <w:lang w:val="ru-RU"/>
          </w:rPr>
          <w:t>UC-UND-01</w:t>
        </w:r>
        <w:r w:rsidRPr="00681ADE">
          <w:rPr>
            <w:lang w:val="ru-RU"/>
          </w:rPr>
          <w:t>).</w:t>
        </w:r>
      </w:ins>
    </w:p>
    <w:p w14:paraId="519F6C30" w14:textId="77777777" w:rsidR="00681ADE" w:rsidRPr="00681ADE" w:rsidRDefault="00681ADE" w:rsidP="00681ADE">
      <w:pPr>
        <w:rPr>
          <w:ins w:id="3582" w:author="Никита Гринь" w:date="2026-08-04T15:32:00Z"/>
          <w:lang w:val="ru-RU"/>
        </w:rPr>
      </w:pPr>
      <w:ins w:id="3583" w:author="Никита Гринь" w:date="2026-08-04T15:32:00Z">
        <w:r w:rsidRPr="00681ADE">
          <w:rPr>
            <w:b/>
            <w:bCs/>
            <w:lang w:val="ru-RU"/>
          </w:rPr>
          <w:t>UND-T-02.</w:t>
        </w:r>
        <w:r w:rsidRPr="00681ADE">
          <w:rPr>
            <w:lang w:val="ru-RU"/>
          </w:rPr>
          <w:t> Обновили статью в СУЗ на стенде → прошло автообучение, в журнале «обучение запущено/завершено» (это </w:t>
        </w:r>
        <w:r w:rsidRPr="00681ADE">
          <w:rPr>
            <w:b/>
            <w:bCs/>
            <w:lang w:val="ru-RU"/>
          </w:rPr>
          <w:t>UC-UND-01</w:t>
        </w:r>
        <w:r w:rsidRPr="00681ADE">
          <w:rPr>
            <w:lang w:val="ru-RU"/>
          </w:rPr>
          <w:t>).</w:t>
        </w:r>
      </w:ins>
    </w:p>
    <w:p w14:paraId="6C064E8B" w14:textId="77777777" w:rsidR="00681ADE" w:rsidRPr="00681ADE" w:rsidRDefault="00681ADE" w:rsidP="00681ADE">
      <w:pPr>
        <w:rPr>
          <w:ins w:id="3584" w:author="Никита Гринь" w:date="2026-08-04T15:32:00Z"/>
          <w:lang w:val="ru-RU"/>
        </w:rPr>
      </w:pPr>
      <w:ins w:id="3585" w:author="Никита Гринь" w:date="2026-08-04T15:32:00Z">
        <w:r w:rsidRPr="00681ADE">
          <w:rPr>
            <w:b/>
            <w:bCs/>
            <w:lang w:val="ru-RU"/>
          </w:rPr>
          <w:t>UND-T-03.</w:t>
        </w:r>
        <w:r w:rsidRPr="00681ADE">
          <w:rPr>
            <w:lang w:val="ru-RU"/>
          </w:rPr>
          <w:t> Запрос с низкой релевантностью → уточнение или эскалация, без ложной уверенной подсказки (это </w:t>
        </w:r>
        <w:r w:rsidRPr="00681ADE">
          <w:rPr>
            <w:b/>
            <w:bCs/>
            <w:lang w:val="ru-RU"/>
          </w:rPr>
          <w:t>UC-UND-02</w:t>
        </w:r>
        <w:r w:rsidRPr="00681ADE">
          <w:rPr>
            <w:lang w:val="ru-RU"/>
          </w:rPr>
          <w:t>).</w:t>
        </w:r>
      </w:ins>
    </w:p>
    <w:p w14:paraId="5265ED89" w14:textId="18335FB8" w:rsidR="00681ADE" w:rsidRPr="00681ADE" w:rsidRDefault="00681ADE">
      <w:pPr>
        <w:rPr>
          <w:ins w:id="3586" w:author="Никита Гринь" w:date="2026-08-04T15:31:00Z" w16du:dateUtc="2026-08-04T12:31:00Z"/>
          <w:lang w:val="ru-RU"/>
          <w:rPrChange w:id="3587" w:author="Никита Гринь" w:date="2026-08-04T15:33:00Z" w16du:dateUtc="2026-08-04T12:33:00Z">
            <w:rPr>
              <w:ins w:id="3588" w:author="Никита Гринь" w:date="2026-08-04T15:31:00Z" w16du:dateUtc="2026-08-04T12:31:00Z"/>
              <w:rFonts w:ascii="Arial" w:eastAsia="Arial" w:hAnsi="Arial" w:cs="Arial"/>
              <w:lang w:val="ru-RU"/>
            </w:rPr>
          </w:rPrChange>
        </w:rPr>
        <w:pPrChange w:id="3589" w:author="Никита Гринь" w:date="2026-08-04T15:33:00Z" w16du:dateUtc="2026-08-04T12:33:00Z">
          <w:pPr>
            <w:pStyle w:val="3"/>
          </w:pPr>
        </w:pPrChange>
      </w:pPr>
      <w:ins w:id="3590" w:author="Никита Гринь" w:date="2026-08-04T15:32:00Z">
        <w:r w:rsidRPr="00681ADE">
          <w:rPr>
            <w:b/>
            <w:bCs/>
            <w:lang w:val="ru-RU"/>
          </w:rPr>
          <w:t>UND-T-04.</w:t>
        </w:r>
        <w:r w:rsidRPr="00681ADE">
          <w:rPr>
            <w:lang w:val="ru-RU"/>
          </w:rPr>
          <w:t> Черновик эталона в «На модерации» → утвердить/отклонить (это </w:t>
        </w:r>
        <w:r w:rsidRPr="00681ADE">
          <w:rPr>
            <w:b/>
            <w:bCs/>
            <w:lang w:val="ru-RU"/>
          </w:rPr>
          <w:t>UC-UND-03</w:t>
        </w:r>
        <w:r w:rsidRPr="00681ADE">
          <w:rPr>
            <w:lang w:val="ru-RU"/>
          </w:rPr>
          <w:t>).</w:t>
        </w:r>
      </w:ins>
    </w:p>
    <w:p w14:paraId="3E401ED3" w14:textId="336C076F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II</w:t>
      </w:r>
      <w:r w:rsidRPr="003C42DA">
        <w:rPr>
          <w:rFonts w:ascii="Arial" w:eastAsia="Arial" w:hAnsi="Arial" w:cs="Arial"/>
          <w:lang w:val="ru-RU"/>
        </w:rPr>
        <w:t>.7.4. Нагрузочное тестирование КЦ</w:t>
      </w:r>
    </w:p>
    <w:p w14:paraId="3CEB5C52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33"/>
          <w:id w:val="595972261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[Прил.1 §4.3.1.4, §4.8;]: 75 операторов,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p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95 ≤2 с</w:t>
          </w:r>
        </w:sdtContent>
      </w:sdt>
    </w:p>
    <w:p w14:paraId="2C417D3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Параметры нагрузочного теста КЦ: эмулятор диалогов + фиксация метрик в модуле «Отчетность».</w:t>
      </w:r>
    </w:p>
    <w:p w14:paraId="676CC4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подтверждается способность контура выдерживать пиковую нагрузку телефонии согласно §4.8 ТТ.</w:t>
      </w:r>
    </w:p>
    <w:tbl>
      <w:tblPr>
        <w:tblStyle w:val="73"/>
        <w:tblW w:w="7919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17"/>
        <w:gridCol w:w="3017"/>
        <w:gridCol w:w="1885"/>
      </w:tblGrid>
      <w:tr w:rsidR="009D43E8" w14:paraId="69B1DE1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17" w:type="dxa"/>
          </w:tcPr>
          <w:p w14:paraId="52CD6E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017" w:type="dxa"/>
          </w:tcPr>
          <w:p w14:paraId="2E08BF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1885" w:type="dxa"/>
          </w:tcPr>
          <w:p w14:paraId="20B563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Стенд</w:t>
            </w:r>
          </w:p>
        </w:tc>
      </w:tr>
      <w:tr w:rsidR="009D43E8" w:rsidRPr="0050000B" w14:paraId="7FDD9156" w14:textId="77777777" w:rsidTr="009D43E8">
        <w:tc>
          <w:tcPr>
            <w:tcW w:w="3017" w:type="dxa"/>
          </w:tcPr>
          <w:p w14:paraId="67A13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Одновременные операторы телефонии</w:t>
            </w:r>
          </w:p>
        </w:tc>
        <w:tc>
          <w:tcPr>
            <w:tcW w:w="3017" w:type="dxa"/>
          </w:tcPr>
          <w:p w14:paraId="2F1379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75</w:t>
            </w:r>
          </w:p>
        </w:tc>
        <w:tc>
          <w:tcPr>
            <w:tcW w:w="1885" w:type="dxa"/>
          </w:tcPr>
          <w:p w14:paraId="192A1E6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тестовый контур КЦ +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</w:tr>
      <w:tr w:rsidR="009D43E8" w14:paraId="0DE1F970" w14:textId="77777777" w:rsidTr="009D43E8">
        <w:tc>
          <w:tcPr>
            <w:tcW w:w="3017" w:type="dxa"/>
          </w:tcPr>
          <w:p w14:paraId="721D7F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подсказки</w:t>
            </w:r>
          </w:p>
        </w:tc>
        <w:tc>
          <w:tcPr>
            <w:tcW w:w="3017" w:type="dxa"/>
          </w:tcPr>
          <w:p w14:paraId="70ABD4A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4"/>
                <w:id w:val="-40248743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p95 ≤2 с на реплику</w:t>
                </w:r>
              </w:sdtContent>
            </w:sdt>
          </w:p>
        </w:tc>
        <w:tc>
          <w:tcPr>
            <w:tcW w:w="1885" w:type="dxa"/>
          </w:tcPr>
          <w:p w14:paraId="0B09B1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эмулятор ASR/диалогов</w:t>
            </w:r>
          </w:p>
        </w:tc>
      </w:tr>
      <w:tr w:rsidR="009D43E8" w14:paraId="41160CB8" w14:textId="77777777" w:rsidTr="009D43E8">
        <w:tc>
          <w:tcPr>
            <w:tcW w:w="3017" w:type="dxa"/>
          </w:tcPr>
          <w:p w14:paraId="312AE3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Параллельно</w:t>
            </w:r>
          </w:p>
        </w:tc>
        <w:tc>
          <w:tcPr>
            <w:tcW w:w="3017" w:type="dxa"/>
          </w:tcPr>
          <w:p w14:paraId="556A61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сценарии КЦ (</w:t>
            </w:r>
            <w:r>
              <w:rPr>
                <w:rFonts w:ascii="Arial" w:eastAsia="Arial" w:hAnsi="Arial" w:cs="Arial"/>
                <w:color w:val="000000"/>
              </w:rPr>
              <w:t>CC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SCR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 + онлайн-чат</w:t>
            </w:r>
          </w:p>
        </w:tc>
        <w:tc>
          <w:tcPr>
            <w:tcW w:w="1885" w:type="dxa"/>
          </w:tcPr>
          <w:p w14:paraId="6D250A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см. </w:t>
            </w:r>
            <w:hyperlink w:anchor="bookmark=id.czf1gpwckqlg">
              <w:r>
                <w:rPr>
                  <w:rFonts w:ascii="Arial" w:eastAsia="Arial" w:hAnsi="Arial" w:cs="Arial"/>
                  <w:color w:val="156082"/>
                </w:rPr>
                <w:t>Приложение B</w:t>
              </w:r>
            </w:hyperlink>
          </w:p>
        </w:tc>
      </w:tr>
    </w:tbl>
    <w:p w14:paraId="05F2D247" w14:textId="447F2876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Метод:</w:t>
      </w:r>
      <w:r w:rsidRPr="003C42DA">
        <w:rPr>
          <w:rFonts w:ascii="Arial" w:eastAsia="Arial" w:hAnsi="Arial" w:cs="Arial"/>
          <w:color w:val="000000"/>
          <w:lang w:val="ru-RU"/>
        </w:rPr>
        <w:t xml:space="preserve"> генератор диалогов (скрипт заказчика/исполнителя) + фиксация метрик в модуле «Отчетность». </w:t>
      </w:r>
      <w:del w:id="3591" w:author="Никита Гринь" w:date="2026-08-04T11:37:00Z" w16du:dateUtc="2026-08-04T08:37:00Z">
        <w:r w:rsidRPr="003C42DA" w:rsidDel="00FD7F09">
          <w:rPr>
            <w:rFonts w:ascii="Arial" w:eastAsia="Arial" w:hAnsi="Arial" w:cs="Arial"/>
            <w:color w:val="000000"/>
            <w:lang w:val="ru-RU"/>
          </w:rPr>
          <w:delText xml:space="preserve">Детальные 300+ тест-кейсов — </w:delText>
        </w:r>
        <w:r w:rsidRPr="003C42DA" w:rsidDel="00FD7F09">
          <w:rPr>
            <w:rFonts w:ascii="Arial" w:eastAsia="Arial" w:hAnsi="Arial" w:cs="Arial"/>
            <w:b/>
            <w:bCs/>
            <w:color w:val="000000"/>
            <w:lang w:val="ru-RU"/>
          </w:rPr>
          <w:delText>отдельный документ при</w:delText>
        </w:r>
        <w:r w:rsidRPr="003C42DA" w:rsidDel="00FD7F09">
          <w:rPr>
            <w:rFonts w:ascii="Arial" w:eastAsia="Arial" w:hAnsi="Arial" w:cs="Arial"/>
            <w:b/>
            <w:bCs/>
            <w:lang w:val="ru-RU"/>
          </w:rPr>
          <w:delText>е</w:delText>
        </w:r>
        <w:r w:rsidRPr="003C42DA" w:rsidDel="00FD7F09">
          <w:rPr>
            <w:rFonts w:ascii="Arial" w:eastAsia="Arial" w:hAnsi="Arial" w:cs="Arial"/>
            <w:b/>
            <w:bCs/>
            <w:color w:val="000000"/>
            <w:lang w:val="ru-RU"/>
          </w:rPr>
          <w:delText>мки этапа 6</w:delText>
        </w:r>
        <w:r w:rsidRPr="003C42DA" w:rsidDel="00FD7F09">
          <w:rPr>
            <w:rFonts w:ascii="Arial" w:eastAsia="Arial" w:hAnsi="Arial" w:cs="Arial"/>
            <w:color w:val="000000"/>
            <w:lang w:val="ru-RU"/>
          </w:rPr>
          <w:delText xml:space="preserve"> (не дублировать в ТЗ)</w:delText>
        </w:r>
        <w:r w:rsidRPr="003C42DA" w:rsidDel="00FD7F09">
          <w:rPr>
            <w:rFonts w:ascii="Arial" w:eastAsia="Arial" w:hAnsi="Arial" w:cs="Arial"/>
            <w:color w:val="000000"/>
            <w:lang w:val="ru-RU"/>
          </w:rPr>
          <w:delText>.</w:delText>
        </w:r>
      </w:del>
    </w:p>
    <w:p w14:paraId="4F79A2B1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086343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6318F8F8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50143DCD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3393B70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4E1E51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91F1AEC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2958889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p w14:paraId="447D76FA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1C4A3867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6628A41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D5EBA59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3593" w:name="bookmark=id.rgkvy5xtrlk4" w:colFirst="0" w:colLast="0"/>
      <w:bookmarkEnd w:id="3593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 Модуль ИИ-ассистент (§2.2.3, §5)</w:t>
      </w:r>
    </w:p>
    <w:p w14:paraId="661FE74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Модуль ИИ-ассистент предоставляет сотрудникам банка интеллектуальный чат с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отдельном окне «Ассистент»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(портальный лаунчер или </w:t>
      </w:r>
      <w:r>
        <w:rPr>
          <w:rFonts w:ascii="Arial" w:eastAsia="Arial" w:hAnsi="Arial" w:cs="Arial"/>
          <w:color w:val="000000"/>
        </w:rPr>
        <w:t>slide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in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</w:t>
      </w:r>
      <w:r>
        <w:rPr>
          <w:rFonts w:ascii="Arial" w:eastAsia="Arial" w:hAnsi="Arial" w:cs="Arial"/>
          <w:color w:val="000000"/>
        </w:rPr>
        <w:t>back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office</w:t>
      </w:r>
      <w:r w:rsidRPr="003C42DA">
        <w:rPr>
          <w:rFonts w:ascii="Arial" w:eastAsia="Arial" w:hAnsi="Arial" w:cs="Arial"/>
          <w:color w:val="000000"/>
          <w:lang w:val="ru-RU"/>
        </w:rPr>
        <w:t xml:space="preserve">). Операторы КЦ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могут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использовать ассистент параллельно с окном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ра (</w:t>
      </w:r>
      <w:r>
        <w:fldChar w:fldCharType="begin"/>
      </w:r>
      <w:r>
        <w:instrText>HYPERLINK</w:instrText>
      </w:r>
      <w:r w:rsidRPr="003339CA">
        <w:rPr>
          <w:lang w:val="ru-RU"/>
          <w:rPrChange w:id="3594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595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596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597" w:author="Никита Гринь" w:date="2026-07-31T10:58:00Z" w16du:dateUtc="2026-07-31T07:58:00Z">
            <w:rPr/>
          </w:rPrChange>
        </w:rPr>
        <w:instrText>.</w:instrText>
      </w:r>
      <w:r>
        <w:instrText>var</w:instrText>
      </w:r>
      <w:r w:rsidRPr="003339CA">
        <w:rPr>
          <w:lang w:val="ru-RU"/>
          <w:rPrChange w:id="3598" w:author="Никита Гринь" w:date="2026-07-31T10:58:00Z" w16du:dateUtc="2026-07-31T07:58:00Z">
            <w:rPr/>
          </w:rPrChange>
        </w:rPr>
        <w:instrText>47</w:instrText>
      </w:r>
      <w:r>
        <w:instrText>dt</w:instrText>
      </w:r>
      <w:r w:rsidRPr="003339CA">
        <w:rPr>
          <w:lang w:val="ru-RU"/>
          <w:rPrChange w:id="3599" w:author="Никита Гринь" w:date="2026-07-31T10:58:00Z" w16du:dateUtc="2026-07-31T07:58:00Z">
            <w:rPr/>
          </w:rPrChange>
        </w:rPr>
        <w:instrText>214</w:instrText>
      </w:r>
      <w:r>
        <w:instrText>r</w:instrText>
      </w:r>
      <w:r w:rsidRPr="003339CA">
        <w:rPr>
          <w:lang w:val="ru-RU"/>
          <w:rPrChange w:id="3600" w:author="Никита Гринь" w:date="2026-07-31T10:58:00Z" w16du:dateUtc="2026-07-31T07:58:00Z">
            <w:rPr/>
          </w:rPrChange>
        </w:rPr>
        <w:instrText>8"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). Поддерживаются внутренние и внешние источники, генерация документов, саммаризация,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/код по политике ИБ; управление — ролями §2.4 п.8–10 и администратором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(п.2).</w:t>
      </w:r>
    </w:p>
    <w:p w14:paraId="70F7C3C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[Прил.1 §2.2.3, §5]: интерфейс для работы модуля ИИ-ассистента — диалог с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fldChar w:fldCharType="begin"/>
      </w:r>
      <w:r>
        <w:instrText>HYPERLINK</w:instrText>
      </w:r>
      <w:r w:rsidRPr="003339CA">
        <w:rPr>
          <w:lang w:val="ru-RU"/>
          <w:rPrChange w:id="3601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02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03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04" w:author="Никита Гринь" w:date="2026-07-31T10:58:00Z" w16du:dateUtc="2026-07-31T07:58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605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§5.2,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§5.4.</w:t>
      </w:r>
    </w:p>
    <w:p w14:paraId="6C1EFD0A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606" w:name="bookmark=id.b65su55azlhp" w:colFirst="0" w:colLast="0"/>
      <w:bookmarkEnd w:id="360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.1. Назначение и границы</w:t>
      </w:r>
    </w:p>
    <w:p w14:paraId="7BDE4E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§5.1, §5.2]: назначение модуля ИИ-ассистент</w:t>
      </w:r>
    </w:p>
    <w:p w14:paraId="1A80587F" w14:textId="5116C902" w:rsidR="009D43E8" w:rsidRPr="00CD266C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.1 определяет границы модуля: вкладка «Ассистент», отдельные индексы </w:t>
      </w:r>
      <w:r>
        <w:fldChar w:fldCharType="begin"/>
      </w:r>
      <w:r>
        <w:instrText>HYPERLINK</w:instrText>
      </w:r>
      <w:r w:rsidRPr="003339CA">
        <w:rPr>
          <w:lang w:val="ru-RU"/>
          <w:rPrChange w:id="3607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08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09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10" w:author="Никита Гринь" w:date="2026-07-31T10:58:00Z" w16du:dateUtc="2026-07-31T07:58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611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_*</w:t>
      </w:r>
      <w:sdt>
        <w:sdtPr>
          <w:tag w:val="goog_rdk_235"/>
          <w:id w:val="-119182498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), </w:t>
          </w:r>
          <w:r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</w:t>
          </w:r>
          <w:r>
            <w:rPr>
              <w:rFonts w:ascii="Arial Unicode MS" w:eastAsia="Arial Unicode MS" w:hAnsi="Arial Unicode MS" w:cs="Arial Unicode MS"/>
              <w:color w:val="000000"/>
            </w:rPr>
            <w:t>p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95 ≤2 с,</w:t>
          </w:r>
          <w:ins w:id="3612" w:author="Никита Гринь" w:date="2026-08-03T14:16:00Z" w16du:dateUtc="2026-08-03T11:16:00Z">
            <w:r w:rsidR="005F798B">
              <w:rPr>
                <w:rFonts w:asciiTheme="minorHAnsi" w:eastAsia="Arial Unicode MS" w:hAnsiTheme="minorHAnsi" w:cs="Arial Unicode MS"/>
                <w:color w:val="000000"/>
                <w:lang w:val="ru-RU"/>
              </w:rPr>
              <w:t xml:space="preserve"> не м</w:t>
            </w:r>
          </w:ins>
          <w:ins w:id="3613" w:author="Никита Гринь" w:date="2026-08-03T14:17:00Z" w16du:dateUtc="2026-08-03T11:17:00Z">
            <w:r w:rsidR="005F798B">
              <w:rPr>
                <w:rFonts w:asciiTheme="minorHAnsi" w:eastAsia="Arial Unicode MS" w:hAnsiTheme="minorHAnsi" w:cs="Arial Unicode MS"/>
                <w:color w:val="000000"/>
                <w:lang w:val="ru-RU"/>
              </w:rPr>
              <w:t xml:space="preserve">енее </w:t>
            </w:r>
          </w:ins>
          <w:del w:id="3614" w:author="Никита Гринь" w:date="2026-08-03T14:16:00Z" w16du:dateUtc="2026-08-03T11:16:00Z">
            <w:r w:rsidRPr="003C42DA" w:rsidDel="005F798B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 </w:delText>
            </w:r>
          </w:del>
          <w:ins w:id="3616" w:author="Солдатенко Евгений Павлович" w:date="2026-07-31T09:13:00Z">
            <w:del w:id="3617" w:author="Никита Гринь" w:date="2026-08-03T14:16:00Z" w16du:dateUtc="2026-08-03T11:16:00Z">
              <w:r w:rsidR="00CD266C" w:rsidRPr="00CD266C" w:rsidDel="005F798B">
                <w:rPr>
                  <w:rFonts w:ascii="Arial Unicode MS" w:eastAsia="Arial Unicode MS" w:hAnsi="Arial Unicode MS" w:cs="Arial Unicode MS"/>
                  <w:color w:val="000000"/>
                  <w:lang w:val="ru-RU"/>
                </w:rPr>
                <w:delText>&gt;=</w:delText>
              </w:r>
            </w:del>
          </w:ins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2000 пользователей). </w:t>
          </w:r>
          <w:r w:rsidRPr="00CD266C">
            <w:rPr>
              <w:rFonts w:ascii="Arial Unicode MS" w:eastAsia="Arial Unicode MS" w:hAnsi="Arial Unicode MS" w:cs="Arial Unicode MS"/>
              <w:color w:val="000000"/>
              <w:lang w:val="ru-RU"/>
            </w:rPr>
            <w:t>Он обеспечивает:</w:t>
          </w:r>
        </w:sdtContent>
      </w:sdt>
    </w:p>
    <w:p w14:paraId="48CFC8E4" w14:textId="77777777" w:rsidR="009D43E8" w:rsidRPr="003C42DA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Таблицу «входит / не входит» (суфл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 КЦ,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вне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>)</w:t>
      </w:r>
    </w:p>
    <w:p w14:paraId="665ABAFA" w14:textId="77777777" w:rsidR="009D43E8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KPI §5.1.17, §5.1.35, историю 10 дней</w:t>
      </w:r>
    </w:p>
    <w:p w14:paraId="41C3F518" w14:textId="77777777" w:rsidR="009D43E8" w:rsidRDefault="00317F00">
      <w:pPr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36" w:after="36"/>
      </w:pPr>
      <w:r>
        <w:rPr>
          <w:rFonts w:ascii="Arial" w:eastAsia="Arial" w:hAnsi="Arial" w:cs="Arial"/>
          <w:color w:val="000000"/>
        </w:rPr>
        <w:t>Ссылку на REST API (</w:t>
      </w:r>
      <w:r>
        <w:rPr>
          <w:rFonts w:ascii="Arial" w:eastAsia="Arial" w:hAnsi="Arial" w:cs="Arial"/>
          <w:b/>
          <w:bCs/>
          <w:color w:val="000000"/>
        </w:rPr>
        <w:t>tz-ai-assistant-belarusbank.md</w:t>
      </w:r>
      <w:r>
        <w:rPr>
          <w:rFonts w:ascii="Arial" w:eastAsia="Arial" w:hAnsi="Arial" w:cs="Arial"/>
          <w:color w:val="000000"/>
        </w:rPr>
        <w:t>)</w:t>
      </w:r>
    </w:p>
    <w:p w14:paraId="159E5F4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сотрудники банка получают безопасный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>-инструмент для рабочих задач без смешения с контуром КЦ.</w:t>
      </w:r>
    </w:p>
    <w:p w14:paraId="77B909A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Трассировка:</w:t>
      </w:r>
      <w:r>
        <w:rPr>
          <w:rFonts w:ascii="Arial" w:eastAsia="Arial" w:hAnsi="Arial" w:cs="Arial"/>
          <w:color w:val="000000"/>
        </w:rPr>
        <w:t xml:space="preserve"> пункты </w:t>
      </w:r>
      <w:r>
        <w:rPr>
          <w:rFonts w:ascii="Arial" w:eastAsia="Arial" w:hAnsi="Arial" w:cs="Arial"/>
          <w:b/>
          <w:bCs/>
          <w:color w:val="000000"/>
        </w:rPr>
        <w:t>5.1.1–5.1.41.4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5.2.1–5.2.14</w:t>
      </w:r>
      <w:r>
        <w:rPr>
          <w:rFonts w:ascii="Arial" w:eastAsia="Arial" w:hAnsi="Arial" w:cs="Arial"/>
          <w:color w:val="000000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5.3–5.4</w:t>
      </w:r>
      <w:r>
        <w:rPr>
          <w:rFonts w:ascii="Arial" w:eastAsia="Arial" w:hAnsi="Arial" w:cs="Arial"/>
          <w:color w:val="000000"/>
        </w:rPr>
        <w:t xml:space="preserve"> Приложения 1.</w:t>
      </w:r>
    </w:p>
    <w:p w14:paraId="10B4C2C9" w14:textId="77777777" w:rsidR="009D43E8" w:rsidRDefault="00317F00">
      <w:pPr>
        <w:pStyle w:val="3"/>
        <w:rPr>
          <w:rFonts w:ascii="Arial" w:eastAsia="Arial" w:hAnsi="Arial" w:cs="Arial"/>
        </w:rPr>
      </w:pPr>
      <w:bookmarkStart w:id="3618" w:name="bookmark=id.zapvsyl25x9u" w:colFirst="0" w:colLast="0"/>
      <w:bookmarkEnd w:id="3618"/>
      <w:r>
        <w:rPr>
          <w:rFonts w:ascii="Arial" w:eastAsia="Arial" w:hAnsi="Arial" w:cs="Arial"/>
        </w:rPr>
        <w:t>Границы модуля</w:t>
      </w:r>
    </w:p>
    <w:tbl>
      <w:tblPr>
        <w:tblStyle w:val="72"/>
        <w:tblW w:w="86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245"/>
        <w:gridCol w:w="4410"/>
      </w:tblGrid>
      <w:tr w:rsidR="009D43E8" w14:paraId="5067F48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245" w:type="dxa"/>
          </w:tcPr>
          <w:p w14:paraId="01A14E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4410" w:type="dxa"/>
          </w:tcPr>
          <w:p w14:paraId="2450F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9D43E8" w:rsidRPr="0050000B" w14:paraId="1B956A3E" w14:textId="77777777" w:rsidTr="009D43E8">
        <w:tc>
          <w:tcPr>
            <w:tcW w:w="4245" w:type="dxa"/>
          </w:tcPr>
          <w:p w14:paraId="3F1CC34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«Ассистент»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4410" w:type="dxa"/>
          </w:tcPr>
          <w:p w14:paraId="4D7BA5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 оператора КЦ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19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20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21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22" w:author="Никита Гринь" w:date="2026-07-31T10:58:00Z" w16du:dateUtc="2026-07-31T07:58:00Z">
                  <w:rPr/>
                </w:rPrChange>
              </w:rPr>
              <w:instrText>.57</w:instrText>
            </w:r>
            <w:r>
              <w:instrText>lpi</w:instrText>
            </w:r>
            <w:r w:rsidRPr="003339CA">
              <w:rPr>
                <w:lang w:val="ru-RU"/>
                <w:rPrChange w:id="3623" w:author="Никита Гринь" w:date="2026-07-31T10:58:00Z" w16du:dateUtc="2026-07-31T07:58:00Z">
                  <w:rPr/>
                </w:rPrChange>
              </w:rPr>
              <w:instrText>6</w:instrText>
            </w:r>
            <w:r>
              <w:instrText>vccj</w:instrText>
            </w:r>
            <w:r w:rsidRPr="003339CA">
              <w:rPr>
                <w:lang w:val="ru-RU"/>
                <w:rPrChange w:id="3624" w:author="Никита Гринь" w:date="2026-07-31T10:58:00Z" w16du:dateUtc="2026-07-31T07:58:00Z">
                  <w:rPr/>
                </w:rPrChange>
              </w:rPr>
              <w:instrText>5</w:instrText>
            </w:r>
            <w:r>
              <w:instrText>m</w:instrText>
            </w:r>
            <w:r w:rsidRPr="003339CA">
              <w:rPr>
                <w:lang w:val="ru-RU"/>
                <w:rPrChange w:id="3625" w:author="Никита Гринь" w:date="2026-07-31T10:58:00Z" w16du:dateUtc="2026-07-31T07:58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50000B" w14:paraId="1657DD17" w14:textId="77777777" w:rsidTr="009D43E8">
        <w:tc>
          <w:tcPr>
            <w:tcW w:w="4245" w:type="dxa"/>
          </w:tcPr>
          <w:p w14:paraId="4E1997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[Платформа]</w:t>
            </w:r>
          </w:p>
        </w:tc>
        <w:tc>
          <w:tcPr>
            <w:tcW w:w="4410" w:type="dxa"/>
          </w:tcPr>
          <w:p w14:paraId="46C889B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Детальная спецификация платформы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26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27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28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29" w:author="Никита Гринь" w:date="2026-07-31T10:58:00Z" w16du:dateUtc="2026-07-31T07:58:00Z">
                  <w:rPr/>
                </w:rPrChange>
              </w:rPr>
              <w:instrText>.</w:instrText>
            </w:r>
            <w:r>
              <w:instrText>vz</w:instrText>
            </w:r>
            <w:r w:rsidRPr="003339CA">
              <w:rPr>
                <w:lang w:val="ru-RU"/>
                <w:rPrChange w:id="3630" w:author="Никита Гринь" w:date="2026-07-31T10:58:00Z" w16du:dateUtc="2026-07-31T07:58:00Z">
                  <w:rPr/>
                </w:rPrChange>
              </w:rPr>
              <w:instrText>8</w:instrText>
            </w:r>
            <w:r>
              <w:instrText>ssq</w:instrText>
            </w:r>
            <w:r w:rsidRPr="003339CA">
              <w:rPr>
                <w:lang w:val="ru-RU"/>
                <w:rPrChange w:id="3631" w:author="Никита Гринь" w:date="2026-07-31T10:58:00Z" w16du:dateUtc="2026-07-31T07:58:00Z">
                  <w:rPr/>
                </w:rPrChange>
              </w:rPr>
              <w:instrText>4</w:instrText>
            </w:r>
            <w:r>
              <w:instrText>d</w:instrText>
            </w:r>
            <w:r w:rsidRPr="003339CA">
              <w:rPr>
                <w:lang w:val="ru-RU"/>
                <w:rPrChange w:id="3632" w:author="Никита Гринь" w:date="2026-07-31T10:58:00Z" w16du:dateUtc="2026-07-31T07:58:00Z">
                  <w:rPr/>
                </w:rPrChange>
              </w:rPr>
              <w:instrText>5</w:instrText>
            </w:r>
            <w:r>
              <w:instrText>zlg</w:instrText>
            </w:r>
            <w:r w:rsidRPr="003339CA">
              <w:rPr>
                <w:lang w:val="ru-RU"/>
                <w:rPrChange w:id="3633" w:author="Никита Гринь" w:date="2026-07-31T10:58:00Z" w16du:dateUtc="2026-07-31T07:58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V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8663718" w14:textId="77777777" w:rsidTr="009D43E8">
        <w:tc>
          <w:tcPr>
            <w:tcW w:w="4245" w:type="dxa"/>
          </w:tcPr>
          <w:p w14:paraId="43C98A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RAG, Query Understanding (§5.2)</w:t>
            </w:r>
          </w:p>
        </w:tc>
        <w:tc>
          <w:tcPr>
            <w:tcW w:w="4410" w:type="dxa"/>
          </w:tcPr>
          <w:p w14:paraId="25C9C3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Production-индекс КЦ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  <w:r>
              <w:rPr>
                <w:rFonts w:ascii="Arial" w:eastAsia="Arial" w:hAnsi="Arial" w:cs="Arial"/>
                <w:color w:val="000000"/>
              </w:rPr>
              <w:t>) — отдельный контур</w:t>
            </w:r>
          </w:p>
        </w:tc>
      </w:tr>
      <w:tr w:rsidR="009D43E8" w:rsidRPr="0050000B" w14:paraId="7835A3F3" w14:textId="77777777" w:rsidTr="009D43E8">
        <w:tc>
          <w:tcPr>
            <w:tcW w:w="4245" w:type="dxa"/>
          </w:tcPr>
          <w:p w14:paraId="145C77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Word/PDF/Excel/PPT/BPMN, текст, презентации, диаграммы</w:t>
            </w:r>
          </w:p>
        </w:tc>
        <w:tc>
          <w:tcPr>
            <w:tcW w:w="4410" w:type="dxa"/>
          </w:tcPr>
          <w:p w14:paraId="3A7366A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Онлайн-чат с клиентами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34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35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36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37" w:author="Никита Гринь" w:date="2026-07-31T10:58:00Z" w16du:dateUtc="2026-07-31T07:58:00Z">
                  <w:rPr/>
                </w:rPrChange>
              </w:rPr>
              <w:instrText>.</w:instrText>
            </w:r>
            <w:r>
              <w:instrText>kkdo</w:instrText>
            </w:r>
            <w:r w:rsidRPr="003339CA">
              <w:rPr>
                <w:lang w:val="ru-RU"/>
                <w:rPrChange w:id="3638" w:author="Никита Гринь" w:date="2026-07-31T10:58:00Z" w16du:dateUtc="2026-07-31T07:58:00Z">
                  <w:rPr/>
                </w:rPrChange>
              </w:rPr>
              <w:instrText>6</w:instrText>
            </w:r>
            <w:r>
              <w:instrText>hgu</w:instrText>
            </w:r>
            <w:r w:rsidRPr="003339CA">
              <w:rPr>
                <w:lang w:val="ru-RU"/>
                <w:rPrChange w:id="3639" w:author="Никита Гринь" w:date="2026-07-31T10:58:00Z" w16du:dateUtc="2026-07-31T07:58:00Z">
                  <w:rPr/>
                </w:rPrChange>
              </w:rPr>
              <w:instrText>9</w:instrText>
            </w:r>
            <w:r>
              <w:instrText>d</w:instrText>
            </w:r>
            <w:r w:rsidRPr="003339CA">
              <w:rPr>
                <w:lang w:val="ru-RU"/>
                <w:rPrChange w:id="3640" w:author="Никита Гринь" w:date="2026-07-31T10:58:00Z" w16du:dateUtc="2026-07-31T07:58:00Z">
                  <w:rPr/>
                </w:rPrChange>
              </w:rPr>
              <w:instrText>54"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:rsidRPr="0050000B" w14:paraId="2D1D9A42" w14:textId="77777777" w:rsidTr="009D43E8">
        <w:tc>
          <w:tcPr>
            <w:tcW w:w="4245" w:type="dxa"/>
          </w:tcPr>
          <w:p w14:paraId="3CDFA39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парсинг, 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(политика ИБ)</w:t>
            </w:r>
          </w:p>
        </w:tc>
        <w:tc>
          <w:tcPr>
            <w:tcW w:w="4410" w:type="dxa"/>
          </w:tcPr>
          <w:p w14:paraId="6A9339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распознавания документов (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41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42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43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44" w:author="Никита Гринь" w:date="2026-07-31T10:58:00Z" w16du:dateUtc="2026-07-31T07:58:00Z">
                  <w:rPr/>
                </w:rPrChange>
              </w:rPr>
              <w:instrText>.5</w:instrText>
            </w:r>
            <w:r>
              <w:instrText>rvh</w:instrText>
            </w:r>
            <w:r w:rsidRPr="003339CA">
              <w:rPr>
                <w:lang w:val="ru-RU"/>
                <w:rPrChange w:id="3645" w:author="Никита Гринь" w:date="2026-07-31T10:58:00Z" w16du:dateUtc="2026-07-31T07:58:00Z">
                  <w:rPr/>
                </w:rPrChange>
              </w:rPr>
              <w:instrText>25</w:instrText>
            </w:r>
            <w:r>
              <w:instrText>btg</w:instrText>
            </w:r>
            <w:r w:rsidRPr="003339CA">
              <w:rPr>
                <w:lang w:val="ru-RU"/>
                <w:rPrChange w:id="3646" w:author="Никита Гринь" w:date="2026-07-31T10:58:00Z" w16du:dateUtc="2026-07-31T07:58:00Z">
                  <w:rPr/>
                </w:rPrChange>
              </w:rPr>
              <w:instrText>5</w:instrText>
            </w:r>
            <w:r>
              <w:instrText>h</w:instrText>
            </w:r>
            <w:r w:rsidRPr="003339CA">
              <w:rPr>
                <w:lang w:val="ru-RU"/>
                <w:rPrChange w:id="3647" w:author="Никита Гринь" w:date="2026-07-31T10:58:00Z" w16du:dateUtc="2026-07-31T07:58:00Z">
                  <w:rPr/>
                </w:rPrChange>
              </w:rPr>
              <w:instrText>6"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IV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6164F0A0" w14:textId="77777777" w:rsidTr="009D43E8">
        <w:tc>
          <w:tcPr>
            <w:tcW w:w="4245" w:type="dxa"/>
          </w:tcPr>
          <w:p w14:paraId="63B3AA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</w:p>
        </w:tc>
        <w:tc>
          <w:tcPr>
            <w:tcW w:w="4410" w:type="dxa"/>
          </w:tcPr>
          <w:p w14:paraId="7EA37F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53315415" w14:textId="77777777" w:rsidTr="009D43E8">
        <w:tc>
          <w:tcPr>
            <w:tcW w:w="4245" w:type="dxa"/>
          </w:tcPr>
          <w:p w14:paraId="787004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администрирования,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§5.4</w:t>
            </w:r>
          </w:p>
        </w:tc>
        <w:tc>
          <w:tcPr>
            <w:tcW w:w="4410" w:type="dxa"/>
          </w:tcPr>
          <w:p w14:paraId="7C6BEB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40EC2638" w14:textId="77777777" w:rsidTr="009D43E8">
        <w:tc>
          <w:tcPr>
            <w:tcW w:w="4245" w:type="dxa"/>
          </w:tcPr>
          <w:p w14:paraId="267388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До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2000 одновременных пользователей</w:t>
            </w:r>
            <w:r>
              <w:rPr>
                <w:rFonts w:ascii="Arial" w:eastAsia="Arial" w:hAnsi="Arial" w:cs="Arial"/>
                <w:color w:val="000000"/>
              </w:rPr>
              <w:t xml:space="preserve"> (§5.1.35)</w:t>
            </w:r>
          </w:p>
        </w:tc>
        <w:tc>
          <w:tcPr>
            <w:tcW w:w="4410" w:type="dxa"/>
          </w:tcPr>
          <w:p w14:paraId="39565A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3E831B8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KPI [Прил.1]:</w:t>
      </w:r>
    </w:p>
    <w:tbl>
      <w:tblPr>
        <w:tblStyle w:val="71"/>
        <w:tblW w:w="94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3465"/>
        <w:gridCol w:w="3360"/>
      </w:tblGrid>
      <w:tr w:rsidR="009D43E8" w14:paraId="3764A0C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6C47E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3465" w:type="dxa"/>
          </w:tcPr>
          <w:p w14:paraId="7B2B9C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360" w:type="dxa"/>
          </w:tcPr>
          <w:p w14:paraId="531A6A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718F1E8" w14:textId="77777777" w:rsidTr="009D43E8">
        <w:tc>
          <w:tcPr>
            <w:tcW w:w="2640" w:type="dxa"/>
          </w:tcPr>
          <w:p w14:paraId="2A7934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Время ответа</w:t>
            </w:r>
          </w:p>
        </w:tc>
        <w:tc>
          <w:tcPr>
            <w:tcW w:w="3465" w:type="dxa"/>
          </w:tcPr>
          <w:p w14:paraId="06D4B265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6"/>
                <w:id w:val="56029027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2 сек (p95)</w:t>
                </w:r>
              </w:sdtContent>
            </w:sdt>
          </w:p>
        </w:tc>
        <w:tc>
          <w:tcPr>
            <w:tcW w:w="3360" w:type="dxa"/>
          </w:tcPr>
          <w:p w14:paraId="28CC77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63E4A862" w14:textId="77777777" w:rsidTr="009D43E8">
        <w:tc>
          <w:tcPr>
            <w:tcW w:w="2640" w:type="dxa"/>
          </w:tcPr>
          <w:p w14:paraId="23052F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Длина ответа</w:t>
            </w:r>
          </w:p>
        </w:tc>
        <w:tc>
          <w:tcPr>
            <w:tcW w:w="3465" w:type="dxa"/>
          </w:tcPr>
          <w:p w14:paraId="190EED8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7"/>
                <w:id w:val="3893846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500 символов (ориентир UI)</w:t>
                </w:r>
              </w:sdtContent>
            </w:sdt>
          </w:p>
        </w:tc>
        <w:tc>
          <w:tcPr>
            <w:tcW w:w="3360" w:type="dxa"/>
          </w:tcPr>
          <w:p w14:paraId="6CBB2E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§3.4</w:t>
            </w:r>
          </w:p>
        </w:tc>
      </w:tr>
      <w:tr w:rsidR="009D43E8" w14:paraId="6A728027" w14:textId="77777777" w:rsidTr="009D43E8">
        <w:tc>
          <w:tcPr>
            <w:tcW w:w="2640" w:type="dxa"/>
          </w:tcPr>
          <w:p w14:paraId="561CAB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Галлюцинации</w:t>
            </w:r>
          </w:p>
        </w:tc>
        <w:tc>
          <w:tcPr>
            <w:tcW w:w="3465" w:type="dxa"/>
          </w:tcPr>
          <w:p w14:paraId="24DB817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38"/>
                <w:id w:val="-102641882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≤ 3%</w:t>
                </w:r>
              </w:sdtContent>
            </w:sdt>
          </w:p>
        </w:tc>
        <w:tc>
          <w:tcPr>
            <w:tcW w:w="3360" w:type="dxa"/>
          </w:tcPr>
          <w:p w14:paraId="1403A2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§3.6</w:t>
            </w:r>
          </w:p>
        </w:tc>
      </w:tr>
      <w:tr w:rsidR="009D43E8" w14:paraId="539AFE60" w14:textId="77777777" w:rsidTr="009D43E8">
        <w:tc>
          <w:tcPr>
            <w:tcW w:w="2640" w:type="dxa"/>
          </w:tcPr>
          <w:p w14:paraId="45AB3B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Одновременные пользователи</w:t>
            </w:r>
          </w:p>
        </w:tc>
        <w:tc>
          <w:tcPr>
            <w:tcW w:w="3465" w:type="dxa"/>
          </w:tcPr>
          <w:p w14:paraId="5508F89F" w14:textId="4E889244" w:rsidR="009D43E8" w:rsidRDefault="00CD26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650" w:author="Солдатенко Евгений Павлович" w:date="2026-07-31T09:14:00Z">
              <w:r>
                <w:rPr>
                  <w:rFonts w:ascii="Arial" w:eastAsia="Arial" w:hAnsi="Arial" w:cs="Arial"/>
                  <w:color w:val="000000"/>
                  <w:lang w:val="ru-RU"/>
                </w:rPr>
                <w:t xml:space="preserve">Не менее </w:t>
              </w:r>
            </w:ins>
            <w:del w:id="3651" w:author="Солдатенко Евгений Павлович" w:date="2026-07-31T09:14:00Z">
              <w:r w:rsidR="00317F00" w:rsidDel="00CD266C">
                <w:rPr>
                  <w:rFonts w:ascii="Arial" w:eastAsia="Arial" w:hAnsi="Arial" w:cs="Arial"/>
                  <w:color w:val="000000"/>
                </w:rPr>
                <w:delText xml:space="preserve">до </w:delText>
              </w:r>
            </w:del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2000</w:t>
            </w:r>
          </w:p>
        </w:tc>
        <w:tc>
          <w:tcPr>
            <w:tcW w:w="3360" w:type="dxa"/>
          </w:tcPr>
          <w:p w14:paraId="5436C1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9D43E8" w14:paraId="7DE24E2F" w14:textId="77777777" w:rsidTr="009D43E8">
        <w:tc>
          <w:tcPr>
            <w:tcW w:w="2640" w:type="dxa"/>
          </w:tcPr>
          <w:p w14:paraId="7C1D93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в UI</w:t>
            </w:r>
          </w:p>
        </w:tc>
        <w:tc>
          <w:tcPr>
            <w:tcW w:w="3465" w:type="dxa"/>
          </w:tcPr>
          <w:p w14:paraId="15AA9B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 дней</w:t>
            </w:r>
          </w:p>
        </w:tc>
        <w:tc>
          <w:tcPr>
            <w:tcW w:w="3360" w:type="dxa"/>
          </w:tcPr>
          <w:p w14:paraId="4D1A1D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</w:tbl>
    <w:p w14:paraId="6DDE6B0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8BC61BB" w14:textId="77777777" w:rsidR="009D43E8" w:rsidRDefault="00317F00">
      <w:pPr>
        <w:pStyle w:val="2"/>
        <w:rPr>
          <w:rFonts w:ascii="Arial" w:eastAsia="Arial" w:hAnsi="Arial" w:cs="Arial"/>
        </w:rPr>
      </w:pPr>
      <w:bookmarkStart w:id="3652" w:name="bookmark=id.uz3elrd1f5f6" w:colFirst="0" w:colLast="0"/>
      <w:bookmarkEnd w:id="3652"/>
      <w:r>
        <w:rPr>
          <w:rFonts w:ascii="Arial" w:eastAsia="Arial" w:hAnsi="Arial" w:cs="Arial"/>
        </w:rPr>
        <w:t>III.2. Роли</w:t>
      </w:r>
    </w:p>
    <w:p w14:paraId="3DFDFE5A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§2.4 п.2, 8–10]: роли модуля ИИ-ассистент</w:t>
      </w:r>
    </w:p>
    <w:p w14:paraId="54139E1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Роли ассистента — подмножество §2.4: администратор </w:t>
      </w:r>
      <w:r>
        <w:fldChar w:fldCharType="begin"/>
      </w:r>
      <w:r>
        <w:instrText>HYPERLINK</w:instrText>
      </w:r>
      <w:r w:rsidRPr="003339CA">
        <w:rPr>
          <w:lang w:val="ru-RU"/>
          <w:rPrChange w:id="3653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54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55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56" w:author="Никита Гринь" w:date="2026-07-31T10:58:00Z" w16du:dateUtc="2026-07-31T07:58:00Z">
            <w:rPr/>
          </w:rPrChange>
        </w:rPr>
        <w:instrText>.1</w:instrText>
      </w:r>
      <w:r>
        <w:instrText>fkeonkkdgu</w:instrText>
      </w:r>
      <w:r w:rsidRPr="003339CA">
        <w:rPr>
          <w:lang w:val="ru-RU"/>
          <w:rPrChange w:id="3657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администратор модуля, пользователь, аналитик.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Операторы КЦ (п.4–5)могут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пользоваться ассистентом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из портального лаунчера; ограничение доступа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настройка администратора</w:t>
      </w:r>
      <w:r w:rsidRPr="003C42DA">
        <w:rPr>
          <w:rFonts w:ascii="Arial" w:eastAsia="Arial" w:hAnsi="Arial" w:cs="Arial"/>
          <w:color w:val="000000"/>
          <w:lang w:val="ru-RU"/>
        </w:rPr>
        <w:t>, не запрет «во время сессии» по умолчанию.</w:t>
      </w:r>
    </w:p>
    <w:p w14:paraId="0FA562B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доступ к чату и настройкам соответствует организационной структуре банка через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56C9492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Роли модуля — подмножество </w:t>
      </w:r>
      <w:r>
        <w:rPr>
          <w:rFonts w:ascii="Arial" w:eastAsia="Arial" w:hAnsi="Arial" w:cs="Arial"/>
          <w:b/>
          <w:bCs/>
          <w:color w:val="000000"/>
        </w:rPr>
        <w:t>[Прил.1 §2.4]</w:t>
      </w:r>
    </w:p>
    <w:tbl>
      <w:tblPr>
        <w:tblStyle w:val="70"/>
        <w:tblW w:w="98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40"/>
        <w:gridCol w:w="1695"/>
        <w:gridCol w:w="1935"/>
        <w:gridCol w:w="2475"/>
        <w:gridCol w:w="2880"/>
      </w:tblGrid>
      <w:tr w:rsidR="009D43E8" w14:paraId="1B24A4C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40" w:type="dxa"/>
          </w:tcPr>
          <w:p w14:paraId="0307E6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 §2.4</w:t>
            </w:r>
          </w:p>
        </w:tc>
        <w:tc>
          <w:tcPr>
            <w:tcW w:w="1695" w:type="dxa"/>
          </w:tcPr>
          <w:p w14:paraId="6123E4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  <w:tc>
          <w:tcPr>
            <w:tcW w:w="1935" w:type="dxa"/>
          </w:tcPr>
          <w:p w14:paraId="38F9F8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«Ассистент»</w:t>
            </w:r>
          </w:p>
        </w:tc>
        <w:tc>
          <w:tcPr>
            <w:tcW w:w="2475" w:type="dxa"/>
          </w:tcPr>
          <w:p w14:paraId="68CD7B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880" w:type="dxa"/>
          </w:tcPr>
          <w:p w14:paraId="2E15F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Основные действия</w:t>
            </w:r>
          </w:p>
        </w:tc>
      </w:tr>
      <w:tr w:rsidR="009D43E8" w14:paraId="3347860B" w14:textId="77777777" w:rsidTr="009D43E8">
        <w:tc>
          <w:tcPr>
            <w:tcW w:w="840" w:type="dxa"/>
          </w:tcPr>
          <w:p w14:paraId="67D20F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1695" w:type="dxa"/>
          </w:tcPr>
          <w:p w14:paraId="00B51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базы знаний LLM</w:t>
            </w:r>
          </w:p>
        </w:tc>
        <w:tc>
          <w:tcPr>
            <w:tcW w:w="1935" w:type="dxa"/>
          </w:tcPr>
          <w:p w14:paraId="3F3736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2475" w:type="dxa"/>
          </w:tcPr>
          <w:p w14:paraId="4422F9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QU, промпты, LLM</w:t>
            </w:r>
          </w:p>
        </w:tc>
        <w:tc>
          <w:tcPr>
            <w:tcW w:w="2880" w:type="dxa"/>
          </w:tcPr>
          <w:p w14:paraId="0CC9C2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, импорт, пороги QU,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9D43E8" w14:paraId="7D61B5DC" w14:textId="77777777" w:rsidTr="009D43E8">
        <w:tc>
          <w:tcPr>
            <w:tcW w:w="840" w:type="dxa"/>
          </w:tcPr>
          <w:p w14:paraId="59EE11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8</w:t>
            </w:r>
          </w:p>
        </w:tc>
        <w:tc>
          <w:tcPr>
            <w:tcW w:w="1695" w:type="dxa"/>
          </w:tcPr>
          <w:p w14:paraId="1D172D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ИИ-ассистент</w:t>
            </w:r>
          </w:p>
        </w:tc>
        <w:tc>
          <w:tcPr>
            <w:tcW w:w="1935" w:type="dxa"/>
          </w:tcPr>
          <w:p w14:paraId="1D4585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AD</w:t>
            </w:r>
          </w:p>
        </w:tc>
        <w:tc>
          <w:tcPr>
            <w:tcW w:w="2475" w:type="dxa"/>
          </w:tcPr>
          <w:p w14:paraId="0F25A3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модуль целиком</w:t>
            </w:r>
          </w:p>
        </w:tc>
        <w:tc>
          <w:tcPr>
            <w:tcW w:w="2880" w:type="dxa"/>
          </w:tcPr>
          <w:p w14:paraId="31F775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Источники, мониторинг §5.1.37, capabilities</w:t>
            </w:r>
          </w:p>
        </w:tc>
      </w:tr>
      <w:tr w:rsidR="009D43E8" w:rsidRPr="0050000B" w14:paraId="6041D566" w14:textId="77777777" w:rsidTr="009D43E8">
        <w:tc>
          <w:tcPr>
            <w:tcW w:w="840" w:type="dxa"/>
          </w:tcPr>
          <w:p w14:paraId="288AA7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9</w:t>
            </w:r>
          </w:p>
        </w:tc>
        <w:tc>
          <w:tcPr>
            <w:tcW w:w="1695" w:type="dxa"/>
          </w:tcPr>
          <w:p w14:paraId="6A3AF1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ИИ-ассистента</w:t>
            </w:r>
          </w:p>
        </w:tc>
        <w:tc>
          <w:tcPr>
            <w:tcW w:w="1935" w:type="dxa"/>
          </w:tcPr>
          <w:p w14:paraId="724C21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да</w:t>
            </w:r>
          </w:p>
        </w:tc>
        <w:tc>
          <w:tcPr>
            <w:tcW w:w="2475" w:type="dxa"/>
          </w:tcPr>
          <w:p w14:paraId="6D9F12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880" w:type="dxa"/>
          </w:tcPr>
          <w:p w14:paraId="0A93B9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Чат, выбор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58" w:author="Никита Гринь" w:date="2026-07-31T10:58:00Z" w16du:dateUtc="2026-07-31T07:58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59" w:author="Никита Гринь" w:date="2026-07-31T10:58:00Z" w16du:dateUtc="2026-07-31T07:58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60" w:author="Никита Гринь" w:date="2026-07-31T10:58:00Z" w16du:dateUtc="2026-07-31T07:58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61" w:author="Никита Гринь" w:date="2026-07-31T10:58:00Z" w16du:dateUtc="2026-07-31T07:58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3662" w:author="Никита Гринь" w:date="2026-07-31T10:58:00Z" w16du:dateUtc="2026-07-31T07:58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вложения, обратная связь</w:t>
            </w:r>
          </w:p>
        </w:tc>
      </w:tr>
      <w:tr w:rsidR="009D43E8" w14:paraId="51927EEA" w14:textId="77777777" w:rsidTr="009D43E8">
        <w:tc>
          <w:tcPr>
            <w:tcW w:w="840" w:type="dxa"/>
          </w:tcPr>
          <w:p w14:paraId="58A483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1695" w:type="dxa"/>
          </w:tcPr>
          <w:p w14:paraId="3A6799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ИИ-ассистента</w:t>
            </w:r>
          </w:p>
        </w:tc>
        <w:tc>
          <w:tcPr>
            <w:tcW w:w="1935" w:type="dxa"/>
          </w:tcPr>
          <w:p w14:paraId="338196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read-only*</w:t>
            </w:r>
          </w:p>
        </w:tc>
        <w:tc>
          <w:tcPr>
            <w:tcW w:w="2475" w:type="dxa"/>
          </w:tcPr>
          <w:p w14:paraId="0D7A07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§5.4</w:t>
            </w:r>
          </w:p>
        </w:tc>
        <w:tc>
          <w:tcPr>
            <w:tcW w:w="2880" w:type="dxa"/>
          </w:tcPr>
          <w:p w14:paraId="1D75F7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ты, конструктор, экспорт</w:t>
            </w:r>
          </w:p>
        </w:tc>
      </w:tr>
    </w:tbl>
    <w:p w14:paraId="7C1BB9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Просмотр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тов и агрегированных журналов без отправки сообщений в чат.</w:t>
      </w:r>
    </w:p>
    <w:p w14:paraId="4EB2571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Примечание (границы с КЦ):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роли п. 4–5 (оператор канала телефония / онлайн-чата Контакт-центра)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являются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ролями модуля ИИ-ассистент. Оператор онлайн-чата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видит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вкладку «Ассистент» в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N</w:t>
      </w:r>
      <w:r w:rsidRPr="003C42DA">
        <w:rPr>
          <w:rFonts w:ascii="Arial" w:eastAsia="Arial" w:hAnsi="Arial" w:cs="Arial"/>
          <w:color w:val="000000"/>
          <w:lang w:val="ru-RU"/>
        </w:rPr>
        <w:t xml:space="preserve">01,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-02); оператор телефонии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отдельное окно</w:t>
      </w:r>
      <w:r w:rsidRPr="003C42DA">
        <w:rPr>
          <w:rFonts w:ascii="Arial" w:eastAsia="Arial" w:hAnsi="Arial" w:cs="Arial"/>
          <w:color w:val="000000"/>
          <w:lang w:val="ru-RU"/>
        </w:rPr>
        <w:t xml:space="preserve"> суфл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ра по </w:t>
      </w:r>
      <w:r>
        <w:fldChar w:fldCharType="begin"/>
      </w:r>
      <w:r>
        <w:instrText>HYPERLINK</w:instrText>
      </w:r>
      <w:r w:rsidRPr="003339CA">
        <w:rPr>
          <w:lang w:val="ru-RU"/>
          <w:rPrChange w:id="3663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64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65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66" w:author="Никита Гринь" w:date="2026-07-31T10:58:00Z" w16du:dateUtc="2026-07-31T07:58:00Z">
            <w:rPr/>
          </w:rPrChange>
        </w:rPr>
        <w:instrText>.6</w:instrText>
      </w:r>
      <w:r>
        <w:instrText>ajdjvbb</w:instrText>
      </w:r>
      <w:r w:rsidRPr="003339CA">
        <w:rPr>
          <w:lang w:val="ru-RU"/>
          <w:rPrChange w:id="3667" w:author="Никита Гринь" w:date="2026-07-31T10:58:00Z" w16du:dateUtc="2026-07-31T07:58:00Z">
            <w:rPr/>
          </w:rPrChange>
        </w:rPr>
        <w:instrText>8</w:instrText>
      </w:r>
      <w:r>
        <w:instrText>kz</w:instrText>
      </w:r>
      <w:r w:rsidRPr="003339CA">
        <w:rPr>
          <w:lang w:val="ru-RU"/>
          <w:rPrChange w:id="3668" w:author="Никита Гринь" w:date="2026-07-31T10:58:00Z" w16du:dateUtc="2026-07-31T07:58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(не вкладка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); «Ассистент» — только при явном назначении роли п. 9. </w:t>
      </w:r>
    </w:p>
    <w:p w14:paraId="2AC4D55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Роль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ИИ-ассистента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 10) закрывает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 §5.4; отдельная проектная роль «Аудитор» (</w:t>
      </w:r>
      <w:r>
        <w:fldChar w:fldCharType="begin"/>
      </w:r>
      <w:r>
        <w:instrText>HYPERLINK</w:instrText>
      </w:r>
      <w:r w:rsidRPr="003339CA">
        <w:rPr>
          <w:lang w:val="ru-RU"/>
          <w:rPrChange w:id="3669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70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71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72" w:author="Никита Гринь" w:date="2026-07-31T10:58:00Z" w16du:dateUtc="2026-07-31T07:58:00Z">
            <w:rPr/>
          </w:rPrChange>
        </w:rPr>
        <w:instrText>.6</w:instrText>
      </w:r>
      <w:r>
        <w:instrText>bgru</w:instrText>
      </w:r>
      <w:r w:rsidRPr="003339CA">
        <w:rPr>
          <w:lang w:val="ru-RU"/>
          <w:rPrChange w:id="3673" w:author="Никита Гринь" w:date="2026-07-31T10:58:00Z" w16du:dateUtc="2026-07-31T07:58:00Z">
            <w:rPr/>
          </w:rPrChange>
        </w:rPr>
        <w:instrText>03</w:instrText>
      </w:r>
      <w:r>
        <w:instrText>gsk</w:instrText>
      </w:r>
      <w:r w:rsidRPr="003339CA">
        <w:rPr>
          <w:lang w:val="ru-RU"/>
          <w:rPrChange w:id="3674" w:author="Никита Гринь" w:date="2026-07-31T10:58:00Z" w16du:dateUtc="2026-07-31T07:58:00Z">
            <w:rPr/>
          </w:rPrChange>
        </w:rPr>
        <w:instrText>8</w:instrText>
      </w:r>
      <w:r>
        <w:instrText>c</w:instrText>
      </w:r>
      <w:r w:rsidRPr="003339CA">
        <w:rPr>
          <w:lang w:val="ru-RU"/>
          <w:rPrChange w:id="3675" w:author="Никита Гринь" w:date="2026-07-31T10:58:00Z" w16du:dateUtc="2026-07-31T07:58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.4.2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) — </w:t>
      </w:r>
      <w:r>
        <w:rPr>
          <w:rFonts w:ascii="Arial" w:eastAsia="Arial" w:hAnsi="Arial" w:cs="Arial"/>
          <w:color w:val="000000"/>
        </w:rPr>
        <w:t>read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only</w:t>
      </w:r>
      <w:r w:rsidRPr="003C42DA">
        <w:rPr>
          <w:rFonts w:ascii="Arial" w:eastAsia="Arial" w:hAnsi="Arial" w:cs="Arial"/>
          <w:color w:val="000000"/>
          <w:lang w:val="ru-RU"/>
        </w:rPr>
        <w:t xml:space="preserve"> журналы ИБ, не подменяет п. 10.</w:t>
      </w:r>
    </w:p>
    <w:p w14:paraId="5C385FD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676" w:name="bookmark=id.ac0n7a1hdrpk" w:colFirst="0" w:colLast="0"/>
      <w:bookmarkEnd w:id="367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.3. Интерфейсы и макеты</w:t>
      </w:r>
    </w:p>
    <w:p w14:paraId="79C185A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§5.1.18–19]: </w:t>
      </w:r>
      <w:r>
        <w:rPr>
          <w:rFonts w:ascii="Arial" w:eastAsia="Arial" w:hAnsi="Arial" w:cs="Arial"/>
          <w:b/>
          <w:bCs/>
          <w:color w:val="000000"/>
        </w:rPr>
        <w:t>UI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вкладки «Ассистент», слайды </w:t>
      </w:r>
      <w:r>
        <w:rPr>
          <w:rFonts w:ascii="Arial" w:eastAsia="Arial" w:hAnsi="Arial" w:cs="Arial"/>
          <w:b/>
          <w:bCs/>
          <w:color w:val="000000"/>
        </w:rPr>
        <w:t>III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-1…</w:t>
      </w:r>
      <w:r>
        <w:rPr>
          <w:rFonts w:ascii="Arial" w:eastAsia="Arial" w:hAnsi="Arial" w:cs="Arial"/>
          <w:b/>
          <w:bCs/>
          <w:color w:val="000000"/>
        </w:rPr>
        <w:t>III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-8</w:t>
      </w:r>
    </w:p>
    <w:p w14:paraId="103173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Описание зон чата (</w:t>
      </w:r>
      <w:r>
        <w:rPr>
          <w:rFonts w:ascii="Arial" w:eastAsia="Arial" w:hAnsi="Arial" w:cs="Arial"/>
          <w:color w:val="000000"/>
        </w:rPr>
        <w:t>toolbar</w:t>
      </w:r>
      <w:r w:rsidRPr="003C42DA">
        <w:rPr>
          <w:rFonts w:ascii="Arial" w:eastAsia="Arial" w:hAnsi="Arial" w:cs="Arial"/>
          <w:color w:val="000000"/>
          <w:lang w:val="ru-RU"/>
        </w:rPr>
        <w:t xml:space="preserve">, лента, инструменты, обратная связь) и сквозных слайдов </w:t>
      </w:r>
      <w:r>
        <w:rPr>
          <w:rFonts w:ascii="Arial" w:eastAsia="Arial" w:hAnsi="Arial" w:cs="Arial"/>
          <w:color w:val="000000"/>
        </w:rPr>
        <w:t>I</w:t>
      </w:r>
      <w:r w:rsidRPr="003C42DA">
        <w:rPr>
          <w:rFonts w:ascii="Arial" w:eastAsia="Arial" w:hAnsi="Arial" w:cs="Arial"/>
          <w:color w:val="000000"/>
          <w:lang w:val="ru-RU"/>
        </w:rPr>
        <w:t xml:space="preserve">.8. Макеты — </w:t>
      </w:r>
      <w:r w:rsidRPr="003C42DA">
        <w:rPr>
          <w:rFonts w:ascii="Arial" w:eastAsia="Arial" w:hAnsi="Arial" w:cs="Arial"/>
          <w:color w:val="000000"/>
          <w:lang w:val="ru-RU"/>
        </w:rPr>
        <w:t>иллюстрация</w:t>
      </w:r>
      <w:r w:rsidRPr="003C42DA">
        <w:rPr>
          <w:rFonts w:ascii="Arial" w:eastAsia="Arial" w:hAnsi="Arial" w:cs="Arial"/>
          <w:color w:val="000000"/>
          <w:lang w:val="ru-RU"/>
        </w:rPr>
        <w:t>, не ослабляют ТТ.</w:t>
      </w:r>
    </w:p>
    <w:p w14:paraId="543AC75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согласуется с заказчиком по нумерованным слайдам до разработки.</w:t>
      </w:r>
    </w:p>
    <w:p w14:paraId="6DFE0AB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Принцип: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требования к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из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§5.1.18–19]</w:t>
      </w:r>
      <w:r w:rsidRPr="003C42DA">
        <w:rPr>
          <w:rFonts w:ascii="Arial" w:eastAsia="Arial" w:hAnsi="Arial" w:cs="Arial"/>
          <w:color w:val="000000"/>
          <w:lang w:val="ru-RU"/>
        </w:rPr>
        <w:t xml:space="preserve">; макеты и слайды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иллюстрация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согласования, не ослабляют ТТ. Сквозная нумерация — </w:t>
      </w:r>
      <w:r>
        <w:fldChar w:fldCharType="begin"/>
      </w:r>
      <w:r>
        <w:instrText>HYPERLINK</w:instrText>
      </w:r>
      <w:r w:rsidRPr="003339CA">
        <w:rPr>
          <w:lang w:val="ru-RU"/>
          <w:rPrChange w:id="3679" w:author="Никита Гринь" w:date="2026-07-31T10:58:00Z" w16du:dateUtc="2026-07-31T07:58:00Z">
            <w:rPr/>
          </w:rPrChange>
        </w:rPr>
        <w:instrText xml:space="preserve"> \</w:instrText>
      </w:r>
      <w:r>
        <w:instrText>l</w:instrText>
      </w:r>
      <w:r w:rsidRPr="003339CA">
        <w:rPr>
          <w:lang w:val="ru-RU"/>
          <w:rPrChange w:id="3680" w:author="Никита Гринь" w:date="2026-07-31T10:58:00Z" w16du:dateUtc="2026-07-31T07:58:00Z">
            <w:rPr/>
          </w:rPrChange>
        </w:rPr>
        <w:instrText xml:space="preserve"> "</w:instrText>
      </w:r>
      <w:r>
        <w:instrText>bookmark</w:instrText>
      </w:r>
      <w:r w:rsidRPr="003339CA">
        <w:rPr>
          <w:lang w:val="ru-RU"/>
          <w:rPrChange w:id="3681" w:author="Никита Гринь" w:date="2026-07-31T10:58:00Z" w16du:dateUtc="2026-07-31T07:58:00Z">
            <w:rPr/>
          </w:rPrChange>
        </w:rPr>
        <w:instrText>=</w:instrText>
      </w:r>
      <w:r>
        <w:instrText>id</w:instrText>
      </w:r>
      <w:r w:rsidRPr="003339CA">
        <w:rPr>
          <w:lang w:val="ru-RU"/>
          <w:rPrChange w:id="3682" w:author="Никита Гринь" w:date="2026-07-31T10:58:00Z" w16du:dateUtc="2026-07-31T07:58:00Z">
            <w:rPr/>
          </w:rPrChange>
        </w:rPr>
        <w:instrText>.</w:instrText>
      </w:r>
      <w:r>
        <w:instrText>gha</w:instrText>
      </w:r>
      <w:r w:rsidRPr="003339CA">
        <w:rPr>
          <w:lang w:val="ru-RU"/>
          <w:rPrChange w:id="3683" w:author="Никита Гринь" w:date="2026-07-31T10:58:00Z" w16du:dateUtc="2026-07-31T07:58:00Z">
            <w:rPr/>
          </w:rPrChange>
        </w:rPr>
        <w:instrText>19</w:instrText>
      </w:r>
      <w:r>
        <w:instrText>d</w:instrText>
      </w:r>
      <w:r w:rsidRPr="003339CA">
        <w:rPr>
          <w:lang w:val="ru-RU"/>
          <w:rPrChange w:id="3684" w:author="Никита Гринь" w:date="2026-07-31T10:58:00Z" w16du:dateUtc="2026-07-31T07:58:00Z">
            <w:rPr/>
          </w:rPrChange>
        </w:rPr>
        <w:instrText>2</w:instrText>
      </w:r>
      <w:r>
        <w:instrText>qwtbc</w:instrText>
      </w:r>
      <w:r w:rsidRPr="003339CA">
        <w:rPr>
          <w:lang w:val="ru-RU"/>
          <w:rPrChange w:id="3685" w:author="Никита Гринь" w:date="2026-07-31T10:58:00Z" w16du:dateUtc="2026-07-31T07:58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(слайды 10–17);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ИИ-ассистент</w:t>
      </w:r>
      <w:r w:rsidRPr="003C42DA">
        <w:rPr>
          <w:rFonts w:ascii="Arial" w:eastAsia="Arial" w:hAnsi="Arial" w:cs="Arial"/>
          <w:color w:val="000000"/>
          <w:lang w:val="ru-RU"/>
        </w:rPr>
        <w:t xml:space="preserve"> + экраны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Центра настроек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-4,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>-7).</w:t>
      </w:r>
    </w:p>
    <w:p w14:paraId="45ED7AC6" w14:textId="77777777" w:rsidR="009D43E8" w:rsidRDefault="00317F00">
      <w:pPr>
        <w:pStyle w:val="3"/>
        <w:rPr>
          <w:rFonts w:ascii="Arial" w:eastAsia="Arial" w:hAnsi="Arial" w:cs="Arial"/>
        </w:rPr>
      </w:pPr>
      <w:bookmarkStart w:id="3686" w:name="bookmark=id.q0ig8yhsvs" w:colFirst="0" w:colLast="0"/>
      <w:bookmarkEnd w:id="3686"/>
      <w:r>
        <w:rPr>
          <w:rFonts w:ascii="Arial" w:eastAsia="Arial" w:hAnsi="Arial" w:cs="Arial"/>
        </w:rPr>
        <w:t>Зоны вкладки «Ассистент»</w:t>
      </w:r>
    </w:p>
    <w:tbl>
      <w:tblPr>
        <w:tblStyle w:val="69"/>
        <w:tblW w:w="90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55"/>
        <w:gridCol w:w="6945"/>
      </w:tblGrid>
      <w:tr w:rsidR="009D43E8" w14:paraId="7D5D36A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55" w:type="dxa"/>
          </w:tcPr>
          <w:p w14:paraId="428BE0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Зона</w:t>
            </w:r>
          </w:p>
        </w:tc>
        <w:tc>
          <w:tcPr>
            <w:tcW w:w="6945" w:type="dxa"/>
          </w:tcPr>
          <w:p w14:paraId="0B34A2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50000B" w14:paraId="3755F929" w14:textId="77777777" w:rsidTr="009D43E8">
        <w:tc>
          <w:tcPr>
            <w:tcW w:w="2055" w:type="dxa"/>
          </w:tcPr>
          <w:p w14:paraId="7C0652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Toolbar</w:t>
            </w:r>
          </w:p>
        </w:tc>
        <w:tc>
          <w:tcPr>
            <w:tcW w:w="6945" w:type="dxa"/>
          </w:tcPr>
          <w:p w14:paraId="7B243340" w14:textId="77777777" w:rsidR="00CE398E" w:rsidRPr="00CE398E" w:rsidRDefault="00317F00" w:rsidP="00CE3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Выбор базы знаний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(список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/подразделению), «+ Новый», «История» (10 дней), переключатель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="00CE398E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="00CE398E" w:rsidRPr="00CE398E">
              <w:rPr>
                <w:rFonts w:ascii="Arial" w:eastAsia="Arial" w:hAnsi="Arial" w:cs="Arial"/>
                <w:color w:val="000000"/>
                <w:lang w:val="ru-RU"/>
              </w:rPr>
              <w:t>При выборе базы знаний на основе СУЗ ответы формируются из RAG-индекса суфлёра (векторная база), который наполняется из СУЗ через интеграцию. Прямых обращений к СУЗ за текстом ответа в момент диалога нет. Ссылки на статьи открывают страницу в СУЗ для просмотра оператором.</w:t>
            </w:r>
          </w:p>
          <w:p w14:paraId="1992FF39" w14:textId="36CF29C4" w:rsidR="009D43E8" w:rsidRPr="00CE398E" w:rsidRDefault="009D43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</w:p>
        </w:tc>
      </w:tr>
      <w:tr w:rsidR="009D43E8" w:rsidRPr="0050000B" w14:paraId="6FE89A7A" w14:textId="77777777" w:rsidTr="009D43E8">
        <w:tc>
          <w:tcPr>
            <w:tcW w:w="2055" w:type="dxa"/>
          </w:tcPr>
          <w:p w14:paraId="7844705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Лента</w:t>
            </w:r>
          </w:p>
        </w:tc>
        <w:tc>
          <w:tcPr>
            <w:tcW w:w="6945" w:type="dxa"/>
          </w:tcPr>
          <w:p w14:paraId="74976A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User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</w:t>
            </w:r>
            <w:r>
              <w:rPr>
                <w:rFonts w:ascii="Arial" w:eastAsia="Arial" w:hAnsi="Arial" w:cs="Arial"/>
                <w:color w:val="000000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блок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)» с %; классификация запроса</w:t>
            </w:r>
          </w:p>
        </w:tc>
      </w:tr>
      <w:tr w:rsidR="009D43E8" w14:paraId="171D013B" w14:textId="77777777" w:rsidTr="009D43E8">
        <w:tc>
          <w:tcPr>
            <w:tcW w:w="2055" w:type="dxa"/>
          </w:tcPr>
          <w:p w14:paraId="497B25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Ввод</w:t>
            </w:r>
          </w:p>
        </w:tc>
        <w:tc>
          <w:tcPr>
            <w:tcW w:w="6945" w:type="dxa"/>
          </w:tcPr>
          <w:p w14:paraId="144ADD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TextArea, «Прикрепить» (pdf/docx/xlsx, аудио, видео), «Инструменты»</w:t>
            </w:r>
          </w:p>
        </w:tc>
      </w:tr>
      <w:tr w:rsidR="009D43E8" w:rsidRPr="0050000B" w14:paraId="54E1A32F" w14:textId="77777777" w:rsidTr="009D43E8">
        <w:tc>
          <w:tcPr>
            <w:tcW w:w="2055" w:type="dxa"/>
          </w:tcPr>
          <w:p w14:paraId="4EC4E0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</w:t>
            </w:r>
          </w:p>
        </w:tc>
        <w:tc>
          <w:tcPr>
            <w:tcW w:w="6945" w:type="dxa"/>
          </w:tcPr>
          <w:p w14:paraId="71D6B4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doc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Код/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sdt>
              <w:sdtPr>
                <w:tag w:val="goog_rdk_239"/>
                <w:id w:val="123594469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перевод 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EN</w:t>
                </w:r>
              </w:sdtContent>
            </w:sdt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(текст запроса/ответа, не формат файла — §5.1.21–22)</w:t>
            </w:r>
          </w:p>
        </w:tc>
      </w:tr>
      <w:tr w:rsidR="009D43E8" w:rsidRPr="0050000B" w14:paraId="320EFF55" w14:textId="77777777" w:rsidTr="009D43E8">
        <w:tc>
          <w:tcPr>
            <w:tcW w:w="2055" w:type="dxa"/>
          </w:tcPr>
          <w:p w14:paraId="6F3E36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6945" w:type="dxa"/>
          </w:tcPr>
          <w:p w14:paraId="40AFC46A" w14:textId="13FE1FB5" w:rsidR="009D43E8" w:rsidRPr="003C42DA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3687" w:author="Никита Гринь" w:date="2026-08-03T14:22:00Z" w16du:dateUtc="2026-08-03T11:22:00Z">
              <w:r w:rsidRPr="00380450">
                <w:rPr>
                  <w:rFonts w:ascii="Arial" w:eastAsia="Arial" w:hAnsi="Arial" w:cs="Arial"/>
                  <w:color w:val="000000"/>
                  <w:lang w:val="ru-RU"/>
                </w:rPr>
                <w:t>«Воспользовался» / «Неполный ответ» / «Не воспользовался» (§5.1.19)</w:t>
              </w:r>
              <w:r w:rsidRPr="00380450" w:rsidDel="00380450">
                <w:rPr>
                  <w:rFonts w:ascii="Arial" w:eastAsia="Arial" w:hAnsi="Arial" w:cs="Arial"/>
                  <w:color w:val="000000"/>
                  <w:lang w:val="ru-RU"/>
                </w:rPr>
                <w:t xml:space="preserve"> </w:t>
              </w:r>
            </w:ins>
            <w:del w:id="3689" w:author="Никита Гринь" w:date="2026-08-03T14:22:00Z" w16du:dateUtc="2026-08-03T11:22:00Z">
              <w:r w:rsidR="00317F00" w:rsidRPr="003C42DA" w:rsidDel="00380450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Полезно / Неполный / Неверно </w:delText>
              </w:r>
              <w:r w:rsidR="00317F00" w:rsidRPr="003C42DA" w:rsidDel="00380450">
                <w:rPr>
                  <w:rFonts w:ascii="Arial" w:eastAsia="Arial" w:hAnsi="Arial" w:cs="Arial"/>
                  <w:color w:val="000000"/>
                  <w:lang w:val="ru-RU"/>
                </w:rPr>
                <w:delText>(</w:delText>
              </w:r>
              <w:r w:rsidR="00317F00" w:rsidDel="00380450">
                <w:rPr>
                  <w:rFonts w:ascii="Arial" w:eastAsia="Arial" w:hAnsi="Arial" w:cs="Arial"/>
                  <w:color w:val="000000"/>
                </w:rPr>
                <w:delText>tooltip</w:delText>
              </w:r>
              <w:r w:rsidR="00317F00" w:rsidRPr="003C42DA" w:rsidDel="00380450">
                <w:rPr>
                  <w:rFonts w:ascii="Arial" w:eastAsia="Arial" w:hAnsi="Arial" w:cs="Arial"/>
                  <w:color w:val="000000"/>
                  <w:lang w:val="ru-RU"/>
                </w:rPr>
                <w:delText>: воспользовался / неполный ответ / не воспользовался — §5.1.19)</w:delText>
              </w:r>
            </w:del>
          </w:p>
        </w:tc>
      </w:tr>
    </w:tbl>
    <w:p w14:paraId="04663E25" w14:textId="77777777" w:rsidR="009D43E8" w:rsidRDefault="00317F00">
      <w:pPr>
        <w:pStyle w:val="3"/>
        <w:rPr>
          <w:rFonts w:ascii="Arial" w:eastAsia="Arial" w:hAnsi="Arial" w:cs="Arial"/>
        </w:rPr>
      </w:pPr>
      <w:bookmarkStart w:id="3690" w:name="bookmark=id.yrmgj22jyvdi" w:colFirst="0" w:colLast="0"/>
      <w:bookmarkEnd w:id="3690"/>
      <w:r>
        <w:rPr>
          <w:rFonts w:ascii="Arial" w:eastAsia="Arial" w:hAnsi="Arial" w:cs="Arial"/>
        </w:rPr>
        <w:t>Сводная таблица слайдов</w:t>
      </w:r>
    </w:p>
    <w:tbl>
      <w:tblPr>
        <w:tblStyle w:val="68"/>
        <w:tblW w:w="95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85"/>
        <w:gridCol w:w="1140"/>
        <w:gridCol w:w="4440"/>
        <w:gridCol w:w="3045"/>
      </w:tblGrid>
      <w:tr w:rsidR="009D43E8" w14:paraId="2503EFD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85" w:type="dxa"/>
          </w:tcPr>
          <w:p w14:paraId="616AB1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1140" w:type="dxa"/>
          </w:tcPr>
          <w:p w14:paraId="55371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</w:t>
            </w:r>
          </w:p>
        </w:tc>
        <w:tc>
          <w:tcPr>
            <w:tcW w:w="4440" w:type="dxa"/>
          </w:tcPr>
          <w:p w14:paraId="3E8298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Экран</w:t>
            </w:r>
          </w:p>
        </w:tc>
        <w:tc>
          <w:tcPr>
            <w:tcW w:w="3045" w:type="dxa"/>
          </w:tcPr>
          <w:p w14:paraId="331418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97022AC" w14:textId="77777777" w:rsidTr="009D43E8">
        <w:tc>
          <w:tcPr>
            <w:tcW w:w="885" w:type="dxa"/>
          </w:tcPr>
          <w:p w14:paraId="231474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III-1</w:t>
            </w:r>
          </w:p>
        </w:tc>
        <w:tc>
          <w:tcPr>
            <w:tcW w:w="1140" w:type="dxa"/>
          </w:tcPr>
          <w:p w14:paraId="62BF8B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10</w:t>
            </w:r>
          </w:p>
        </w:tc>
        <w:tc>
          <w:tcPr>
            <w:tcW w:w="4440" w:type="dxa"/>
          </w:tcPr>
          <w:p w14:paraId="696947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Чат с источниками</w:t>
            </w:r>
          </w:p>
        </w:tc>
        <w:tc>
          <w:tcPr>
            <w:tcW w:w="3045" w:type="dxa"/>
          </w:tcPr>
          <w:p w14:paraId="06DDE3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5.1.18–20</w:t>
            </w:r>
          </w:p>
        </w:tc>
      </w:tr>
      <w:tr w:rsidR="009D43E8" w14:paraId="1DB2504D" w14:textId="77777777" w:rsidTr="009D43E8">
        <w:tc>
          <w:tcPr>
            <w:tcW w:w="885" w:type="dxa"/>
          </w:tcPr>
          <w:p w14:paraId="2DEED0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III-2</w:t>
            </w:r>
          </w:p>
        </w:tc>
        <w:tc>
          <w:tcPr>
            <w:tcW w:w="1140" w:type="dxa"/>
          </w:tcPr>
          <w:p w14:paraId="3DC7DB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4440" w:type="dxa"/>
          </w:tcPr>
          <w:p w14:paraId="374563D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Состояния интерфейса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(пустой / стриминг / ошибка / уточнение)</w:t>
            </w:r>
          </w:p>
        </w:tc>
        <w:tc>
          <w:tcPr>
            <w:tcW w:w="3045" w:type="dxa"/>
          </w:tcPr>
          <w:p w14:paraId="7C13C6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5.1.23, 5.2.13</w:t>
            </w:r>
          </w:p>
        </w:tc>
      </w:tr>
      <w:tr w:rsidR="009D43E8" w14:paraId="2081963F" w14:textId="77777777" w:rsidTr="009D43E8">
        <w:tc>
          <w:tcPr>
            <w:tcW w:w="885" w:type="dxa"/>
          </w:tcPr>
          <w:p w14:paraId="5CBF57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III-3</w:t>
            </w:r>
          </w:p>
        </w:tc>
        <w:tc>
          <w:tcPr>
            <w:tcW w:w="1140" w:type="dxa"/>
          </w:tcPr>
          <w:p w14:paraId="339D74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4440" w:type="dxa"/>
          </w:tcPr>
          <w:p w14:paraId="3A852B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документа (modal)</w:t>
            </w:r>
          </w:p>
        </w:tc>
        <w:tc>
          <w:tcPr>
            <w:tcW w:w="3045" w:type="dxa"/>
          </w:tcPr>
          <w:p w14:paraId="21F0733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2EE84063" w14:textId="77777777" w:rsidTr="009D43E8">
        <w:tc>
          <w:tcPr>
            <w:tcW w:w="885" w:type="dxa"/>
          </w:tcPr>
          <w:p w14:paraId="266DB3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III-4</w:t>
            </w:r>
          </w:p>
        </w:tc>
        <w:tc>
          <w:tcPr>
            <w:tcW w:w="1140" w:type="dxa"/>
          </w:tcPr>
          <w:p w14:paraId="59871E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4440" w:type="dxa"/>
          </w:tcPr>
          <w:p w14:paraId="2F9A961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Центр настроек —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691" w:author="Никита Гринь" w:date="2026-07-31T10:59:00Z" w16du:dateUtc="2026-07-31T07:59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692" w:author="Никита Гринь" w:date="2026-07-31T10:59:00Z" w16du:dateUtc="2026-07-31T07:59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693" w:author="Никита Гринь" w:date="2026-07-31T10:59:00Z" w16du:dateUtc="2026-07-31T07:59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694" w:author="Никита Гринь" w:date="2026-07-31T10:59:00Z" w16du:dateUtc="2026-07-31T07:59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3695" w:author="Никита Гринь" w:date="2026-07-31T10:59:00Z" w16du:dateUtc="2026-07-31T07:59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</w:p>
        </w:tc>
        <w:tc>
          <w:tcPr>
            <w:tcW w:w="3045" w:type="dxa"/>
          </w:tcPr>
          <w:p w14:paraId="587C2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5.2.11–12</w:t>
            </w:r>
          </w:p>
        </w:tc>
      </w:tr>
      <w:tr w:rsidR="009D43E8" w14:paraId="4AB32427" w14:textId="77777777" w:rsidTr="009D43E8">
        <w:tc>
          <w:tcPr>
            <w:tcW w:w="885" w:type="dxa"/>
          </w:tcPr>
          <w:p w14:paraId="1EFAE4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III-5</w:t>
            </w:r>
          </w:p>
        </w:tc>
        <w:tc>
          <w:tcPr>
            <w:tcW w:w="1140" w:type="dxa"/>
          </w:tcPr>
          <w:p w14:paraId="1A2AD6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14</w:t>
            </w:r>
          </w:p>
        </w:tc>
        <w:tc>
          <w:tcPr>
            <w:tcW w:w="4440" w:type="dxa"/>
          </w:tcPr>
          <w:p w14:paraId="786F87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3045" w:type="dxa"/>
          </w:tcPr>
          <w:p w14:paraId="69B11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70D3A4BD" w14:textId="77777777" w:rsidTr="009D43E8">
        <w:tc>
          <w:tcPr>
            <w:tcW w:w="885" w:type="dxa"/>
          </w:tcPr>
          <w:p w14:paraId="557ED61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III-6</w:t>
            </w:r>
          </w:p>
        </w:tc>
        <w:tc>
          <w:tcPr>
            <w:tcW w:w="1140" w:type="dxa"/>
          </w:tcPr>
          <w:p w14:paraId="7DE910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15</w:t>
            </w:r>
          </w:p>
        </w:tc>
        <w:tc>
          <w:tcPr>
            <w:tcW w:w="4440" w:type="dxa"/>
          </w:tcPr>
          <w:p w14:paraId="712E6C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Инструменты: код/SQL, RPA</w:t>
            </w:r>
          </w:p>
        </w:tc>
        <w:tc>
          <w:tcPr>
            <w:tcW w:w="3045" w:type="dxa"/>
          </w:tcPr>
          <w:p w14:paraId="1D1605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5.1.10, 5.1.39</w:t>
            </w:r>
          </w:p>
        </w:tc>
      </w:tr>
      <w:tr w:rsidR="009D43E8" w14:paraId="1836497A" w14:textId="77777777" w:rsidTr="009D43E8">
        <w:tc>
          <w:tcPr>
            <w:tcW w:w="885" w:type="dxa"/>
          </w:tcPr>
          <w:p w14:paraId="0263CD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III-7</w:t>
            </w:r>
          </w:p>
        </w:tc>
        <w:tc>
          <w:tcPr>
            <w:tcW w:w="1140" w:type="dxa"/>
          </w:tcPr>
          <w:p w14:paraId="49D3C9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16</w:t>
            </w:r>
          </w:p>
        </w:tc>
        <w:tc>
          <w:tcPr>
            <w:tcW w:w="4440" w:type="dxa"/>
          </w:tcPr>
          <w:p w14:paraId="5CED53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 — реестр RPA</w:t>
            </w:r>
          </w:p>
        </w:tc>
        <w:tc>
          <w:tcPr>
            <w:tcW w:w="3045" w:type="dxa"/>
          </w:tcPr>
          <w:p w14:paraId="17BBBC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74C2BF46" w14:textId="77777777" w:rsidTr="009D43E8">
        <w:tc>
          <w:tcPr>
            <w:tcW w:w="885" w:type="dxa"/>
          </w:tcPr>
          <w:p w14:paraId="75AD9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III-8</w:t>
            </w:r>
          </w:p>
        </w:tc>
        <w:tc>
          <w:tcPr>
            <w:tcW w:w="1140" w:type="dxa"/>
          </w:tcPr>
          <w:p w14:paraId="1EF8E3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17</w:t>
            </w:r>
          </w:p>
        </w:tc>
        <w:tc>
          <w:tcPr>
            <w:tcW w:w="4440" w:type="dxa"/>
          </w:tcPr>
          <w:p w14:paraId="4D49741D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0"/>
                <w:id w:val="-89036566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</w:t>
                </w:r>
              </w:sdtContent>
            </w:sdt>
          </w:p>
        </w:tc>
        <w:tc>
          <w:tcPr>
            <w:tcW w:w="3045" w:type="dxa"/>
          </w:tcPr>
          <w:p w14:paraId="15F861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</w:tbl>
    <w:p w14:paraId="6E30DFF5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 w:rsidSect="00AE7475">
          <w:pgSz w:w="12240" w:h="15840"/>
          <w:pgMar w:top="1440" w:right="1440" w:bottom="1440" w:left="1440" w:header="360" w:footer="360" w:gutter="0"/>
          <w:cols w:space="720"/>
          <w:docGrid w:linePitch="326"/>
        </w:sectPr>
      </w:pPr>
    </w:p>
    <w:p w14:paraId="640C99D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10. Макет интерфейса модуля ИИ-ассистента — чат с источниками</w:t>
      </w:r>
    </w:p>
    <w:p w14:paraId="52768CDE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0970516A" wp14:editId="34F00216">
            <wp:extent cx="4880717" cy="6338888"/>
            <wp:effectExtent l="0" t="0" r="0" b="0"/>
            <wp:docPr id="2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0717" cy="6338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071098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768CD0C5" wp14:editId="1331FA0C">
            <wp:extent cx="4620376" cy="5986463"/>
            <wp:effectExtent l="0" t="0" r="0" b="0"/>
            <wp:docPr id="9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20376" cy="59864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458EF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AA487C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4F933DC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5747479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492C02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CE17C04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215F90F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A49937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11. Макет интерфейса модуля ИИ-ассистента — состояния интерфейса</w:t>
      </w:r>
    </w:p>
    <w:p w14:paraId="23AB5BD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color w:val="000000"/>
        </w:rPr>
        <w:t>.</w:t>
      </w: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F526829" wp14:editId="1772E9E1">
            <wp:extent cx="4138613" cy="4965034"/>
            <wp:effectExtent l="0" t="0" r="0" b="0"/>
            <wp:docPr id="23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4965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EEA9CE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2E830F51" wp14:editId="74EF6134">
            <wp:extent cx="4307859" cy="5757863"/>
            <wp:effectExtent l="0" t="0" r="0" b="0"/>
            <wp:docPr id="58" name="image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7859" cy="5757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F54338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1E70EC5F" wp14:editId="6D28C250">
            <wp:extent cx="4491038" cy="6498552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64985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2066B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2B11CDEF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5160491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8BA181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63B66BA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1FE0B9C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12. Макет интерфейса модуля ИИ-ассистента — генерация документа</w:t>
      </w:r>
    </w:p>
    <w:p w14:paraId="0B43B05B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4FB3740B" wp14:editId="3277A2F0">
            <wp:extent cx="4914474" cy="5053013"/>
            <wp:effectExtent l="0" t="0" r="0" b="0"/>
            <wp:docPr id="22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474" cy="50530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D15B37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</w:p>
    <w:p w14:paraId="00A523C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5A593D4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Слайд 13. Макет интерфейса Центра настроек — базы знаний 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уточняющие вопросы</w:t>
      </w:r>
    </w:p>
    <w:p w14:paraId="2C901C3E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32B29BF8" wp14:editId="09163737">
            <wp:extent cx="8229600" cy="4508500"/>
            <wp:effectExtent l="0" t="0" r="0" 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9840D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7EFCCC39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lastRenderedPageBreak/>
        <w:drawing>
          <wp:inline distT="114300" distB="114300" distL="114300" distR="114300" wp14:anchorId="3450DC59" wp14:editId="1D2211FC">
            <wp:extent cx="8229600" cy="4521200"/>
            <wp:effectExtent l="0" t="0" r="0" b="0"/>
            <wp:docPr id="57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2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33AF87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30E19B9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14. Макет интерфейса модуля ИИ-ассистента — саммаризация аудио и видео</w:t>
      </w:r>
    </w:p>
    <w:p w14:paraId="5A1AEFFB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F18A73F" wp14:editId="2FD4E64B">
            <wp:extent cx="3776663" cy="6222125"/>
            <wp:effectExtent l="0" t="0" r="0" b="0"/>
            <wp:docPr id="18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6663" cy="6222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756140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7020B1C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Слайд 15. Макет интерфейса модуля ИИ-ассистента — инструменты код/</w:t>
      </w:r>
      <w:r>
        <w:rPr>
          <w:rFonts w:ascii="Arial" w:eastAsia="Arial" w:hAnsi="Arial" w:cs="Arial"/>
          <w:b/>
          <w:bCs/>
          <w:color w:val="000000"/>
        </w:rPr>
        <w:t>SQL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</w:t>
      </w:r>
      <w:r>
        <w:rPr>
          <w:rFonts w:ascii="Arial" w:eastAsia="Arial" w:hAnsi="Arial" w:cs="Arial"/>
          <w:b/>
          <w:bCs/>
          <w:color w:val="000000"/>
        </w:rPr>
        <w:t>RPA</w:t>
      </w:r>
    </w:p>
    <w:p w14:paraId="315053B1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15938CE3" wp14:editId="5890986F">
            <wp:extent cx="3521915" cy="5881688"/>
            <wp:effectExtent l="0" t="0" r="0" b="0"/>
            <wp:docPr id="52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21915" cy="5881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A77CA6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165D3D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Слайд 16. Макет интерфейса Центра настроек — реестр </w:t>
      </w:r>
      <w:r>
        <w:rPr>
          <w:rFonts w:ascii="Arial" w:eastAsia="Arial" w:hAnsi="Arial" w:cs="Arial"/>
          <w:b/>
          <w:bCs/>
          <w:color w:val="000000"/>
        </w:rPr>
        <w:t>RPA</w:t>
      </w:r>
    </w:p>
    <w:p w14:paraId="7A7D5398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3E34CE77" wp14:editId="0AE1738A">
            <wp:extent cx="8229600" cy="4495800"/>
            <wp:effectExtent l="0" t="0" r="0" b="0"/>
            <wp:docPr id="35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FCE2A9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64902B5C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61A337A" wp14:editId="36358798">
            <wp:extent cx="8229600" cy="4508500"/>
            <wp:effectExtent l="0" t="0" r="0" b="0"/>
            <wp:docPr id="62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0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DC4A95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3E9F9581" wp14:editId="0B37540D">
            <wp:extent cx="8229600" cy="4495800"/>
            <wp:effectExtent l="0" t="0" r="0" b="0"/>
            <wp:docPr id="41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9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5E7A8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4034F458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i/>
          <w:iCs/>
          <w:lang w:val="ru-RU"/>
        </w:rPr>
        <w:sectPr w:rsidR="009D43E8" w:rsidRPr="003C42DA">
          <w:pgSz w:w="12240" w:h="15840"/>
          <w:pgMar w:top="1440" w:right="1440" w:bottom="1440" w:left="1440" w:header="360" w:footer="360" w:gutter="0"/>
          <w:cols w:space="720"/>
        </w:sectPr>
      </w:pPr>
      <w:sdt>
        <w:sdtPr>
          <w:tag w:val="goog_rdk_241"/>
          <w:id w:val="219780592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Слайд 17. Макет интерфейса модуля ИИ-ассистента — перевод 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RU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>↔</w:t>
          </w:r>
          <w:r w:rsidR="00317F00">
            <w:rPr>
              <w:rFonts w:ascii="Arial Unicode MS" w:eastAsia="Arial Unicode MS" w:hAnsi="Arial Unicode MS" w:cs="Arial Unicode MS"/>
              <w:b/>
              <w:bCs/>
              <w:color w:val="000000"/>
            </w:rPr>
            <w:t>EN</w:t>
          </w:r>
        </w:sdtContent>
      </w:sdt>
      <w:r w:rsidR="00317F00"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64A0368F" wp14:editId="715A02DC">
            <wp:extent cx="3824396" cy="6300788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4396" cy="630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8EA56A" w14:textId="77777777" w:rsidR="009D43E8" w:rsidRPr="003C42DA" w:rsidRDefault="009D43E8">
      <w:pPr>
        <w:spacing w:before="180" w:after="180"/>
        <w:rPr>
          <w:rFonts w:ascii="Arial" w:eastAsia="Arial" w:hAnsi="Arial" w:cs="Arial"/>
          <w:i/>
          <w:iCs/>
          <w:lang w:val="ru-RU"/>
        </w:rPr>
      </w:pPr>
    </w:p>
    <w:p w14:paraId="5D6CBE5B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2FCF83A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Обратная связь (слайд 10,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-17):</w:t>
      </w:r>
    </w:p>
    <w:tbl>
      <w:tblPr>
        <w:tblStyle w:val="67"/>
        <w:tblW w:w="124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50"/>
        <w:gridCol w:w="4365"/>
        <w:gridCol w:w="5580"/>
      </w:tblGrid>
      <w:tr w:rsidR="009D43E8" w14:paraId="4871202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50" w:type="dxa"/>
          </w:tcPr>
          <w:p w14:paraId="46FA41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Кнопка UI</w:t>
            </w:r>
          </w:p>
        </w:tc>
        <w:tc>
          <w:tcPr>
            <w:tcW w:w="4365" w:type="dxa"/>
          </w:tcPr>
          <w:p w14:paraId="09C044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Tooltip (Прил.1)</w:t>
            </w:r>
          </w:p>
        </w:tc>
        <w:tc>
          <w:tcPr>
            <w:tcW w:w="5580" w:type="dxa"/>
          </w:tcPr>
          <w:p w14:paraId="300B9C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Поведение</w:t>
            </w:r>
          </w:p>
        </w:tc>
      </w:tr>
      <w:tr w:rsidR="009D43E8" w14:paraId="6595210D" w14:textId="77777777" w:rsidTr="009D43E8">
        <w:tc>
          <w:tcPr>
            <w:tcW w:w="2550" w:type="dxa"/>
          </w:tcPr>
          <w:p w14:paraId="36EBA900" w14:textId="39466286" w:rsidR="009D43E8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696" w:author="Никита Гринь" w:date="2026-08-03T14:25:00Z">
              <w:r w:rsidRPr="00380450">
                <w:rPr>
                  <w:rFonts w:ascii="Arial" w:eastAsia="Arial" w:hAnsi="Arial" w:cs="Arial"/>
                  <w:color w:val="000000"/>
                </w:rPr>
                <w:t>Воспользовался</w:t>
              </w:r>
            </w:ins>
            <w:del w:id="3697" w:author="Никита Гринь" w:date="2026-08-03T14:25:00Z" w16du:dateUtc="2026-08-03T11:25:00Z">
              <w:r w:rsidR="00317F00" w:rsidDel="00380450">
                <w:rPr>
                  <w:rFonts w:ascii="Arial" w:eastAsia="Arial" w:hAnsi="Arial" w:cs="Arial"/>
                  <w:color w:val="000000"/>
                </w:rPr>
                <w:delText>Полезно</w:delText>
              </w:r>
            </w:del>
          </w:p>
        </w:tc>
        <w:tc>
          <w:tcPr>
            <w:tcW w:w="4365" w:type="dxa"/>
          </w:tcPr>
          <w:p w14:paraId="09BF32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Воспользовался</w:t>
            </w:r>
          </w:p>
        </w:tc>
        <w:tc>
          <w:tcPr>
            <w:tcW w:w="5580" w:type="dxa"/>
          </w:tcPr>
          <w:p w14:paraId="06F7A5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Оценка сохранена; кнопки блокируются</w:t>
            </w:r>
          </w:p>
        </w:tc>
      </w:tr>
      <w:tr w:rsidR="009D43E8" w14:paraId="36A3C14B" w14:textId="77777777" w:rsidTr="009D43E8">
        <w:tc>
          <w:tcPr>
            <w:tcW w:w="2550" w:type="dxa"/>
          </w:tcPr>
          <w:p w14:paraId="2521CBBD" w14:textId="794D9154" w:rsidR="009D43E8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698" w:author="Никита Гринь" w:date="2026-08-03T14:24:00Z">
              <w:r w:rsidRPr="00380450">
                <w:rPr>
                  <w:rFonts w:ascii="Arial" w:eastAsia="Arial" w:hAnsi="Arial" w:cs="Arial"/>
                  <w:color w:val="000000"/>
                </w:rPr>
                <w:t>Неполный ответ</w:t>
              </w:r>
            </w:ins>
            <w:del w:id="3699" w:author="Никита Гринь" w:date="2026-08-03T14:24:00Z" w16du:dateUtc="2026-08-03T11:24:00Z">
              <w:r w:rsidR="00317F00" w:rsidDel="00380450">
                <w:rPr>
                  <w:rFonts w:ascii="Arial" w:eastAsia="Arial" w:hAnsi="Arial" w:cs="Arial"/>
                  <w:color w:val="000000"/>
                </w:rPr>
                <w:delText>Неполный</w:delText>
              </w:r>
            </w:del>
          </w:p>
        </w:tc>
        <w:tc>
          <w:tcPr>
            <w:tcW w:w="4365" w:type="dxa"/>
          </w:tcPr>
          <w:p w14:paraId="1C91C7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Неполный ответ</w:t>
            </w:r>
          </w:p>
        </w:tc>
        <w:tc>
          <w:tcPr>
            <w:tcW w:w="5580" w:type="dxa"/>
          </w:tcPr>
          <w:p w14:paraId="1F951D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Callout + chip-уточнения; placeholder «Уточните запрос…»</w:t>
            </w:r>
          </w:p>
        </w:tc>
      </w:tr>
      <w:tr w:rsidR="009D43E8" w14:paraId="2BAFBCFD" w14:textId="77777777" w:rsidTr="009D43E8">
        <w:tc>
          <w:tcPr>
            <w:tcW w:w="2550" w:type="dxa"/>
          </w:tcPr>
          <w:p w14:paraId="433B32F6" w14:textId="67935FC2" w:rsidR="009D43E8" w:rsidRDefault="003804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700" w:author="Никита Гринь" w:date="2026-08-03T14:24:00Z">
              <w:r w:rsidRPr="00380450">
                <w:rPr>
                  <w:rFonts w:ascii="Arial" w:eastAsia="Arial" w:hAnsi="Arial" w:cs="Arial"/>
                  <w:color w:val="000000"/>
                </w:rPr>
                <w:t>Не воспользовался</w:t>
              </w:r>
            </w:ins>
            <w:del w:id="3703" w:author="Никита Гринь" w:date="2026-08-03T14:24:00Z" w16du:dateUtc="2026-08-03T11:24:00Z">
              <w:r w:rsidR="00317F00" w:rsidDel="00380450">
                <w:rPr>
                  <w:rFonts w:ascii="Arial" w:eastAsia="Arial" w:hAnsi="Arial" w:cs="Arial"/>
                  <w:color w:val="000000"/>
                </w:rPr>
                <w:delText>Неверно</w:delText>
              </w:r>
            </w:del>
          </w:p>
        </w:tc>
        <w:tc>
          <w:tcPr>
            <w:tcW w:w="4365" w:type="dxa"/>
          </w:tcPr>
          <w:p w14:paraId="511EE3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воспользовался</w:t>
            </w:r>
          </w:p>
        </w:tc>
        <w:tc>
          <w:tcPr>
            <w:tcW w:w="5580" w:type="dxa"/>
          </w:tcPr>
          <w:p w14:paraId="290E7B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Зафиксировано; пользователь может переформулировать</w:t>
            </w:r>
          </w:p>
        </w:tc>
      </w:tr>
    </w:tbl>
    <w:p w14:paraId="0FF21021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Событие </w:t>
      </w:r>
      <w:r>
        <w:rPr>
          <w:rFonts w:ascii="Arial" w:eastAsia="Arial" w:hAnsi="Arial" w:cs="Arial"/>
          <w:color w:val="000000"/>
          <w:sz w:val="22"/>
          <w:szCs w:val="22"/>
        </w:rPr>
        <w:t>FeedbackEvent</w:t>
      </w:r>
      <w:sdt>
        <w:sdtPr>
          <w:tag w:val="goog_rdk_242"/>
          <w:id w:val="-1585341766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отч</w:t>
          </w:r>
        </w:sdtContent>
      </w:sdt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тность §5.4 (ASS-T-14).</w:t>
      </w:r>
    </w:p>
    <w:p w14:paraId="546169C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704" w:name="bookmark=id.bpqbnob0bner" w:colFirst="0" w:colLast="0"/>
      <w:bookmarkEnd w:id="370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.4. Пользовательские сценарии</w:t>
      </w:r>
    </w:p>
    <w:p w14:paraId="3823BC14" w14:textId="77777777" w:rsidR="009D43E8" w:rsidRPr="003339C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705" w:author="Никита Гринь" w:date="2026-07-31T10:59:00Z" w16du:dateUtc="2026-07-31T07:59:00Z">
            <w:rPr>
              <w:rFonts w:ascii="Arial" w:eastAsia="Arial" w:hAnsi="Arial" w:cs="Arial"/>
              <w:color w:val="000000"/>
              <w:lang w:val="en-US"/>
            </w:rPr>
          </w:rPrChange>
        </w:rPr>
      </w:pPr>
      <w:r w:rsidRPr="003339CA">
        <w:rPr>
          <w:rFonts w:ascii="Arial" w:eastAsia="Arial" w:hAnsi="Arial" w:cs="Arial"/>
          <w:b/>
          <w:bCs/>
          <w:color w:val="000000"/>
          <w:lang w:val="ru-RU"/>
          <w:rPrChange w:id="3706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07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.1 §5.1–5.2]: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08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09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-01…23, </w:t>
      </w:r>
      <w:r>
        <w:rPr>
          <w:rFonts w:ascii="Arial" w:eastAsia="Arial" w:hAnsi="Arial" w:cs="Arial"/>
          <w:b/>
          <w:bCs/>
          <w:color w:val="000000"/>
        </w:rPr>
        <w:t>UC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10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11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  <w:color w:val="000000"/>
        </w:rPr>
        <w:t>N</w:t>
      </w:r>
      <w:r w:rsidRPr="003339CA">
        <w:rPr>
          <w:rFonts w:ascii="Arial" w:eastAsia="Arial" w:hAnsi="Arial" w:cs="Arial"/>
          <w:b/>
          <w:bCs/>
          <w:color w:val="000000"/>
          <w:lang w:val="ru-RU"/>
          <w:rPrChange w:id="3712" w:author="Никита Гринь" w:date="2026-07-31T10:59:00Z" w16du:dateUtc="2026-07-31T07:59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01</w:t>
      </w:r>
    </w:p>
    <w:p w14:paraId="4DF31B5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Реестр сценариев пользователя и администратора ассистента: от входа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до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отказа по ИБ.</w:t>
      </w:r>
    </w:p>
    <w:p w14:paraId="026D9F4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  <w:sectPr w:rsidR="009D43E8" w:rsidRPr="003C42DA">
          <w:pgSz w:w="15840" w:h="12240" w:orient="landscape"/>
          <w:pgMar w:top="1440" w:right="1440" w:bottom="1440" w:left="1440" w:header="360" w:footer="360" w:gutter="0"/>
          <w:cols w:space="720"/>
        </w:sect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покрытие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 xml:space="preserve"> трассируется к конкретным 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284D849" w14:textId="77777777" w:rsidR="009D43E8" w:rsidRPr="003C42DA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</w:p>
    <w:tbl>
      <w:tblPr>
        <w:tblStyle w:val="66"/>
        <w:tblW w:w="135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1980"/>
        <w:gridCol w:w="7650"/>
        <w:gridCol w:w="1920"/>
      </w:tblGrid>
      <w:tr w:rsidR="009D43E8" w14:paraId="7E66CBB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7D6A52C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</w:t>
            </w:r>
          </w:p>
        </w:tc>
        <w:tc>
          <w:tcPr>
            <w:tcW w:w="1980" w:type="dxa"/>
          </w:tcPr>
          <w:p w14:paraId="72F62F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Наименование</w:t>
            </w:r>
          </w:p>
        </w:tc>
        <w:tc>
          <w:tcPr>
            <w:tcW w:w="7650" w:type="dxa"/>
          </w:tcPr>
          <w:p w14:paraId="6993A1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920" w:type="dxa"/>
          </w:tcPr>
          <w:p w14:paraId="5FA600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02BEC02" w14:textId="77777777" w:rsidTr="009D43E8">
        <w:tc>
          <w:tcPr>
            <w:tcW w:w="1980" w:type="dxa"/>
          </w:tcPr>
          <w:p w14:paraId="48A2E0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  <w:tc>
          <w:tcPr>
            <w:tcW w:w="1980" w:type="dxa"/>
          </w:tcPr>
          <w:p w14:paraId="2B99319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Вход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выбор </w:t>
            </w:r>
            <w:r>
              <w:fldChar w:fldCharType="begin"/>
            </w:r>
            <w:r>
              <w:instrText>HYPERLINK</w:instrText>
            </w:r>
            <w:r w:rsidRPr="003339CA">
              <w:rPr>
                <w:lang w:val="ru-RU"/>
                <w:rPrChange w:id="3713" w:author="Никита Гринь" w:date="2026-07-31T10:59:00Z" w16du:dateUtc="2026-07-31T07:59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339CA">
              <w:rPr>
                <w:lang w:val="ru-RU"/>
                <w:rPrChange w:id="3714" w:author="Никита Гринь" w:date="2026-07-31T10:59:00Z" w16du:dateUtc="2026-07-31T07:59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339CA">
              <w:rPr>
                <w:lang w:val="ru-RU"/>
                <w:rPrChange w:id="3715" w:author="Никита Гринь" w:date="2026-07-31T10:59:00Z" w16du:dateUtc="2026-07-31T07:59:00Z">
                  <w:rPr/>
                </w:rPrChange>
              </w:rPr>
              <w:instrText>=</w:instrText>
            </w:r>
            <w:r>
              <w:instrText>id</w:instrText>
            </w:r>
            <w:r w:rsidRPr="003339CA">
              <w:rPr>
                <w:lang w:val="ru-RU"/>
                <w:rPrChange w:id="3716" w:author="Никита Гринь" w:date="2026-07-31T10:59:00Z" w16du:dateUtc="2026-07-31T07:59:00Z">
                  <w:rPr/>
                </w:rPrChange>
              </w:rPr>
              <w:instrText>.1</w:instrText>
            </w:r>
            <w:r>
              <w:instrText>fkeonkkdgu</w:instrText>
            </w:r>
            <w:r w:rsidRPr="003339CA">
              <w:rPr>
                <w:lang w:val="ru-RU"/>
                <w:rPrChange w:id="3717" w:author="Никита Гринь" w:date="2026-07-31T10:59:00Z" w16du:dateUtc="2026-07-31T07:59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новый диалог</w:t>
            </w:r>
          </w:p>
        </w:tc>
        <w:tc>
          <w:tcPr>
            <w:tcW w:w="7650" w:type="dxa"/>
          </w:tcPr>
          <w:p w14:paraId="2F1117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3"/>
                <w:id w:val="2045903202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нажимает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FAB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«Ассистент» и выбирает базу знаний по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AD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/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аутентификация 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фильтрация баз знаний по области доступа.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пустой чат с выбранной базой знаний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kb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ASS-T-01.</w:t>
            </w:r>
          </w:p>
        </w:tc>
        <w:tc>
          <w:tcPr>
            <w:tcW w:w="1920" w:type="dxa"/>
          </w:tcPr>
          <w:p w14:paraId="3DC9C2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5.1.3.1, 5.1.33–34</w:t>
            </w:r>
          </w:p>
        </w:tc>
      </w:tr>
      <w:tr w:rsidR="009D43E8" w14:paraId="09431759" w14:textId="77777777" w:rsidTr="009D43E8">
        <w:tc>
          <w:tcPr>
            <w:tcW w:w="1980" w:type="dxa"/>
          </w:tcPr>
          <w:p w14:paraId="3009B5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  <w:tc>
          <w:tcPr>
            <w:tcW w:w="1980" w:type="dxa"/>
          </w:tcPr>
          <w:p w14:paraId="7F77B4B8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4"/>
                <w:id w:val="-100526435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Вопрос → ответ с источниками и %</w:t>
                </w:r>
              </w:sdtContent>
            </w:sdt>
          </w:p>
        </w:tc>
        <w:tc>
          <w:tcPr>
            <w:tcW w:w="7650" w:type="dxa"/>
          </w:tcPr>
          <w:p w14:paraId="2E5CE25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вводит текст запроса.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по индексу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ответ языковой модели 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с блоком «Источники (</w:t>
            </w:r>
            <w:r>
              <w:rPr>
                <w:rFonts w:ascii="Arial" w:eastAsia="Arial" w:hAnsi="Arial" w:cs="Arial"/>
                <w:color w:val="000000"/>
              </w:rPr>
              <w:t>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)» и процентом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920" w:type="dxa"/>
          </w:tcPr>
          <w:p w14:paraId="3C64FC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5.1.7, 5.1.20</w:t>
            </w:r>
          </w:p>
        </w:tc>
      </w:tr>
      <w:tr w:rsidR="009D43E8" w14:paraId="57FB76EB" w14:textId="77777777" w:rsidTr="009D43E8">
        <w:tc>
          <w:tcPr>
            <w:tcW w:w="1980" w:type="dxa"/>
          </w:tcPr>
          <w:p w14:paraId="6DE360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UC-ASS-03</w:t>
            </w:r>
          </w:p>
        </w:tc>
        <w:tc>
          <w:tcPr>
            <w:tcW w:w="1980" w:type="dxa"/>
          </w:tcPr>
          <w:p w14:paraId="4703F1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Комбинированные внутр./внешн. источники</w:t>
            </w:r>
          </w:p>
        </w:tc>
        <w:tc>
          <w:tcPr>
            <w:tcW w:w="7650" w:type="dxa"/>
          </w:tcPr>
          <w:p w14:paraId="7D6230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требует данных из внутренних и внешних источников (белый список, согласованный с ИБ).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оркестрация инструментов (§5.1.30).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сводный ответ из согласованных источников.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ASS-T-03 (если egress согласован).</w:t>
            </w:r>
          </w:p>
        </w:tc>
        <w:tc>
          <w:tcPr>
            <w:tcW w:w="1920" w:type="dxa"/>
          </w:tcPr>
          <w:p w14:paraId="3AE400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</w:tr>
      <w:tr w:rsidR="009D43E8" w14:paraId="6195D9E4" w14:textId="77777777" w:rsidTr="009D43E8">
        <w:tc>
          <w:tcPr>
            <w:tcW w:w="1980" w:type="dxa"/>
          </w:tcPr>
          <w:p w14:paraId="650DEF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  <w:tc>
          <w:tcPr>
            <w:tcW w:w="1980" w:type="dxa"/>
          </w:tcPr>
          <w:p w14:paraId="62A75B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pdf/docx/xlsx</w:t>
            </w:r>
          </w:p>
        </w:tc>
        <w:tc>
          <w:tcPr>
            <w:tcW w:w="7650" w:type="dxa"/>
          </w:tcPr>
          <w:p w14:paraId="497D79F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файл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</w:t>
            </w:r>
            <w:r>
              <w:rPr>
                <w:rFonts w:ascii="Arial" w:eastAsia="Arial" w:hAnsi="Arial" w:cs="Arial"/>
                <w:color w:val="000000"/>
              </w:rPr>
              <w:t>IDP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разбиение на фрагменты и суммаризация (§5.1.38).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текстовое резюме документа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1920" w:type="dxa"/>
          </w:tcPr>
          <w:p w14:paraId="6DBC08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7A9B4634" w14:textId="77777777" w:rsidTr="009D43E8">
        <w:tc>
          <w:tcPr>
            <w:tcW w:w="1980" w:type="dxa"/>
          </w:tcPr>
          <w:p w14:paraId="4CD4DA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  <w:tc>
          <w:tcPr>
            <w:tcW w:w="1980" w:type="dxa"/>
          </w:tcPr>
          <w:p w14:paraId="1CDD44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аудио/видео</w:t>
            </w:r>
          </w:p>
        </w:tc>
        <w:tc>
          <w:tcPr>
            <w:tcW w:w="7650" w:type="dxa"/>
          </w:tcPr>
          <w:p w14:paraId="6FA251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аудио или видеофайл.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распознавание речи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суммаризация.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резюме содержимого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1920" w:type="dxa"/>
          </w:tcPr>
          <w:p w14:paraId="411917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05388D30" w14:textId="77777777" w:rsidTr="009D43E8">
        <w:tc>
          <w:tcPr>
            <w:tcW w:w="1980" w:type="dxa"/>
          </w:tcPr>
          <w:p w14:paraId="31E13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  <w:tc>
          <w:tcPr>
            <w:tcW w:w="1980" w:type="dxa"/>
          </w:tcPr>
          <w:p w14:paraId="289A3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Word/PDF/Excel/PPT/BPMN</w:t>
            </w:r>
          </w:p>
        </w:tc>
        <w:tc>
          <w:tcPr>
            <w:tcW w:w="7650" w:type="dxa"/>
          </w:tcPr>
          <w:p w14:paraId="40125B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выбирает шаблон и формулирует промпт для генерации документа.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языковая модель и библиотека шаблонов (§5.1.8–9).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ASS-T-05.</w:t>
            </w:r>
          </w:p>
        </w:tc>
        <w:tc>
          <w:tcPr>
            <w:tcW w:w="1920" w:type="dxa"/>
          </w:tcPr>
          <w:p w14:paraId="1B5E21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4A817FCC" w14:textId="77777777" w:rsidTr="009D43E8">
        <w:tc>
          <w:tcPr>
            <w:tcW w:w="1980" w:type="dxa"/>
          </w:tcPr>
          <w:p w14:paraId="658D21C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UC-ASS-06</w:t>
            </w:r>
          </w:p>
        </w:tc>
        <w:tc>
          <w:tcPr>
            <w:tcW w:w="1980" w:type="dxa"/>
          </w:tcPr>
          <w:p w14:paraId="7256E4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текста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(записка, справка,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т)</w:t>
            </w:r>
          </w:p>
        </w:tc>
        <w:tc>
          <w:tcPr>
            <w:tcW w:w="7650" w:type="dxa"/>
          </w:tcPr>
          <w:p w14:paraId="0A9A4D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«записку» или «справку».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предустановленный шаблон (§5.1.8.1).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черновик текста, доступный для редактирования.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ASS-T-05.</w:t>
            </w:r>
          </w:p>
        </w:tc>
        <w:tc>
          <w:tcPr>
            <w:tcW w:w="1920" w:type="dxa"/>
          </w:tcPr>
          <w:p w14:paraId="5CABEB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5.1.8.1</w:t>
            </w:r>
          </w:p>
        </w:tc>
      </w:tr>
      <w:tr w:rsidR="009D43E8" w14:paraId="241128D0" w14:textId="77777777" w:rsidTr="009D43E8">
        <w:tc>
          <w:tcPr>
            <w:tcW w:w="1980" w:type="dxa"/>
          </w:tcPr>
          <w:p w14:paraId="65107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UC-ASS-07</w:t>
            </w:r>
          </w:p>
        </w:tc>
        <w:tc>
          <w:tcPr>
            <w:tcW w:w="1980" w:type="dxa"/>
          </w:tcPr>
          <w:p w14:paraId="44FE6C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презентации / диаграммы</w:t>
            </w:r>
          </w:p>
        </w:tc>
        <w:tc>
          <w:tcPr>
            <w:tcW w:w="7650" w:type="dxa"/>
          </w:tcPr>
          <w:p w14:paraId="6F8ECEF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презентацию или диаграмму.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шаблонам (§5.1.8.2–3).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-05.</w:t>
            </w:r>
          </w:p>
        </w:tc>
        <w:tc>
          <w:tcPr>
            <w:tcW w:w="1920" w:type="dxa"/>
          </w:tcPr>
          <w:p w14:paraId="54A6F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5.1.8.2–3</w:t>
            </w:r>
          </w:p>
        </w:tc>
      </w:tr>
      <w:tr w:rsidR="009D43E8" w14:paraId="3E9E7858" w14:textId="77777777" w:rsidTr="009D43E8">
        <w:tc>
          <w:tcPr>
            <w:tcW w:w="1980" w:type="dxa"/>
          </w:tcPr>
          <w:p w14:paraId="41576F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  <w:tc>
          <w:tcPr>
            <w:tcW w:w="1980" w:type="dxa"/>
          </w:tcPr>
          <w:p w14:paraId="524C4E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Запуск RPA с confirm</w:t>
            </w:r>
          </w:p>
        </w:tc>
        <w:tc>
          <w:tcPr>
            <w:tcW w:w="7650" w:type="dxa"/>
          </w:tcPr>
          <w:p w14:paraId="546B18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инициирует команду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подтверждения и </w:t>
            </w:r>
            <w:r>
              <w:rPr>
                <w:rFonts w:ascii="Arial" w:eastAsia="Arial" w:hAnsi="Arial" w:cs="Arial"/>
                <w:color w:val="000000"/>
              </w:rPr>
              <w:t>whitelist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сценариев (§5.1.10) с согласованием ИБ.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статус запуска RPA-задачи.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ASS-T-08 (открыто).</w:t>
            </w:r>
          </w:p>
        </w:tc>
        <w:tc>
          <w:tcPr>
            <w:tcW w:w="1920" w:type="dxa"/>
          </w:tcPr>
          <w:p w14:paraId="2B859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66C6226E" w14:textId="77777777" w:rsidTr="009D43E8">
        <w:tc>
          <w:tcPr>
            <w:tcW w:w="1980" w:type="dxa"/>
          </w:tcPr>
          <w:p w14:paraId="607BA8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  <w:tc>
          <w:tcPr>
            <w:tcW w:w="1980" w:type="dxa"/>
          </w:tcPr>
          <w:p w14:paraId="02F288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Код / SQL / тест-кейсы (RBAC, ИБ)</w:t>
            </w:r>
          </w:p>
        </w:tc>
        <w:tc>
          <w:tcPr>
            <w:tcW w:w="7650" w:type="dxa"/>
          </w:tcPr>
          <w:p w14:paraId="2D74FE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-запрос или фрагмент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вызов инструмента в песочнице только чтение и журнал аудита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.6.5).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блок кода в интерфейсе.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ASS-T-09 (открыто).</w:t>
            </w:r>
          </w:p>
        </w:tc>
        <w:tc>
          <w:tcPr>
            <w:tcW w:w="1920" w:type="dxa"/>
          </w:tcPr>
          <w:p w14:paraId="7C410E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772D2BE9" w14:textId="77777777" w:rsidTr="009D43E8">
        <w:tc>
          <w:tcPr>
            <w:tcW w:w="1980" w:type="dxa"/>
          </w:tcPr>
          <w:p w14:paraId="5A23B7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UC-ASS-10</w:t>
            </w:r>
          </w:p>
        </w:tc>
        <w:tc>
          <w:tcPr>
            <w:tcW w:w="1980" w:type="dxa"/>
          </w:tcPr>
          <w:p w14:paraId="27528F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</w:t>
            </w:r>
          </w:p>
        </w:tc>
        <w:tc>
          <w:tcPr>
            <w:tcW w:w="7650" w:type="dxa"/>
          </w:tcPr>
          <w:p w14:paraId="254B9A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параметры извлечения данных из документа.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извлечение по параметрам (§5.1.11).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структурированный результат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 smoke.</w:t>
            </w:r>
          </w:p>
        </w:tc>
        <w:tc>
          <w:tcPr>
            <w:tcW w:w="1920" w:type="dxa"/>
          </w:tcPr>
          <w:p w14:paraId="6060A8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</w:tr>
      <w:tr w:rsidR="009D43E8" w14:paraId="15CEC787" w14:textId="77777777" w:rsidTr="009D43E8">
        <w:tc>
          <w:tcPr>
            <w:tcW w:w="1980" w:type="dxa"/>
          </w:tcPr>
          <w:p w14:paraId="1AFA7B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  <w:tc>
          <w:tcPr>
            <w:tcW w:w="1980" w:type="dxa"/>
          </w:tcPr>
          <w:p w14:paraId="1667D41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45"/>
                <w:id w:val="1985030780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, двуязычный ответ (</w:t>
                </w:r>
              </w:sdtContent>
            </w:sdt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>, не файла)</w:t>
            </w:r>
          </w:p>
        </w:tc>
        <w:tc>
          <w:tcPr>
            <w:tcW w:w="7650" w:type="dxa"/>
          </w:tcPr>
          <w:p w14:paraId="28408F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6"/>
                <w:id w:val="-1406094937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запрашивает перевод текста (не файла)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-25, двуязычный блок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+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на целевом языке.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ASS-T-11.</w:t>
            </w:r>
          </w:p>
        </w:tc>
        <w:tc>
          <w:tcPr>
            <w:tcW w:w="1920" w:type="dxa"/>
          </w:tcPr>
          <w:p w14:paraId="4FD412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  <w:tr w:rsidR="009D43E8" w14:paraId="73D35160" w14:textId="77777777" w:rsidTr="009D43E8">
        <w:tc>
          <w:tcPr>
            <w:tcW w:w="1980" w:type="dxa"/>
          </w:tcPr>
          <w:p w14:paraId="38C938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  <w:tc>
          <w:tcPr>
            <w:tcW w:w="1980" w:type="dxa"/>
          </w:tcPr>
          <w:p w14:paraId="1A8277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/ варианты ответа</w:t>
            </w:r>
          </w:p>
        </w:tc>
        <w:tc>
          <w:tcPr>
            <w:tcW w:w="7650" w:type="dxa"/>
          </w:tcPr>
          <w:p w14:paraId="1A1E490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оценка релевантности ответа ниже порога.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кнопки-варианты (§5.2.13).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пользователю предлагаются варианты уточнения.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 (ветка сценария).</w:t>
            </w:r>
          </w:p>
        </w:tc>
        <w:tc>
          <w:tcPr>
            <w:tcW w:w="1920" w:type="dxa"/>
          </w:tcPr>
          <w:p w14:paraId="16E53FF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5.1.32, 5.2.13</w:t>
            </w:r>
          </w:p>
        </w:tc>
      </w:tr>
      <w:tr w:rsidR="009D43E8" w14:paraId="64D93B7D" w14:textId="77777777" w:rsidTr="009D43E8">
        <w:tc>
          <w:tcPr>
            <w:tcW w:w="1980" w:type="dxa"/>
          </w:tcPr>
          <w:p w14:paraId="0CE5B2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  <w:tc>
          <w:tcPr>
            <w:tcW w:w="1980" w:type="dxa"/>
          </w:tcPr>
          <w:p w14:paraId="6302B3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Запрос не распознан</w:t>
            </w:r>
          </w:p>
        </w:tc>
        <w:tc>
          <w:tcPr>
            <w:tcW w:w="7650" w:type="dxa"/>
          </w:tcPr>
          <w:p w14:paraId="79BCE1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не распознано модулем понимания.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«Запрос не распознан» (§5.1.23).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ASS-T-13.</w:t>
            </w:r>
          </w:p>
        </w:tc>
        <w:tc>
          <w:tcPr>
            <w:tcW w:w="1920" w:type="dxa"/>
          </w:tcPr>
          <w:p w14:paraId="5E1BA0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</w:tr>
      <w:tr w:rsidR="009D43E8" w14:paraId="3CB66000" w14:textId="77777777" w:rsidTr="009D43E8">
        <w:tc>
          <w:tcPr>
            <w:tcW w:w="1980" w:type="dxa"/>
          </w:tcPr>
          <w:p w14:paraId="7CCC1F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UC-ASS-14</w:t>
            </w:r>
          </w:p>
        </w:tc>
        <w:tc>
          <w:tcPr>
            <w:tcW w:w="1980" w:type="dxa"/>
          </w:tcPr>
          <w:p w14:paraId="3DF08D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одинаковые реплики</w:t>
            </w:r>
          </w:p>
        </w:tc>
        <w:tc>
          <w:tcPr>
            <w:tcW w:w="7650" w:type="dxa"/>
          </w:tcPr>
          <w:p w14:paraId="5065C4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подряд поступают одинаковые реплики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дедупликация (§5.2.14).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повторы объединены или проигнорированы.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модульные тесты и ASS-T.</w:t>
            </w:r>
          </w:p>
        </w:tc>
        <w:tc>
          <w:tcPr>
            <w:tcW w:w="1920" w:type="dxa"/>
          </w:tcPr>
          <w:p w14:paraId="6B3DCB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</w:tr>
      <w:tr w:rsidR="009D43E8" w14:paraId="6084A7A5" w14:textId="77777777" w:rsidTr="009D43E8">
        <w:tc>
          <w:tcPr>
            <w:tcW w:w="1980" w:type="dxa"/>
          </w:tcPr>
          <w:p w14:paraId="3B8DA5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UC-ASS-15</w:t>
            </w:r>
          </w:p>
        </w:tc>
        <w:tc>
          <w:tcPr>
            <w:tcW w:w="1980" w:type="dxa"/>
          </w:tcPr>
          <w:p w14:paraId="440022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предыдущих диалогов</w:t>
            </w:r>
          </w:p>
        </w:tc>
        <w:tc>
          <w:tcPr>
            <w:tcW w:w="7650" w:type="dxa"/>
          </w:tcPr>
          <w:p w14:paraId="544134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включил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контекста прошлых диалогов (авто или вручную).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слой истории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прошлые диалоги учитываются в промпте.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ASS-T-15.</w:t>
            </w:r>
          </w:p>
        </w:tc>
        <w:tc>
          <w:tcPr>
            <w:tcW w:w="1920" w:type="dxa"/>
          </w:tcPr>
          <w:p w14:paraId="6477BC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  <w:tr w:rsidR="009D43E8" w14:paraId="3476AE7E" w14:textId="77777777" w:rsidTr="009D43E8">
        <w:tc>
          <w:tcPr>
            <w:tcW w:w="1980" w:type="dxa"/>
          </w:tcPr>
          <w:p w14:paraId="5C203D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  <w:tc>
          <w:tcPr>
            <w:tcW w:w="1980" w:type="dxa"/>
          </w:tcPr>
          <w:p w14:paraId="5BD333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обращений (10 дней)</w:t>
            </w:r>
          </w:p>
        </w:tc>
        <w:tc>
          <w:tcPr>
            <w:tcW w:w="7650" w:type="dxa"/>
          </w:tcPr>
          <w:p w14:paraId="5063FC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боковую панель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хранение сессий за 10 дней (§5.1.25).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прошлых сессий для продолжения.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ASS-T-16.</w:t>
            </w:r>
          </w:p>
        </w:tc>
        <w:tc>
          <w:tcPr>
            <w:tcW w:w="1920" w:type="dxa"/>
          </w:tcPr>
          <w:p w14:paraId="26D780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  <w:tr w:rsidR="009D43E8" w14:paraId="66FC5D65" w14:textId="77777777" w:rsidTr="009D43E8">
        <w:tc>
          <w:tcPr>
            <w:tcW w:w="1980" w:type="dxa"/>
          </w:tcPr>
          <w:p w14:paraId="4810F1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  <w:tc>
          <w:tcPr>
            <w:tcW w:w="1980" w:type="dxa"/>
          </w:tcPr>
          <w:p w14:paraId="4D0666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Обратная связь</w:t>
            </w:r>
          </w:p>
        </w:tc>
        <w:tc>
          <w:tcPr>
            <w:tcW w:w="7650" w:type="dxa"/>
          </w:tcPr>
          <w:p w14:paraId="098C82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сформировал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тр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sdt>
              <w:sdtPr>
                <w:tag w:val="goog_rdk_247"/>
                <w:id w:val="-94862094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х кнопок обратной связи → отч</w:t>
                </w:r>
              </w:sdtContent>
            </w:sdt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 (§5.4).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событие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событие обратной связи (FeedbackEvent)</w:t>
            </w:r>
            <w:r>
              <w:rPr>
                <w:rFonts w:ascii="Arial" w:eastAsia="Arial" w:hAnsi="Arial" w:cs="Arial"/>
                <w:color w:val="000000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1920" w:type="dxa"/>
          </w:tcPr>
          <w:p w14:paraId="6E7A5A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</w:tr>
      <w:tr w:rsidR="009D43E8" w14:paraId="4E16FF96" w14:textId="77777777" w:rsidTr="009D43E8">
        <w:tc>
          <w:tcPr>
            <w:tcW w:w="1980" w:type="dxa"/>
          </w:tcPr>
          <w:p w14:paraId="7A97E3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UC-ASS-18</w:t>
            </w:r>
          </w:p>
        </w:tc>
        <w:tc>
          <w:tcPr>
            <w:tcW w:w="1980" w:type="dxa"/>
          </w:tcPr>
          <w:p w14:paraId="300B0F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Админ: 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импорт</w:t>
            </w:r>
          </w:p>
        </w:tc>
        <w:tc>
          <w:tcPr>
            <w:tcW w:w="7650" w:type="dxa"/>
          </w:tcPr>
          <w:p w14:paraId="336B28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выполняет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базы знаний и импорт файлов.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администрирование баз знаний (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обновл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нный индекс поиска.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1920" w:type="dxa"/>
          </w:tcPr>
          <w:p w14:paraId="3102A8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</w:tr>
      <w:tr w:rsidR="009D43E8" w14:paraId="3F5891FF" w14:textId="77777777" w:rsidTr="009D43E8">
        <w:tc>
          <w:tcPr>
            <w:tcW w:w="1980" w:type="dxa"/>
          </w:tcPr>
          <w:p w14:paraId="6357EA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UC-ASS-19</w:t>
            </w:r>
          </w:p>
        </w:tc>
        <w:tc>
          <w:tcPr>
            <w:tcW w:w="1980" w:type="dxa"/>
          </w:tcPr>
          <w:p w14:paraId="3ECCBF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External Data Adapter</w:t>
            </w:r>
          </w:p>
        </w:tc>
        <w:tc>
          <w:tcPr>
            <w:tcW w:w="7650" w:type="dxa"/>
          </w:tcPr>
          <w:p w14:paraId="4FE1C44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настраивает </w:t>
            </w:r>
            <w:r>
              <w:rPr>
                <w:rFonts w:ascii="Arial" w:eastAsia="Arial" w:hAnsi="Arial" w:cs="Arial"/>
                <w:color w:val="000000"/>
              </w:rPr>
              <w:t>External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Data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Adapter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адаптеров (§5.1.30–31) с согласованием ИБ.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новый источник в реестре.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открыто VII.5.</w:t>
            </w:r>
          </w:p>
        </w:tc>
        <w:tc>
          <w:tcPr>
            <w:tcW w:w="1920" w:type="dxa"/>
          </w:tcPr>
          <w:p w14:paraId="2334E5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0481FBE3" w14:textId="77777777" w:rsidTr="009D43E8">
        <w:tc>
          <w:tcPr>
            <w:tcW w:w="1980" w:type="dxa"/>
          </w:tcPr>
          <w:p w14:paraId="43E5A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UC-ASS-20</w:t>
            </w:r>
          </w:p>
        </w:tc>
        <w:tc>
          <w:tcPr>
            <w:tcW w:w="1980" w:type="dxa"/>
          </w:tcPr>
          <w:p w14:paraId="5CABE52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Админ: панель мониторинга ассистента</w:t>
            </w:r>
          </w:p>
        </w:tc>
        <w:tc>
          <w:tcPr>
            <w:tcW w:w="7650" w:type="dxa"/>
          </w:tcPr>
          <w:p w14:paraId="498230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панель мониторинга (§5.1.37).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по 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администратора.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ASS-T-20.</w:t>
            </w:r>
          </w:p>
        </w:tc>
        <w:tc>
          <w:tcPr>
            <w:tcW w:w="1920" w:type="dxa"/>
          </w:tcPr>
          <w:p w14:paraId="228C89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2CDF6BBD" w14:textId="77777777" w:rsidTr="009D43E8">
        <w:tc>
          <w:tcPr>
            <w:tcW w:w="1980" w:type="dxa"/>
          </w:tcPr>
          <w:p w14:paraId="09A8F7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  <w:tc>
          <w:tcPr>
            <w:tcW w:w="1980" w:type="dxa"/>
          </w:tcPr>
          <w:p w14:paraId="3231806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Админ: </w:t>
            </w: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порог релевантности</w:t>
            </w:r>
          </w:p>
        </w:tc>
        <w:tc>
          <w:tcPr>
            <w:tcW w:w="7650" w:type="dxa"/>
          </w:tcPr>
          <w:p w14:paraId="30170A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вводит тестовый запрос и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тестовый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прогон поиска (§5.2.11).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документов по запросу с процентом релевантности.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1920" w:type="dxa"/>
          </w:tcPr>
          <w:p w14:paraId="7F02E3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5.2.11–12</w:t>
            </w:r>
          </w:p>
        </w:tc>
      </w:tr>
      <w:tr w:rsidR="009D43E8" w14:paraId="4289FD1B" w14:textId="77777777" w:rsidTr="009D43E8">
        <w:tc>
          <w:tcPr>
            <w:tcW w:w="1980" w:type="dxa"/>
          </w:tcPr>
          <w:p w14:paraId="123506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  <w:tc>
          <w:tcPr>
            <w:tcW w:w="1980" w:type="dxa"/>
          </w:tcPr>
          <w:p w14:paraId="174387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Просмотр журнала (аналитик / ИБ)</w:t>
            </w:r>
          </w:p>
        </w:tc>
        <w:tc>
          <w:tcPr>
            <w:tcW w:w="7650" w:type="dxa"/>
          </w:tcPr>
          <w:p w14:paraId="14C3F3D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или служба ИБ открывает журнал (§5.1.27).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аудита только для чтения.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фильтрация и экспорт записей.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ASS-T-22.</w:t>
            </w:r>
          </w:p>
        </w:tc>
        <w:tc>
          <w:tcPr>
            <w:tcW w:w="1920" w:type="dxa"/>
          </w:tcPr>
          <w:p w14:paraId="3C6D27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9D43E8" w14:paraId="28F6A1DA" w14:textId="77777777" w:rsidTr="009D43E8">
        <w:tc>
          <w:tcPr>
            <w:tcW w:w="1980" w:type="dxa"/>
          </w:tcPr>
          <w:p w14:paraId="42BFD4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UC-ASS-23</w:t>
            </w:r>
          </w:p>
        </w:tc>
        <w:tc>
          <w:tcPr>
            <w:tcW w:w="1980" w:type="dxa"/>
          </w:tcPr>
          <w:p w14:paraId="54561D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Отказ по ИБ / фильтр контента</w:t>
            </w:r>
          </w:p>
        </w:tc>
        <w:tc>
          <w:tcPr>
            <w:tcW w:w="7650" w:type="dxa"/>
          </w:tcPr>
          <w:p w14:paraId="06ACB0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 фильтром информационной безопасности (§5.1.14–15).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политика контента.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сообщение об отказе в обработке.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ASS-T-23.</w:t>
            </w:r>
          </w:p>
        </w:tc>
        <w:tc>
          <w:tcPr>
            <w:tcW w:w="1920" w:type="dxa"/>
          </w:tcPr>
          <w:p w14:paraId="29EDF5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5.1.14–15</w:t>
            </w:r>
          </w:p>
        </w:tc>
      </w:tr>
      <w:tr w:rsidR="009D43E8" w14:paraId="1C5E1731" w14:textId="77777777" w:rsidTr="009D43E8">
        <w:tc>
          <w:tcPr>
            <w:tcW w:w="1980" w:type="dxa"/>
          </w:tcPr>
          <w:p w14:paraId="18ABDD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  <w:tc>
          <w:tcPr>
            <w:tcW w:w="1980" w:type="dxa"/>
          </w:tcPr>
          <w:p w14:paraId="146D63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онлайн-чата: вкладка «Ассистент» скрыта</w:t>
            </w:r>
          </w:p>
        </w:tc>
        <w:tc>
          <w:tcPr>
            <w:tcW w:w="7650" w:type="dxa"/>
          </w:tcPr>
          <w:p w14:paraId="43866B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с ролью оператор онлайн-чата (§2.4 п.5) входит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скрывает вкладку «Ассистент».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доступно только рабочее место онлайн-чата.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матрица I.4.3.</w:t>
            </w:r>
          </w:p>
        </w:tc>
        <w:tc>
          <w:tcPr>
            <w:tcW w:w="1920" w:type="dxa"/>
          </w:tcPr>
          <w:p w14:paraId="16DC4C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§2.4 п.5, I.4</w:t>
            </w:r>
          </w:p>
        </w:tc>
      </w:tr>
    </w:tbl>
    <w:p w14:paraId="60AC7A6E" w14:textId="77777777" w:rsidR="009D43E8" w:rsidRDefault="009D43E8">
      <w:pPr>
        <w:pStyle w:val="2"/>
        <w:rPr>
          <w:rFonts w:ascii="Arial" w:eastAsia="Arial" w:hAnsi="Arial" w:cs="Arial"/>
        </w:rPr>
        <w:sectPr w:rsidR="009D43E8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53E1C0AD" w14:textId="77777777" w:rsidR="009D43E8" w:rsidRDefault="00317F00">
      <w:pPr>
        <w:pStyle w:val="2"/>
        <w:rPr>
          <w:rFonts w:ascii="Arial" w:eastAsia="Arial" w:hAnsi="Arial" w:cs="Arial"/>
        </w:rPr>
      </w:pPr>
      <w:bookmarkStart w:id="3718" w:name="bookmark=id.gd55q6qh9m10" w:colFirst="0" w:colLast="0"/>
      <w:bookmarkEnd w:id="3718"/>
      <w:r>
        <w:rPr>
          <w:rFonts w:ascii="Arial" w:eastAsia="Arial" w:hAnsi="Arial" w:cs="Arial"/>
        </w:rPr>
        <w:lastRenderedPageBreak/>
        <w:t>III.5. Функциональные требования</w:t>
      </w:r>
    </w:p>
    <w:p w14:paraId="16A98A3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§5.1–5.2]: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и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QU</w:t>
      </w:r>
    </w:p>
    <w:p w14:paraId="0127F98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</w:t>
      </w:r>
      <w:r>
        <w:rPr>
          <w:rFonts w:ascii="Arial" w:eastAsia="Arial" w:hAnsi="Arial" w:cs="Arial"/>
          <w:color w:val="000000"/>
        </w:rPr>
        <w:t>III</w:t>
      </w:r>
      <w:r w:rsidRPr="003C42DA">
        <w:rPr>
          <w:rFonts w:ascii="Arial" w:eastAsia="Arial" w:hAnsi="Arial" w:cs="Arial"/>
          <w:color w:val="000000"/>
          <w:lang w:val="ru-RU"/>
        </w:rPr>
        <w:t xml:space="preserve">.5 содержит полный набор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-01…42 и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для модуля ассистента в формате </w:t>
      </w:r>
      <w:r>
        <w:rPr>
          <w:rFonts w:ascii="Arial" w:eastAsia="Arial" w:hAnsi="Arial" w:cs="Arial"/>
          <w:color w:val="000000"/>
        </w:rPr>
        <w:t>v</w:t>
      </w:r>
      <w:r w:rsidRPr="003C42DA">
        <w:rPr>
          <w:rFonts w:ascii="Arial" w:eastAsia="Arial" w:hAnsi="Arial" w:cs="Arial"/>
          <w:color w:val="000000"/>
          <w:lang w:val="ru-RU"/>
        </w:rPr>
        <w:t>1.3.</w:t>
      </w:r>
    </w:p>
    <w:p w14:paraId="759CADE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функциональность §5.1–5.2 ТТ детализирована для согласования и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мки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6C91692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719" w:name="bookmark=id.c61st8rwp0dq" w:colFirst="0" w:colLast="0"/>
      <w:bookmarkEnd w:id="3719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.5.1. Общие требования (§5.1)</w:t>
      </w:r>
    </w:p>
    <w:p w14:paraId="3B73AA5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§5.1.1–5.1.41]: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-01…42</w:t>
      </w:r>
    </w:p>
    <w:p w14:paraId="5F5ABA7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Общие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ассистента: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, источники, генерация, ИБ,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, масштабирование.</w:t>
      </w:r>
    </w:p>
    <w:tbl>
      <w:tblPr>
        <w:tblStyle w:val="65"/>
        <w:tblW w:w="133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30"/>
        <w:gridCol w:w="4620"/>
        <w:gridCol w:w="5160"/>
        <w:gridCol w:w="2010"/>
      </w:tblGrid>
      <w:tr w:rsidR="009D43E8" w14:paraId="1382484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30" w:type="dxa"/>
          </w:tcPr>
          <w:p w14:paraId="36B193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620" w:type="dxa"/>
          </w:tcPr>
          <w:p w14:paraId="557DD8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160" w:type="dxa"/>
          </w:tcPr>
          <w:p w14:paraId="57ED8F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010" w:type="dxa"/>
          </w:tcPr>
          <w:p w14:paraId="4FB2A5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4E90F65" w14:textId="77777777" w:rsidTr="009D43E8">
        <w:tc>
          <w:tcPr>
            <w:tcW w:w="1530" w:type="dxa"/>
          </w:tcPr>
          <w:p w14:paraId="081ABB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FR-ASS-01</w:t>
            </w:r>
          </w:p>
        </w:tc>
        <w:tc>
          <w:tcPr>
            <w:tcW w:w="4620" w:type="dxa"/>
          </w:tcPr>
          <w:p w14:paraId="04A2BD2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ИИ-ассистент должен включать функции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723F3E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модуль ИИ-ассистент в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использование общего сервиса языковой модели платформы.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работает на общей модели банка.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7F463E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</w:t>
            </w:r>
          </w:p>
        </w:tc>
      </w:tr>
      <w:tr w:rsidR="009D43E8" w14:paraId="1BCE872C" w14:textId="77777777" w:rsidTr="009D43E8">
        <w:tc>
          <w:tcPr>
            <w:tcW w:w="1530" w:type="dxa"/>
          </w:tcPr>
          <w:p w14:paraId="3C0074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FR-ASS-02</w:t>
            </w:r>
          </w:p>
        </w:tc>
        <w:tc>
          <w:tcPr>
            <w:tcW w:w="4620" w:type="dxa"/>
          </w:tcPr>
          <w:p w14:paraId="78927CC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Распознавание и понимание запросов (модуль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§5.2).</w:t>
            </w:r>
          </w:p>
        </w:tc>
        <w:tc>
          <w:tcPr>
            <w:tcW w:w="5160" w:type="dxa"/>
          </w:tcPr>
          <w:p w14:paraId="26C94EC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вводит текстовый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 §5.2 выполняет маршрутизацию и поиск.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определено намерение запроса и подобран контекст.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2010" w:type="dxa"/>
          </w:tcPr>
          <w:p w14:paraId="13E037E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</w:t>
            </w:r>
          </w:p>
        </w:tc>
      </w:tr>
      <w:tr w:rsidR="009D43E8" w14:paraId="064BCC78" w14:textId="77777777" w:rsidTr="009D43E8">
        <w:tc>
          <w:tcPr>
            <w:tcW w:w="1530" w:type="dxa"/>
          </w:tcPr>
          <w:p w14:paraId="5D245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FR-ASS-03</w:t>
            </w:r>
          </w:p>
        </w:tc>
        <w:tc>
          <w:tcPr>
            <w:tcW w:w="4620" w:type="dxa"/>
          </w:tcPr>
          <w:p w14:paraId="5546C7D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Единый чат: промпт и контекстный диалог.</w:t>
            </w:r>
          </w:p>
        </w:tc>
        <w:tc>
          <w:tcPr>
            <w:tcW w:w="5160" w:type="dxa"/>
          </w:tcPr>
          <w:p w14:paraId="176DC56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48"/>
                <w:id w:val="127967347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нажимает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FAB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«Ассистент».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сессия и системный/задачный промпт §5.1.3.1.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контекстный диалог в едином 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693A8D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</w:tr>
      <w:tr w:rsidR="009D43E8" w14:paraId="7BF31A0F" w14:textId="77777777" w:rsidTr="009D43E8">
        <w:tc>
          <w:tcPr>
            <w:tcW w:w="1530" w:type="dxa"/>
          </w:tcPr>
          <w:p w14:paraId="24EFD6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FR-ASS-04</w:t>
            </w:r>
          </w:p>
        </w:tc>
        <w:tc>
          <w:tcPr>
            <w:tcW w:w="4620" w:type="dxa"/>
          </w:tcPr>
          <w:p w14:paraId="20174EA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Персонализация под пользователя /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структурное подразделение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банка.</w:t>
            </w:r>
          </w:p>
        </w:tc>
        <w:tc>
          <w:tcPr>
            <w:tcW w:w="5160" w:type="dxa"/>
          </w:tcPr>
          <w:p w14:paraId="39310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входит через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тную запись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фильтрация баз знаний по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/области доступа §5.1.3.2.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доступных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персонализирован.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ASS-T-01.</w:t>
            </w:r>
          </w:p>
        </w:tc>
        <w:tc>
          <w:tcPr>
            <w:tcW w:w="2010" w:type="dxa"/>
          </w:tcPr>
          <w:p w14:paraId="29BE13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</w:t>
            </w:r>
          </w:p>
        </w:tc>
      </w:tr>
      <w:tr w:rsidR="009D43E8" w14:paraId="69DD7C55" w14:textId="77777777" w:rsidTr="009D43E8">
        <w:tc>
          <w:tcPr>
            <w:tcW w:w="1530" w:type="dxa"/>
          </w:tcPr>
          <w:p w14:paraId="383BBA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FR-ASS-05</w:t>
            </w:r>
          </w:p>
        </w:tc>
        <w:tc>
          <w:tcPr>
            <w:tcW w:w="4620" w:type="dxa"/>
          </w:tcPr>
          <w:p w14:paraId="6679D5A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Поиск во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внутренних и внешних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источниках данных.</w:t>
            </w:r>
          </w:p>
        </w:tc>
        <w:tc>
          <w:tcPr>
            <w:tcW w:w="5160" w:type="dxa"/>
          </w:tcPr>
          <w:p w14:paraId="6B05AA8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требует данных из нескольких источников.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внутренние и внешние адаптеры (белый список, согласованный с ИБ).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сводный ответ из согласованных источников.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-03.</w:t>
            </w:r>
          </w:p>
        </w:tc>
        <w:tc>
          <w:tcPr>
            <w:tcW w:w="2010" w:type="dxa"/>
          </w:tcPr>
          <w:p w14:paraId="536BCE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9D43E8" w14:paraId="08F53FD1" w14:textId="77777777" w:rsidTr="009D43E8">
        <w:tc>
          <w:tcPr>
            <w:tcW w:w="1530" w:type="dxa"/>
          </w:tcPr>
          <w:p w14:paraId="70F7A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FR-ASS-06</w:t>
            </w:r>
          </w:p>
        </w:tc>
        <w:tc>
          <w:tcPr>
            <w:tcW w:w="4620" w:type="dxa"/>
          </w:tcPr>
          <w:p w14:paraId="6852513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Интеграция с внутренними банковскими системами.</w:t>
            </w:r>
          </w:p>
        </w:tc>
        <w:tc>
          <w:tcPr>
            <w:tcW w:w="5160" w:type="dxa"/>
          </w:tcPr>
          <w:p w14:paraId="3901C2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внутренним банковским системам.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внутренние адаптеры §5.1.5 (открыто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данные из целевых систем банка.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13824DF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</w:t>
            </w:r>
          </w:p>
        </w:tc>
      </w:tr>
      <w:tr w:rsidR="009D43E8" w14:paraId="180CFA6A" w14:textId="77777777" w:rsidTr="009D43E8">
        <w:tc>
          <w:tcPr>
            <w:tcW w:w="1530" w:type="dxa"/>
          </w:tcPr>
          <w:p w14:paraId="439DF4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FR-ASS-07</w:t>
            </w:r>
          </w:p>
        </w:tc>
        <w:tc>
          <w:tcPr>
            <w:tcW w:w="4620" w:type="dxa"/>
          </w:tcPr>
          <w:p w14:paraId="1DC9937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Сбор и агрегация информации с автоматической сводкой.</w:t>
            </w:r>
          </w:p>
        </w:tc>
        <w:tc>
          <w:tcPr>
            <w:tcW w:w="5160" w:type="dxa"/>
          </w:tcPr>
          <w:p w14:paraId="592C24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вопрос по нескольким документам.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 и суммаризация языковой моделью </w:t>
            </w:r>
            <w:r>
              <w:rPr>
                <w:rFonts w:ascii="Arial" w:eastAsia="Arial" w:hAnsi="Arial" w:cs="Arial"/>
                <w:color w:val="000000"/>
              </w:rPr>
              <w:t xml:space="preserve">§5.1.6.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сводное резюме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0D808F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5.1.6</w:t>
            </w:r>
          </w:p>
        </w:tc>
      </w:tr>
      <w:tr w:rsidR="009D43E8" w14:paraId="11455A5E" w14:textId="77777777" w:rsidTr="009D43E8">
        <w:tc>
          <w:tcPr>
            <w:tcW w:w="1530" w:type="dxa"/>
          </w:tcPr>
          <w:p w14:paraId="44EF65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FR-ASS-08</w:t>
            </w:r>
          </w:p>
        </w:tc>
        <w:tc>
          <w:tcPr>
            <w:tcW w:w="4620" w:type="dxa"/>
          </w:tcPr>
          <w:p w14:paraId="2F1EC41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Контекстная фильтрация и ранжирование по релевантности (%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4A55D5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результаты поиска по базе знаний.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ранжирование по релевантности; отображение процента §5.1.7.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отсортированный список источников.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ASS-T-02, UC-ASS-02.</w:t>
            </w:r>
          </w:p>
        </w:tc>
        <w:tc>
          <w:tcPr>
            <w:tcW w:w="2010" w:type="dxa"/>
          </w:tcPr>
          <w:p w14:paraId="59D9BD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5.1.7</w:t>
            </w:r>
          </w:p>
        </w:tc>
      </w:tr>
      <w:tr w:rsidR="009D43E8" w14:paraId="59D3C489" w14:textId="77777777" w:rsidTr="009D43E8">
        <w:tc>
          <w:tcPr>
            <w:tcW w:w="1530" w:type="dxa"/>
          </w:tcPr>
          <w:p w14:paraId="2CA872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FR-ASS-09</w:t>
            </w:r>
          </w:p>
        </w:tc>
        <w:tc>
          <w:tcPr>
            <w:tcW w:w="4620" w:type="dxa"/>
          </w:tcPr>
          <w:p w14:paraId="552E6B3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Генерация текста (записки, справки,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ты…).</w:t>
            </w:r>
          </w:p>
        </w:tc>
        <w:tc>
          <w:tcPr>
            <w:tcW w:w="5160" w:type="dxa"/>
          </w:tcPr>
          <w:p w14:paraId="70D4356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«записку» или «справку».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шаблону §5.1.8.1.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редактируемый черновик текста.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ASS-T-05, UC-ASS-06.</w:t>
            </w:r>
          </w:p>
        </w:tc>
        <w:tc>
          <w:tcPr>
            <w:tcW w:w="2010" w:type="dxa"/>
          </w:tcPr>
          <w:p w14:paraId="1810DB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5.1.8.1</w:t>
            </w:r>
          </w:p>
        </w:tc>
      </w:tr>
      <w:tr w:rsidR="009D43E8" w14:paraId="2C058455" w14:textId="77777777" w:rsidTr="009D43E8">
        <w:tc>
          <w:tcPr>
            <w:tcW w:w="1530" w:type="dxa"/>
          </w:tcPr>
          <w:p w14:paraId="2C2796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FR-ASS-10</w:t>
            </w:r>
          </w:p>
        </w:tc>
        <w:tc>
          <w:tcPr>
            <w:tcW w:w="4620" w:type="dxa"/>
          </w:tcPr>
          <w:p w14:paraId="05D431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презентаций по шаблонам.</w:t>
            </w:r>
          </w:p>
        </w:tc>
        <w:tc>
          <w:tcPr>
            <w:tcW w:w="5160" w:type="dxa"/>
          </w:tcPr>
          <w:p w14:paraId="386E38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презентацию.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генерация по шаблону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§5.1.8.2.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скачивания.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2010" w:type="dxa"/>
          </w:tcPr>
          <w:p w14:paraId="777A5B1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5.1.8.2</w:t>
            </w:r>
          </w:p>
        </w:tc>
      </w:tr>
      <w:tr w:rsidR="009D43E8" w14:paraId="7E9395ED" w14:textId="77777777" w:rsidTr="009D43E8">
        <w:tc>
          <w:tcPr>
            <w:tcW w:w="1530" w:type="dxa"/>
          </w:tcPr>
          <w:p w14:paraId="6AB277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FR-ASS-11</w:t>
            </w:r>
          </w:p>
        </w:tc>
        <w:tc>
          <w:tcPr>
            <w:tcW w:w="4620" w:type="dxa"/>
          </w:tcPr>
          <w:p w14:paraId="5BAC271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блок-схем.</w:t>
            </w:r>
          </w:p>
        </w:tc>
        <w:tc>
          <w:tcPr>
            <w:tcW w:w="5160" w:type="dxa"/>
          </w:tcPr>
          <w:p w14:paraId="766512E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ER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блок-схему.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генератор диаграмм §5.1.8.3.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файл диаграммы для скачивания.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-07.</w:t>
            </w:r>
          </w:p>
        </w:tc>
        <w:tc>
          <w:tcPr>
            <w:tcW w:w="2010" w:type="dxa"/>
          </w:tcPr>
          <w:p w14:paraId="1E92BE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5.1.8.3</w:t>
            </w:r>
          </w:p>
        </w:tc>
      </w:tr>
      <w:tr w:rsidR="009D43E8" w14:paraId="6A131303" w14:textId="77777777" w:rsidTr="009D43E8">
        <w:tc>
          <w:tcPr>
            <w:tcW w:w="1530" w:type="dxa"/>
          </w:tcPr>
          <w:p w14:paraId="7EEBA4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FR-ASS-12</w:t>
            </w:r>
          </w:p>
        </w:tc>
        <w:tc>
          <w:tcPr>
            <w:tcW w:w="4620" w:type="dxa"/>
          </w:tcPr>
          <w:p w14:paraId="3122E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изображений.</w:t>
            </w:r>
          </w:p>
        </w:tc>
        <w:tc>
          <w:tcPr>
            <w:tcW w:w="5160" w:type="dxa"/>
          </w:tcPr>
          <w:p w14:paraId="23FBDD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генерацию изображения.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модель генерации изображений (открыто + ИБ).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сгенерированное изображение.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1074C0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5.1.8.4</w:t>
            </w:r>
          </w:p>
        </w:tc>
      </w:tr>
      <w:tr w:rsidR="009D43E8" w14:paraId="012A872E" w14:textId="77777777" w:rsidTr="009D43E8">
        <w:tc>
          <w:tcPr>
            <w:tcW w:w="1530" w:type="dxa"/>
          </w:tcPr>
          <w:p w14:paraId="78CD39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FR-ASS-13</w:t>
            </w:r>
          </w:p>
        </w:tc>
        <w:tc>
          <w:tcPr>
            <w:tcW w:w="4620" w:type="dxa"/>
          </w:tcPr>
          <w:p w14:paraId="742B59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Создание файлов Word, PDF, Excel, PPT, BPMN.</w:t>
            </w:r>
          </w:p>
        </w:tc>
        <w:tc>
          <w:tcPr>
            <w:tcW w:w="5160" w:type="dxa"/>
          </w:tcPr>
          <w:p w14:paraId="3E08E2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выбирает формат экспорта.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формирование 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ppt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bpmn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ASS-T-05, UC-ASS-05.</w:t>
            </w:r>
          </w:p>
        </w:tc>
        <w:tc>
          <w:tcPr>
            <w:tcW w:w="2010" w:type="dxa"/>
          </w:tcPr>
          <w:p w14:paraId="75E22E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</w:tr>
      <w:tr w:rsidR="009D43E8" w14:paraId="3177E595" w14:textId="77777777" w:rsidTr="009D43E8">
        <w:tc>
          <w:tcPr>
            <w:tcW w:w="1530" w:type="dxa"/>
          </w:tcPr>
          <w:p w14:paraId="5790AA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FR-ASS-14</w:t>
            </w:r>
          </w:p>
        </w:tc>
        <w:tc>
          <w:tcPr>
            <w:tcW w:w="4620" w:type="dxa"/>
          </w:tcPr>
          <w:p w14:paraId="63E52DB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Интеграция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(запуск по команде с </w:t>
            </w:r>
            <w:r>
              <w:rPr>
                <w:rFonts w:ascii="Arial" w:eastAsia="Arial" w:hAnsi="Arial" w:cs="Arial"/>
                <w:color w:val="000000"/>
              </w:rPr>
              <w:t>confirm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6A16DE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инициирует команду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диалог подтверждения и белый список сценариев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§5.1.10.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статус запуска </w:t>
            </w:r>
            <w:r>
              <w:rPr>
                <w:rFonts w:ascii="Arial" w:eastAsia="Arial" w:hAnsi="Arial" w:cs="Arial"/>
                <w:color w:val="000000"/>
              </w:rPr>
              <w:t>RPA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-задачи.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-08.</w:t>
            </w:r>
          </w:p>
        </w:tc>
        <w:tc>
          <w:tcPr>
            <w:tcW w:w="2010" w:type="dxa"/>
          </w:tcPr>
          <w:p w14:paraId="0A63CB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5.1.10</w:t>
            </w:r>
          </w:p>
        </w:tc>
      </w:tr>
      <w:tr w:rsidR="009D43E8" w14:paraId="367D89FD" w14:textId="77777777" w:rsidTr="009D43E8">
        <w:tc>
          <w:tcPr>
            <w:tcW w:w="1530" w:type="dxa"/>
          </w:tcPr>
          <w:p w14:paraId="5FAF4E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FR-ASS-15</w:t>
            </w:r>
          </w:p>
        </w:tc>
        <w:tc>
          <w:tcPr>
            <w:tcW w:w="4620" w:type="dxa"/>
          </w:tcPr>
          <w:p w14:paraId="6362BE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Парсинг по параметрам пользователя.</w:t>
            </w:r>
          </w:p>
        </w:tc>
        <w:tc>
          <w:tcPr>
            <w:tcW w:w="5160" w:type="dxa"/>
          </w:tcPr>
          <w:p w14:paraId="5E2835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параметры извлечения данных.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извлечение по параметрам пользователя §5.1.11.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структурированный результат в онлайн-чате.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UC-ASS-10.</w:t>
            </w:r>
          </w:p>
        </w:tc>
        <w:tc>
          <w:tcPr>
            <w:tcW w:w="2010" w:type="dxa"/>
          </w:tcPr>
          <w:p w14:paraId="479EE9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5.1.11</w:t>
            </w:r>
          </w:p>
        </w:tc>
      </w:tr>
      <w:tr w:rsidR="009D43E8" w14:paraId="3CE73B2E" w14:textId="77777777" w:rsidTr="009D43E8">
        <w:tc>
          <w:tcPr>
            <w:tcW w:w="1530" w:type="dxa"/>
          </w:tcPr>
          <w:p w14:paraId="092381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FR-ASS-16</w:t>
            </w:r>
          </w:p>
        </w:tc>
        <w:tc>
          <w:tcPr>
            <w:tcW w:w="4620" w:type="dxa"/>
          </w:tcPr>
          <w:p w14:paraId="321FAC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Анализ документов,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Excel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резюме и аналитика.</w:t>
            </w:r>
          </w:p>
        </w:tc>
        <w:tc>
          <w:tcPr>
            <w:tcW w:w="5160" w:type="dxa"/>
          </w:tcPr>
          <w:p w14:paraId="0428E4A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документ 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анализ и суммаризация §5.1.12.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аналитика и резюме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10" w:type="dxa"/>
          </w:tcPr>
          <w:p w14:paraId="2FD94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</w:t>
            </w:r>
          </w:p>
        </w:tc>
      </w:tr>
      <w:tr w:rsidR="009D43E8" w14:paraId="48354E48" w14:textId="77777777" w:rsidTr="009D43E8">
        <w:tc>
          <w:tcPr>
            <w:tcW w:w="1530" w:type="dxa"/>
          </w:tcPr>
          <w:p w14:paraId="0DD6293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FR-ASS-17</w:t>
            </w:r>
          </w:p>
        </w:tc>
        <w:tc>
          <w:tcPr>
            <w:tcW w:w="4620" w:type="dxa"/>
          </w:tcPr>
          <w:p w14:paraId="6BF7936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Адаптация терминологии, обучение на истории.</w:t>
            </w:r>
          </w:p>
        </w:tc>
        <w:tc>
          <w:tcPr>
            <w:tcW w:w="5160" w:type="dxa"/>
          </w:tcPr>
          <w:p w14:paraId="13DE6B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история диалогов подразделения накоплена.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адаптация промптов на истории подразделения §5.1.13.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тон ответов адаптирован под подразделение.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smoke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56DF1B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5.1.13</w:t>
            </w:r>
          </w:p>
        </w:tc>
      </w:tr>
      <w:tr w:rsidR="009D43E8" w14:paraId="79D5B740" w14:textId="77777777" w:rsidTr="009D43E8">
        <w:tc>
          <w:tcPr>
            <w:tcW w:w="1530" w:type="dxa"/>
          </w:tcPr>
          <w:p w14:paraId="4008ED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FR-ASS-18</w:t>
            </w:r>
          </w:p>
        </w:tc>
        <w:tc>
          <w:tcPr>
            <w:tcW w:w="4620" w:type="dxa"/>
          </w:tcPr>
          <w:p w14:paraId="3199D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Защита ПДн и тайны.</w:t>
            </w:r>
          </w:p>
        </w:tc>
        <w:tc>
          <w:tcPr>
            <w:tcW w:w="5160" w:type="dxa"/>
          </w:tcPr>
          <w:p w14:paraId="752416C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содержит персональные данные.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маскирование и политика фильтрации §5.1.14.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отказ или ответ с редактированием ПДн.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-23.</w:t>
            </w:r>
          </w:p>
        </w:tc>
        <w:tc>
          <w:tcPr>
            <w:tcW w:w="2010" w:type="dxa"/>
          </w:tcPr>
          <w:p w14:paraId="048B94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5.1.14</w:t>
            </w:r>
          </w:p>
        </w:tc>
      </w:tr>
      <w:tr w:rsidR="009D43E8" w14:paraId="31728F64" w14:textId="77777777" w:rsidTr="009D43E8">
        <w:tc>
          <w:tcPr>
            <w:tcW w:w="1530" w:type="dxa"/>
          </w:tcPr>
          <w:p w14:paraId="16E412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FR-ASS-19</w:t>
            </w:r>
          </w:p>
        </w:tc>
        <w:tc>
          <w:tcPr>
            <w:tcW w:w="4620" w:type="dxa"/>
          </w:tcPr>
          <w:p w14:paraId="46B8DD0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типа контента.</w:t>
            </w:r>
          </w:p>
        </w:tc>
        <w:tc>
          <w:tcPr>
            <w:tcW w:w="5160" w:type="dxa"/>
          </w:tcPr>
          <w:p w14:paraId="3D0552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относится к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нной категории контента.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блокировка запрещ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нных категорий §5.1.15.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сообщение о блокировке.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ASS-T-23.</w:t>
            </w:r>
          </w:p>
        </w:tc>
        <w:tc>
          <w:tcPr>
            <w:tcW w:w="2010" w:type="dxa"/>
          </w:tcPr>
          <w:p w14:paraId="104B3D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</w:tr>
      <w:tr w:rsidR="009D43E8" w14:paraId="68289A3D" w14:textId="77777777" w:rsidTr="009D43E8">
        <w:tc>
          <w:tcPr>
            <w:tcW w:w="1530" w:type="dxa"/>
          </w:tcPr>
          <w:p w14:paraId="12F3BD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FR-ASS-20</w:t>
            </w:r>
          </w:p>
        </w:tc>
        <w:tc>
          <w:tcPr>
            <w:tcW w:w="4620" w:type="dxa"/>
          </w:tcPr>
          <w:p w14:paraId="2BB8DC7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Статистика по подразделениям, ролям, типам запросов.</w:t>
            </w:r>
          </w:p>
        </w:tc>
        <w:tc>
          <w:tcPr>
            <w:tcW w:w="5160" w:type="dxa"/>
          </w:tcPr>
          <w:p w14:paraId="6DEEB7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статистику.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 по подразделениям, ролям и типам запросов §5.1.16.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статистики.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ASS-T-20.</w:t>
            </w:r>
          </w:p>
        </w:tc>
        <w:tc>
          <w:tcPr>
            <w:tcW w:w="2010" w:type="dxa"/>
          </w:tcPr>
          <w:p w14:paraId="7A09E1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5.1.16</w:t>
            </w:r>
          </w:p>
        </w:tc>
      </w:tr>
      <w:tr w:rsidR="009D43E8" w14:paraId="4FEF27A8" w14:textId="77777777" w:rsidTr="009D43E8">
        <w:tc>
          <w:tcPr>
            <w:tcW w:w="1530" w:type="dxa"/>
          </w:tcPr>
          <w:p w14:paraId="78B200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FR-ASS-21</w:t>
            </w:r>
          </w:p>
        </w:tc>
        <w:tc>
          <w:tcPr>
            <w:tcW w:w="4620" w:type="dxa"/>
          </w:tcPr>
          <w:p w14:paraId="5FC9653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49"/>
                <w:id w:val="64231794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Время ответа ≤ 2 сек.</w:t>
                </w:r>
              </w:sdtContent>
            </w:sdt>
          </w:p>
        </w:tc>
        <w:tc>
          <w:tcPr>
            <w:tcW w:w="5160" w:type="dxa"/>
          </w:tcPr>
          <w:p w14:paraId="4C3CFC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любой запрос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50"/>
                <w:id w:val="-178235887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SLA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: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95 времени ответа ≤2 с.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ответ в установленный срок.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нагрузочное тестирование ассистента.</w:t>
            </w:r>
          </w:p>
        </w:tc>
        <w:tc>
          <w:tcPr>
            <w:tcW w:w="2010" w:type="dxa"/>
          </w:tcPr>
          <w:p w14:paraId="5AC197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7A83971C" w14:textId="77777777" w:rsidTr="009D43E8">
        <w:tc>
          <w:tcPr>
            <w:tcW w:w="1530" w:type="dxa"/>
          </w:tcPr>
          <w:p w14:paraId="24D144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FR-ASS-22</w:t>
            </w:r>
          </w:p>
        </w:tc>
        <w:tc>
          <w:tcPr>
            <w:tcW w:w="4620" w:type="dxa"/>
          </w:tcPr>
          <w:p w14:paraId="0B4A48F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: запросы к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2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2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2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2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2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источникам.</w:t>
            </w:r>
          </w:p>
        </w:tc>
        <w:tc>
          <w:tcPr>
            <w:tcW w:w="5160" w:type="dxa"/>
          </w:tcPr>
          <w:p w14:paraId="3BDDFE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интерфейс чата.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запросов к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2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2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2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28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29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источникам §5.1.18.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интерфейс ввода запроса.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4E71B0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5.1.18</w:t>
            </w:r>
          </w:p>
        </w:tc>
      </w:tr>
      <w:tr w:rsidR="009D43E8" w14:paraId="04403ACA" w14:textId="77777777" w:rsidTr="009D43E8">
        <w:tc>
          <w:tcPr>
            <w:tcW w:w="1530" w:type="dxa"/>
          </w:tcPr>
          <w:p w14:paraId="254903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FR-ASS-23</w:t>
            </w:r>
          </w:p>
        </w:tc>
        <w:tc>
          <w:tcPr>
            <w:tcW w:w="4620" w:type="dxa"/>
          </w:tcPr>
          <w:p w14:paraId="7D22FE2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1"/>
                <w:id w:val="-40862019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Обратная связь (≥3 кнопки).</w:t>
                </w:r>
              </w:sdtContent>
            </w:sdt>
          </w:p>
        </w:tc>
        <w:tc>
          <w:tcPr>
            <w:tcW w:w="5160" w:type="dxa"/>
          </w:tcPr>
          <w:p w14:paraId="427DDB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ассистент сформировал ответ.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менее тр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х кнопок обратной связи §5.1.19.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событие событие обратной связи (</w:t>
            </w:r>
            <w:r>
              <w:rPr>
                <w:rFonts w:ascii="Arial" w:eastAsia="Arial" w:hAnsi="Arial" w:cs="Arial"/>
                <w:color w:val="000000"/>
              </w:rPr>
              <w:t>FeedbackEvent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-14,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-17.</w:t>
            </w:r>
          </w:p>
        </w:tc>
        <w:tc>
          <w:tcPr>
            <w:tcW w:w="2010" w:type="dxa"/>
          </w:tcPr>
          <w:p w14:paraId="714BCE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5.1.19</w:t>
            </w:r>
          </w:p>
        </w:tc>
      </w:tr>
      <w:tr w:rsidR="009D43E8" w14:paraId="6BBCB48A" w14:textId="77777777" w:rsidTr="009D43E8">
        <w:tc>
          <w:tcPr>
            <w:tcW w:w="1530" w:type="dxa"/>
          </w:tcPr>
          <w:p w14:paraId="2F1C0E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FR-ASS-24</w:t>
            </w:r>
          </w:p>
        </w:tc>
        <w:tc>
          <w:tcPr>
            <w:tcW w:w="4620" w:type="dxa"/>
          </w:tcPr>
          <w:p w14:paraId="6257E5E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Ссылки на источники в ответе.</w:t>
            </w:r>
          </w:p>
        </w:tc>
        <w:tc>
          <w:tcPr>
            <w:tcW w:w="5160" w:type="dxa"/>
          </w:tcPr>
          <w:p w14:paraId="611BB2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сформирован ответ на основе </w:t>
            </w:r>
            <w:r>
              <w:rPr>
                <w:rFonts w:ascii="Arial" w:eastAsia="Arial" w:hAnsi="Arial" w:cs="Arial"/>
                <w:color w:val="000000"/>
              </w:rPr>
              <w:t>RAG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карточки источников и ссылки §5.1.20.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блок «Источники (N)».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7EA71A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5.1.20</w:t>
            </w:r>
          </w:p>
        </w:tc>
      </w:tr>
      <w:tr w:rsidR="009D43E8" w14:paraId="216A8E97" w14:textId="77777777" w:rsidTr="009D43E8">
        <w:tc>
          <w:tcPr>
            <w:tcW w:w="1530" w:type="dxa"/>
          </w:tcPr>
          <w:p w14:paraId="416712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FR-ASS-25</w:t>
            </w:r>
          </w:p>
        </w:tc>
        <w:tc>
          <w:tcPr>
            <w:tcW w:w="4620" w:type="dxa"/>
          </w:tcPr>
          <w:p w14:paraId="2A42BE79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52"/>
                <w:id w:val="-214570491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 xml:space="preserve">Перевод 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RU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  <w:lang w:val="ru-RU"/>
                  </w:rPr>
                  <w:t>↔</w:t>
                </w:r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EN</w:t>
                </w:r>
              </w:sdtContent>
            </w:sdt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двуязычный ответ (</w:t>
            </w:r>
            <w:r w:rsidR="00317F00"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текста</w:t>
            </w:r>
            <w:r w:rsidR="00317F00"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запроса/ответа, §5.1.21–22).</w:t>
            </w:r>
          </w:p>
        </w:tc>
        <w:tc>
          <w:tcPr>
            <w:tcW w:w="5160" w:type="dxa"/>
          </w:tcPr>
          <w:p w14:paraId="5D91F7D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sdt>
              <w:sdtPr>
                <w:tag w:val="goog_rdk_253"/>
                <w:id w:val="-132086619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пользователь запрашивает перевод текста 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RU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↔</w:t>
                </w:r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>EN</w:t>
                </w:r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. </w:t>
                </w:r>
              </w:sdtContent>
            </w:sdt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перевод и двуязычный блок §5.1.21–22.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на целевом языке с блоком проверки.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-11.</w:t>
            </w:r>
          </w:p>
        </w:tc>
        <w:tc>
          <w:tcPr>
            <w:tcW w:w="2010" w:type="dxa"/>
          </w:tcPr>
          <w:p w14:paraId="43DD71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5.1.21–22</w:t>
            </w:r>
          </w:p>
        </w:tc>
      </w:tr>
      <w:tr w:rsidR="009D43E8" w14:paraId="2853705F" w14:textId="77777777" w:rsidTr="009D43E8">
        <w:tc>
          <w:tcPr>
            <w:tcW w:w="1530" w:type="dxa"/>
          </w:tcPr>
          <w:p w14:paraId="0FECF9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FR-ASS-26</w:t>
            </w:r>
          </w:p>
        </w:tc>
        <w:tc>
          <w:tcPr>
            <w:tcW w:w="4620" w:type="dxa"/>
          </w:tcPr>
          <w:p w14:paraId="1130F6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Сообщение «запрос не распознан».</w:t>
            </w:r>
          </w:p>
        </w:tc>
        <w:tc>
          <w:tcPr>
            <w:tcW w:w="5160" w:type="dxa"/>
          </w:tcPr>
          <w:p w14:paraId="1E60AC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намерение запроса не распознано.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модуля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не достигнут.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сообщение «Запрос не распознан».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-13,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-13.</w:t>
            </w:r>
          </w:p>
        </w:tc>
        <w:tc>
          <w:tcPr>
            <w:tcW w:w="2010" w:type="dxa"/>
          </w:tcPr>
          <w:p w14:paraId="7DBF2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5.1.23</w:t>
            </w:r>
          </w:p>
        </w:tc>
      </w:tr>
      <w:tr w:rsidR="009D43E8" w14:paraId="781E0088" w14:textId="77777777" w:rsidTr="009D43E8">
        <w:tc>
          <w:tcPr>
            <w:tcW w:w="1530" w:type="dxa"/>
          </w:tcPr>
          <w:p w14:paraId="240AA2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FR-ASS-27</w:t>
            </w:r>
          </w:p>
        </w:tc>
        <w:tc>
          <w:tcPr>
            <w:tcW w:w="4620" w:type="dxa"/>
          </w:tcPr>
          <w:p w14:paraId="470FF9E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Контекст предыдущих диалогов (</w:t>
            </w:r>
            <w:r>
              <w:rPr>
                <w:rFonts w:ascii="Arial" w:eastAsia="Arial" w:hAnsi="Arial" w:cs="Arial"/>
                <w:color w:val="000000"/>
              </w:rPr>
              <w:t>auto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manual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4AF3D7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включил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контекста прошлых диалогов.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прошлые диалоги включаются в промпт §5.1.24.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ответ с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том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-15,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-15.</w:t>
            </w:r>
          </w:p>
        </w:tc>
        <w:tc>
          <w:tcPr>
            <w:tcW w:w="2010" w:type="dxa"/>
          </w:tcPr>
          <w:p w14:paraId="07A24A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  <w:tr w:rsidR="009D43E8" w14:paraId="5A6D0CBB" w14:textId="77777777" w:rsidTr="009D43E8">
        <w:tc>
          <w:tcPr>
            <w:tcW w:w="1530" w:type="dxa"/>
          </w:tcPr>
          <w:p w14:paraId="320746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FR-ASS-28</w:t>
            </w:r>
          </w:p>
        </w:tc>
        <w:tc>
          <w:tcPr>
            <w:tcW w:w="4620" w:type="dxa"/>
          </w:tcPr>
          <w:p w14:paraId="5C363DA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История в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10 дней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27E8712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боковую панель истории.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список сессий за 10 дней §5.1.25.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можно продолжить прошлый диалог.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-16,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-16.</w:t>
            </w:r>
          </w:p>
        </w:tc>
        <w:tc>
          <w:tcPr>
            <w:tcW w:w="2010" w:type="dxa"/>
          </w:tcPr>
          <w:p w14:paraId="1B48FF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5.1.25</w:t>
            </w:r>
          </w:p>
        </w:tc>
      </w:tr>
      <w:tr w:rsidR="009D43E8" w14:paraId="4F974F2F" w14:textId="77777777" w:rsidTr="009D43E8">
        <w:tc>
          <w:tcPr>
            <w:tcW w:w="1530" w:type="dxa"/>
          </w:tcPr>
          <w:p w14:paraId="248E43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FR-ASS-29</w:t>
            </w:r>
          </w:p>
        </w:tc>
        <w:tc>
          <w:tcPr>
            <w:tcW w:w="4620" w:type="dxa"/>
          </w:tcPr>
          <w:p w14:paraId="00C2DF2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SSL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лимиты размера/типа файлов.</w:t>
            </w:r>
          </w:p>
        </w:tc>
        <w:tc>
          <w:tcPr>
            <w:tcW w:w="5160" w:type="dxa"/>
          </w:tcPr>
          <w:p w14:paraId="4EF7AD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вложение по </w:t>
            </w:r>
            <w:r>
              <w:rPr>
                <w:rFonts w:ascii="Arial" w:eastAsia="Arial" w:hAnsi="Arial" w:cs="Arial"/>
                <w:color w:val="000000"/>
              </w:rPr>
              <w:t>HTTPS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SSL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ограничения типа и размера файлов §5.1.26.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безопасное вложение принято.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ASS-T-04.</w:t>
            </w:r>
          </w:p>
        </w:tc>
        <w:tc>
          <w:tcPr>
            <w:tcW w:w="2010" w:type="dxa"/>
          </w:tcPr>
          <w:p w14:paraId="0ED9AB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</w:t>
            </w:r>
          </w:p>
        </w:tc>
      </w:tr>
      <w:tr w:rsidR="009D43E8" w14:paraId="2A06F644" w14:textId="77777777" w:rsidTr="009D43E8">
        <w:tc>
          <w:tcPr>
            <w:tcW w:w="1530" w:type="dxa"/>
          </w:tcPr>
          <w:p w14:paraId="7AC5AD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FR-ASS-30</w:t>
            </w:r>
          </w:p>
        </w:tc>
        <w:tc>
          <w:tcPr>
            <w:tcW w:w="4620" w:type="dxa"/>
          </w:tcPr>
          <w:p w14:paraId="0CA917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Логирование операций пользователей.</w:t>
            </w:r>
          </w:p>
        </w:tc>
        <w:tc>
          <w:tcPr>
            <w:tcW w:w="5160" w:type="dxa"/>
          </w:tcPr>
          <w:p w14:paraId="4E075DD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любое действие пользователя в ассистенте.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аудита всех операций §5.1.27.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журнал для аналитика и службы ИБ.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-22.</w:t>
            </w:r>
          </w:p>
        </w:tc>
        <w:tc>
          <w:tcPr>
            <w:tcW w:w="2010" w:type="dxa"/>
          </w:tcPr>
          <w:p w14:paraId="0BA73E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5.1.27</w:t>
            </w:r>
          </w:p>
        </w:tc>
      </w:tr>
      <w:tr w:rsidR="009D43E8" w14:paraId="002F069B" w14:textId="77777777" w:rsidTr="009D43E8">
        <w:tc>
          <w:tcPr>
            <w:tcW w:w="1530" w:type="dxa"/>
          </w:tcPr>
          <w:p w14:paraId="682261B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FR-ASS-31</w:t>
            </w:r>
          </w:p>
        </w:tc>
        <w:tc>
          <w:tcPr>
            <w:tcW w:w="4620" w:type="dxa"/>
          </w:tcPr>
          <w:p w14:paraId="0A0BD9F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Безопасный доступ к внешним источникам.</w:t>
            </w:r>
          </w:p>
        </w:tc>
        <w:tc>
          <w:tcPr>
            <w:tcW w:w="5160" w:type="dxa"/>
          </w:tcPr>
          <w:p w14:paraId="03B49C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к внешнему источнику.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прокси </w:t>
            </w:r>
            <w:r>
              <w:rPr>
                <w:rFonts w:ascii="Arial" w:eastAsia="Arial" w:hAnsi="Arial" w:cs="Arial"/>
                <w:color w:val="000000"/>
              </w:rPr>
              <w:t>egress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согласование ИБ §5.1.28.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данные из внешнего источника после санитизации.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VII.5.</w:t>
            </w:r>
          </w:p>
        </w:tc>
        <w:tc>
          <w:tcPr>
            <w:tcW w:w="2010" w:type="dxa"/>
          </w:tcPr>
          <w:p w14:paraId="42F65B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5.1.28</w:t>
            </w:r>
          </w:p>
        </w:tc>
      </w:tr>
      <w:tr w:rsidR="009D43E8" w14:paraId="43E4A44B" w14:textId="77777777" w:rsidTr="009D43E8">
        <w:tc>
          <w:tcPr>
            <w:tcW w:w="1530" w:type="dxa"/>
          </w:tcPr>
          <w:p w14:paraId="271D093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FR-ASS-32</w:t>
            </w:r>
          </w:p>
        </w:tc>
        <w:tc>
          <w:tcPr>
            <w:tcW w:w="4620" w:type="dxa"/>
          </w:tcPr>
          <w:p w14:paraId="1FF6DF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Классификация запросов (операция/справка…).</w:t>
            </w:r>
          </w:p>
        </w:tc>
        <w:tc>
          <w:tcPr>
            <w:tcW w:w="5160" w:type="dxa"/>
          </w:tcPr>
          <w:p w14:paraId="5CF33C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запроса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классификатор намерений §5.1.29.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маршрутизация: операция или справка.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010" w:type="dxa"/>
          </w:tcPr>
          <w:p w14:paraId="7A5903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5.1.29</w:t>
            </w:r>
          </w:p>
        </w:tc>
      </w:tr>
      <w:tr w:rsidR="009D43E8" w14:paraId="6EAE9064" w14:textId="77777777" w:rsidTr="009D43E8">
        <w:tc>
          <w:tcPr>
            <w:tcW w:w="1530" w:type="dxa"/>
          </w:tcPr>
          <w:p w14:paraId="357FA0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FR-ASS-33</w:t>
            </w:r>
          </w:p>
        </w:tc>
        <w:tc>
          <w:tcPr>
            <w:tcW w:w="4620" w:type="dxa"/>
          </w:tcPr>
          <w:p w14:paraId="7C354F4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внутр./внешн. систем.</w:t>
            </w:r>
          </w:p>
        </w:tc>
        <w:tc>
          <w:tcPr>
            <w:tcW w:w="5160" w:type="dxa"/>
          </w:tcPr>
          <w:p w14:paraId="242F8E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регистрация нового адаптера.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реестр внутренних и внешних адаптеров §5.1.30–31.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настроенный коннектор.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VII.5, UC-ASS-19.</w:t>
            </w:r>
          </w:p>
        </w:tc>
        <w:tc>
          <w:tcPr>
            <w:tcW w:w="2010" w:type="dxa"/>
          </w:tcPr>
          <w:p w14:paraId="4F89A5E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7E39FA51" w14:textId="77777777" w:rsidTr="009D43E8">
        <w:tc>
          <w:tcPr>
            <w:tcW w:w="1530" w:type="dxa"/>
          </w:tcPr>
          <w:p w14:paraId="39E647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FR-ASS-34</w:t>
            </w:r>
          </w:p>
        </w:tc>
        <w:tc>
          <w:tcPr>
            <w:tcW w:w="4620" w:type="dxa"/>
          </w:tcPr>
          <w:p w14:paraId="525AD7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Уточняющие вопросы при неясном запросе.</w:t>
            </w:r>
          </w:p>
        </w:tc>
        <w:tc>
          <w:tcPr>
            <w:tcW w:w="5160" w:type="dxa"/>
          </w:tcPr>
          <w:p w14:paraId="0207728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 пользователя неоднозначен.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кнопки-варианты §5.1.32 / §5.2.13.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пользователю предложены варианты уточнения.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-02,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-12.</w:t>
            </w:r>
          </w:p>
        </w:tc>
        <w:tc>
          <w:tcPr>
            <w:tcW w:w="2010" w:type="dxa"/>
          </w:tcPr>
          <w:p w14:paraId="72C157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5.1.32</w:t>
            </w:r>
          </w:p>
        </w:tc>
      </w:tr>
      <w:tr w:rsidR="009D43E8" w14:paraId="4713A84F" w14:textId="77777777" w:rsidTr="009D43E8">
        <w:tc>
          <w:tcPr>
            <w:tcW w:w="1530" w:type="dxa"/>
          </w:tcPr>
          <w:p w14:paraId="1144E3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  <w:tc>
          <w:tcPr>
            <w:tcW w:w="4620" w:type="dxa"/>
          </w:tcPr>
          <w:p w14:paraId="1AD292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Аутентификация; авторизация через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AD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1B5637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открывает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аутентификация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LDAPS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§5.1.33–34.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доступ к ассистенту в рамках роли.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010" w:type="dxa"/>
          </w:tcPr>
          <w:p w14:paraId="55A8C8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5.1.33–34</w:t>
            </w:r>
          </w:p>
        </w:tc>
      </w:tr>
      <w:tr w:rsidR="009D43E8" w14:paraId="192ADE17" w14:textId="77777777" w:rsidTr="009D43E8">
        <w:tc>
          <w:tcPr>
            <w:tcW w:w="1530" w:type="dxa"/>
          </w:tcPr>
          <w:p w14:paraId="582CA9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  <w:tc>
          <w:tcPr>
            <w:tcW w:w="4620" w:type="dxa"/>
          </w:tcPr>
          <w:p w14:paraId="4465F2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Поддержка до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2000 одновременных пользователей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1608F18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рост числа одновременных пользователей.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масштабирование до 2000 сессий.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без нарушения SLA.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нагрузочное тестирование §5.1.35.</w:t>
            </w:r>
          </w:p>
        </w:tc>
        <w:tc>
          <w:tcPr>
            <w:tcW w:w="2010" w:type="dxa"/>
          </w:tcPr>
          <w:p w14:paraId="7026BC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5.1.35</w:t>
            </w:r>
          </w:p>
        </w:tc>
      </w:tr>
      <w:tr w:rsidR="009D43E8" w14:paraId="4C6E4672" w14:textId="77777777" w:rsidTr="009D43E8">
        <w:tc>
          <w:tcPr>
            <w:tcW w:w="1530" w:type="dxa"/>
          </w:tcPr>
          <w:p w14:paraId="1C96D3E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FR-ASS-37</w:t>
            </w:r>
          </w:p>
        </w:tc>
        <w:tc>
          <w:tcPr>
            <w:tcW w:w="4620" w:type="dxa"/>
          </w:tcPr>
          <w:p w14:paraId="614CEE1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Обучение на новых данных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3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3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3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3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3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источниках.</w:t>
            </w:r>
          </w:p>
        </w:tc>
        <w:tc>
          <w:tcPr>
            <w:tcW w:w="5160" w:type="dxa"/>
          </w:tcPr>
          <w:p w14:paraId="5F5684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обновлена база знаний или источник.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автоматическая переиндексация и переобучение §5.1.36.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актуальный поиск.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010" w:type="dxa"/>
          </w:tcPr>
          <w:p w14:paraId="151E74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5.1.36</w:t>
            </w:r>
          </w:p>
        </w:tc>
      </w:tr>
      <w:tr w:rsidR="009D43E8" w14:paraId="5C679719" w14:textId="77777777" w:rsidTr="009D43E8">
        <w:tc>
          <w:tcPr>
            <w:tcW w:w="1530" w:type="dxa"/>
          </w:tcPr>
          <w:p w14:paraId="3D914F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FR-ASS-38</w:t>
            </w:r>
          </w:p>
        </w:tc>
        <w:tc>
          <w:tcPr>
            <w:tcW w:w="4620" w:type="dxa"/>
          </w:tcPr>
          <w:p w14:paraId="0A9410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администрирования (источники, мониторинг).</w:t>
            </w:r>
          </w:p>
        </w:tc>
        <w:tc>
          <w:tcPr>
            <w:tcW w:w="5160" w:type="dxa"/>
          </w:tcPr>
          <w:p w14:paraId="6D5294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hub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admin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управление источниками и мониторинг по </w:t>
            </w:r>
            <w:r>
              <w:rPr>
                <w:rFonts w:ascii="Arial" w:eastAsia="Arial" w:hAnsi="Arial" w:cs="Arial"/>
                <w:color w:val="000000"/>
              </w:rPr>
              <w:t>SSE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администратора.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ASS-T-20, UC-ASS-20.</w:t>
            </w:r>
          </w:p>
        </w:tc>
        <w:tc>
          <w:tcPr>
            <w:tcW w:w="2010" w:type="dxa"/>
          </w:tcPr>
          <w:p w14:paraId="141A9F8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4822C278" w14:textId="77777777" w:rsidTr="009D43E8">
        <w:tc>
          <w:tcPr>
            <w:tcW w:w="1530" w:type="dxa"/>
          </w:tcPr>
          <w:p w14:paraId="0D1C80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FR-ASS-39</w:t>
            </w:r>
          </w:p>
        </w:tc>
        <w:tc>
          <w:tcPr>
            <w:tcW w:w="4620" w:type="dxa"/>
          </w:tcPr>
          <w:p w14:paraId="198380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Саммаризация документов,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аудио, видео</w:t>
            </w:r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160" w:type="dxa"/>
          </w:tcPr>
          <w:p w14:paraId="64DD887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загружает документ, аудио или видео.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конвейер </w:t>
            </w:r>
            <w:r>
              <w:rPr>
                <w:rFonts w:ascii="Arial" w:eastAsia="Arial" w:hAnsi="Arial" w:cs="Arial"/>
                <w:color w:val="000000"/>
              </w:rPr>
              <w:t>IDP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распознавание речи </w:t>
            </w:r>
            <w:r>
              <w:rPr>
                <w:rFonts w:ascii="Arial" w:eastAsia="Arial" w:hAnsi="Arial" w:cs="Arial"/>
                <w:color w:val="000000"/>
              </w:rPr>
              <w:t>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prem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§5.1.38.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резюме содержимого в онлайн-чате.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-04/04</w:t>
            </w:r>
            <w:r>
              <w:rPr>
                <w:rFonts w:ascii="Arial" w:eastAsia="Arial" w:hAnsi="Arial" w:cs="Arial"/>
                <w:color w:val="000000"/>
              </w:rPr>
              <w:t>a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-04.</w:t>
            </w:r>
          </w:p>
        </w:tc>
        <w:tc>
          <w:tcPr>
            <w:tcW w:w="2010" w:type="dxa"/>
          </w:tcPr>
          <w:p w14:paraId="21C971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  <w:tr w:rsidR="009D43E8" w14:paraId="65CCA434" w14:textId="77777777" w:rsidTr="009D43E8">
        <w:tc>
          <w:tcPr>
            <w:tcW w:w="1530" w:type="dxa"/>
          </w:tcPr>
          <w:p w14:paraId="788B47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FR-ASS-40</w:t>
            </w:r>
          </w:p>
        </w:tc>
        <w:tc>
          <w:tcPr>
            <w:tcW w:w="4620" w:type="dxa"/>
          </w:tcPr>
          <w:p w14:paraId="124274B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Код,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тест-кейсы (совместно с ИБ — §</w:t>
            </w:r>
            <w:r>
              <w:rPr>
                <w:rFonts w:ascii="Arial" w:eastAsia="Arial" w:hAnsi="Arial" w:cs="Arial"/>
                <w:color w:val="000000"/>
              </w:rPr>
              <w:t>III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.6,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3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3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3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38" w:author="Никита Гринь" w:date="2026-07-31T11:05:00Z" w16du:dateUtc="2026-07-31T08:05:00Z">
                  <w:rPr/>
                </w:rPrChange>
              </w:rPr>
              <w:instrText>.</w:instrText>
            </w:r>
            <w:r>
              <w:instrText>patyg</w:instrText>
            </w:r>
            <w:r w:rsidRPr="003D1E67">
              <w:rPr>
                <w:lang w:val="ru-RU"/>
                <w:rPrChange w:id="3739" w:author="Никита Гринь" w:date="2026-07-31T11:05:00Z" w16du:dateUtc="2026-07-31T08:05:00Z">
                  <w:rPr/>
                </w:rPrChange>
              </w:rPr>
              <w:instrText>51</w:instrText>
            </w:r>
            <w:r>
              <w:instrText>qjl</w:instrText>
            </w:r>
            <w:r w:rsidRPr="003D1E67">
              <w:rPr>
                <w:lang w:val="ru-RU"/>
                <w:rPrChange w:id="3740" w:author="Никита Гринь" w:date="2026-07-31T11:05:00Z" w16du:dateUtc="2026-07-31T08:05:00Z">
                  <w:rPr/>
                </w:rPrChange>
              </w:rPr>
              <w:instrText>9</w:instrText>
            </w:r>
            <w:r>
              <w:instrText>k</w:instrText>
            </w:r>
            <w:r w:rsidRPr="003D1E67">
              <w:rPr>
                <w:lang w:val="ru-RU"/>
                <w:rPrChange w:id="3741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VII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.5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160" w:type="dxa"/>
          </w:tcPr>
          <w:p w14:paraId="1A84059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пользователь запрашивает 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фрагмент кода.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песочница только чтение и политика ИБ §5.1.39.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блок кода в интерфейсе.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-09,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-09.</w:t>
            </w:r>
          </w:p>
        </w:tc>
        <w:tc>
          <w:tcPr>
            <w:tcW w:w="2010" w:type="dxa"/>
          </w:tcPr>
          <w:p w14:paraId="55D84B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0A96C560" w14:textId="77777777" w:rsidTr="009D43E8">
        <w:tc>
          <w:tcPr>
            <w:tcW w:w="1530" w:type="dxa"/>
          </w:tcPr>
          <w:p w14:paraId="76C44E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FR-ASS-41</w:t>
            </w:r>
          </w:p>
        </w:tc>
        <w:tc>
          <w:tcPr>
            <w:tcW w:w="4620" w:type="dxa"/>
          </w:tcPr>
          <w:p w14:paraId="640B69B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Замена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смены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160" w:type="dxa"/>
          </w:tcPr>
          <w:p w14:paraId="24E358B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меняется поставщик или версия языковой модели.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слой абстракции §5.1.40.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без изменений, новая модель подключена.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регрессионное тестирование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2010" w:type="dxa"/>
          </w:tcPr>
          <w:p w14:paraId="40D01A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5.1.40</w:t>
            </w:r>
          </w:p>
        </w:tc>
      </w:tr>
      <w:tr w:rsidR="009D43E8" w14:paraId="2286C434" w14:textId="77777777" w:rsidTr="009D43E8">
        <w:tc>
          <w:tcPr>
            <w:tcW w:w="1530" w:type="dxa"/>
          </w:tcPr>
          <w:p w14:paraId="551EB1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FR-ASS-42</w:t>
            </w:r>
          </w:p>
        </w:tc>
        <w:tc>
          <w:tcPr>
            <w:tcW w:w="4620" w:type="dxa"/>
          </w:tcPr>
          <w:p w14:paraId="159C47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Админ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без программирования.</w:t>
            </w:r>
          </w:p>
        </w:tc>
        <w:tc>
          <w:tcPr>
            <w:tcW w:w="5160" w:type="dxa"/>
          </w:tcPr>
          <w:p w14:paraId="2761B720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интерфейс управления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42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43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44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45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46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Реализовано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импорт без программирования §5.1.41.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управление базами знаний.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-18,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010" w:type="dxa"/>
          </w:tcPr>
          <w:p w14:paraId="6ABAFC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5.1.41</w:t>
            </w:r>
          </w:p>
        </w:tc>
      </w:tr>
    </w:tbl>
    <w:p w14:paraId="2721D52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Маркеры реализации: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[Платформа]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общий слой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; «+ согласование ИБ»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-12; «+ ИБ [Заказчик]» —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 xml:space="preserve">-18,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-40.</w:t>
      </w:r>
    </w:p>
    <w:p w14:paraId="57FA55D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747" w:name="bookmark=id.6fax7u2vacfy" w:colFirst="0" w:colLast="0"/>
      <w:bookmarkEnd w:id="3747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.5.2. Модуль понимания запросов (§5.2)</w:t>
      </w:r>
    </w:p>
    <w:p w14:paraId="39BAEBF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§5.2.1–5.2.14]: </w:t>
      </w:r>
      <w:r>
        <w:rPr>
          <w:rFonts w:ascii="Arial" w:eastAsia="Arial" w:hAnsi="Arial" w:cs="Arial"/>
          <w:b/>
          <w:bCs/>
          <w:color w:val="000000"/>
        </w:rPr>
        <w:t>FR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-01…14</w:t>
      </w:r>
    </w:p>
    <w:p w14:paraId="52FA858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ассистента; детализация — также </w:t>
      </w:r>
      <w:r>
        <w:fldChar w:fldCharType="begin"/>
      </w:r>
      <w:r>
        <w:instrText>HYPERLINK</w:instrText>
      </w:r>
      <w:r w:rsidRPr="003D1E67">
        <w:rPr>
          <w:lang w:val="ru-RU"/>
          <w:rPrChange w:id="3748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749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750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751" w:author="Никита Гринь" w:date="2026-07-31T11:05:00Z" w16du:dateUtc="2026-07-31T08:05:00Z">
            <w:rPr/>
          </w:rPrChange>
        </w:rPr>
        <w:instrText>.</w:instrText>
      </w:r>
      <w:r>
        <w:instrText>xfalf</w:instrText>
      </w:r>
      <w:r w:rsidRPr="003D1E67">
        <w:rPr>
          <w:lang w:val="ru-RU"/>
          <w:rPrChange w:id="3752" w:author="Никита Гринь" w:date="2026-07-31T11:05:00Z" w16du:dateUtc="2026-07-31T08:05:00Z">
            <w:rPr/>
          </w:rPrChange>
        </w:rPr>
        <w:instrText>1</w:instrText>
      </w:r>
      <w:r>
        <w:instrText>h</w:instrText>
      </w:r>
      <w:r w:rsidRPr="003D1E67">
        <w:rPr>
          <w:lang w:val="ru-RU"/>
          <w:rPrChange w:id="3753" w:author="Никита Гринь" w:date="2026-07-31T11:05:00Z" w16du:dateUtc="2026-07-31T08:05:00Z">
            <w:rPr/>
          </w:rPrChange>
        </w:rPr>
        <w:instrText>1</w:instrText>
      </w:r>
      <w:r>
        <w:instrText>syzz</w:instrText>
      </w:r>
      <w:r w:rsidRPr="003D1E67">
        <w:rPr>
          <w:lang w:val="ru-RU"/>
          <w:rPrChange w:id="3754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6FE11AA7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См. детализацию </w:t>
      </w:r>
      <w:hyperlink w:anchor="bookmark=id.xfalf1h1syzz">
        <w:r>
          <w:rPr>
            <w:rFonts w:ascii="Arial" w:eastAsia="Arial" w:hAnsi="Arial" w:cs="Arial"/>
            <w:color w:val="156082"/>
          </w:rPr>
          <w:t>III.9</w:t>
        </w:r>
      </w:hyperlink>
      <w:r>
        <w:rPr>
          <w:rFonts w:ascii="Arial" w:eastAsia="Arial" w:hAnsi="Arial" w:cs="Arial"/>
          <w:color w:val="000000"/>
        </w:rPr>
        <w:t>.</w:t>
      </w:r>
    </w:p>
    <w:tbl>
      <w:tblPr>
        <w:tblStyle w:val="64"/>
        <w:tblW w:w="135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4470"/>
        <w:gridCol w:w="5400"/>
        <w:gridCol w:w="2160"/>
      </w:tblGrid>
      <w:tr w:rsidR="009D43E8" w14:paraId="2EFF799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29C862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4470" w:type="dxa"/>
          </w:tcPr>
          <w:p w14:paraId="077C1B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400" w:type="dxa"/>
          </w:tcPr>
          <w:p w14:paraId="3F2DFD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160" w:type="dxa"/>
          </w:tcPr>
          <w:p w14:paraId="625697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35453F6" w14:textId="77777777" w:rsidTr="009D43E8">
        <w:tc>
          <w:tcPr>
            <w:tcW w:w="1560" w:type="dxa"/>
          </w:tcPr>
          <w:p w14:paraId="19E7AE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FR-QU-01</w:t>
            </w:r>
          </w:p>
        </w:tc>
        <w:tc>
          <w:tcPr>
            <w:tcW w:w="4470" w:type="dxa"/>
          </w:tcPr>
          <w:p w14:paraId="68309DF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настройка без кода.</w:t>
            </w:r>
          </w:p>
        </w:tc>
        <w:tc>
          <w:tcPr>
            <w:tcW w:w="5400" w:type="dxa"/>
          </w:tcPr>
          <w:p w14:paraId="2C28CAD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 настройкой без кода §5.2.1.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интерфейс настроек модуля понимания.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160" w:type="dxa"/>
          </w:tcPr>
          <w:p w14:paraId="33FAB0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</w:t>
            </w:r>
          </w:p>
        </w:tc>
      </w:tr>
      <w:tr w:rsidR="009D43E8" w14:paraId="46CA37E9" w14:textId="77777777" w:rsidTr="009D43E8">
        <w:tc>
          <w:tcPr>
            <w:tcW w:w="1560" w:type="dxa"/>
          </w:tcPr>
          <w:p w14:paraId="4525E16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FR-QU-02</w:t>
            </w:r>
          </w:p>
        </w:tc>
        <w:tc>
          <w:tcPr>
            <w:tcW w:w="4470" w:type="dxa"/>
          </w:tcPr>
          <w:p w14:paraId="59460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Обучающая выборка из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400" w:type="dxa"/>
          </w:tcPr>
          <w:p w14:paraId="6DFBEE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документы базы знаний; эталонные пары «вопрос — интент» (аналог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5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5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5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58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3759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индексов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_*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обучающая выборка из пар вопрос–ответ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6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6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6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6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6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§5.2.2;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программирования.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 сформированные и вручную добавленные примеры.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160" w:type="dxa"/>
          </w:tcPr>
          <w:p w14:paraId="750473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5.2.2</w:t>
            </w:r>
          </w:p>
        </w:tc>
      </w:tr>
      <w:tr w:rsidR="009D43E8" w14:paraId="43879F25" w14:textId="77777777" w:rsidTr="009D43E8">
        <w:tc>
          <w:tcPr>
            <w:tcW w:w="1560" w:type="dxa"/>
          </w:tcPr>
          <w:p w14:paraId="56CFB4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FR-QU-03</w:t>
            </w:r>
          </w:p>
        </w:tc>
        <w:tc>
          <w:tcPr>
            <w:tcW w:w="4470" w:type="dxa"/>
          </w:tcPr>
          <w:p w14:paraId="795F5B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Синонимы; достаточно одной формулировки.</w:t>
            </w:r>
          </w:p>
        </w:tc>
        <w:tc>
          <w:tcPr>
            <w:tcW w:w="5400" w:type="dxa"/>
          </w:tcPr>
          <w:p w14:paraId="5A52888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перефразированный запрос пользователя.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сопоставление по </w:t>
            </w:r>
            <w:r>
              <w:rPr>
                <w:rFonts w:ascii="Arial" w:eastAsia="Arial" w:hAnsi="Arial" w:cs="Arial"/>
                <w:color w:val="000000"/>
              </w:rPr>
              <w:t>cosine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similarity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embedding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§5.2.3; одна эталонная фраза + опциональные синонимы (автогенерация или ручной ввод)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6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6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6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68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3769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достаточно одного эталонного примера в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160" w:type="dxa"/>
          </w:tcPr>
          <w:p w14:paraId="2B4CFC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5.2.3</w:t>
            </w:r>
          </w:p>
        </w:tc>
      </w:tr>
      <w:tr w:rsidR="009D43E8" w14:paraId="3D7841B1" w14:textId="77777777" w:rsidTr="009D43E8">
        <w:tc>
          <w:tcPr>
            <w:tcW w:w="1560" w:type="dxa"/>
          </w:tcPr>
          <w:p w14:paraId="44F11D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FR-QU-04</w:t>
            </w:r>
          </w:p>
        </w:tc>
        <w:tc>
          <w:tcPr>
            <w:tcW w:w="4470" w:type="dxa"/>
          </w:tcPr>
          <w:p w14:paraId="7110B5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RU и EN.</w:t>
            </w:r>
          </w:p>
        </w:tc>
        <w:tc>
          <w:tcPr>
            <w:tcW w:w="5400" w:type="dxa"/>
          </w:tcPr>
          <w:p w14:paraId="29206CB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текст на </w:t>
            </w:r>
            <w:r>
              <w:rPr>
                <w:rFonts w:ascii="Arial" w:eastAsia="Arial" w:hAnsi="Arial" w:cs="Arial"/>
                <w:color w:val="000000"/>
              </w:rPr>
              <w:t>RU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  <w:color w:val="000000"/>
              </w:rPr>
              <w:t>EN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двуязычный модуль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распознавание на обоих языках.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ASS-T-11.</w:t>
            </w:r>
          </w:p>
        </w:tc>
        <w:tc>
          <w:tcPr>
            <w:tcW w:w="2160" w:type="dxa"/>
          </w:tcPr>
          <w:p w14:paraId="5BF768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5.2.4</w:t>
            </w:r>
          </w:p>
        </w:tc>
      </w:tr>
      <w:tr w:rsidR="009D43E8" w14:paraId="5FC2AD6D" w14:textId="77777777" w:rsidTr="009D43E8">
        <w:tc>
          <w:tcPr>
            <w:tcW w:w="1560" w:type="dxa"/>
          </w:tcPr>
          <w:p w14:paraId="497CF2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FR-QU-05</w:t>
            </w:r>
          </w:p>
        </w:tc>
        <w:tc>
          <w:tcPr>
            <w:tcW w:w="4470" w:type="dxa"/>
          </w:tcPr>
          <w:p w14:paraId="5975B1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Синонимы/антонимы; % релевантности.</w:t>
            </w:r>
          </w:p>
        </w:tc>
        <w:tc>
          <w:tcPr>
            <w:tcW w:w="5400" w:type="dxa"/>
          </w:tcPr>
          <w:p w14:paraId="1334F9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синонимов и антонимов; процент релевантности §5.2.5.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ранжированный список результатов.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ASS-T-02.</w:t>
            </w:r>
          </w:p>
        </w:tc>
        <w:tc>
          <w:tcPr>
            <w:tcW w:w="2160" w:type="dxa"/>
          </w:tcPr>
          <w:p w14:paraId="725270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5.2.5</w:t>
            </w:r>
          </w:p>
        </w:tc>
      </w:tr>
      <w:tr w:rsidR="009D43E8" w14:paraId="706C5410" w14:textId="77777777" w:rsidTr="009D43E8">
        <w:tc>
          <w:tcPr>
            <w:tcW w:w="1560" w:type="dxa"/>
          </w:tcPr>
          <w:p w14:paraId="4A8428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FR-QU-06</w:t>
            </w:r>
          </w:p>
        </w:tc>
        <w:tc>
          <w:tcPr>
            <w:tcW w:w="4470" w:type="dxa"/>
          </w:tcPr>
          <w:p w14:paraId="4B12CB0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Без ручной разметки ключевых слов.</w:t>
            </w:r>
          </w:p>
        </w:tc>
        <w:tc>
          <w:tcPr>
            <w:tcW w:w="5400" w:type="dxa"/>
          </w:tcPr>
          <w:p w14:paraId="2B02E6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новые примеры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обучение без ручной разметки ключевых слов §5.2.6.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автоматическое обучение.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293EFC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5.2.6</w:t>
            </w:r>
          </w:p>
        </w:tc>
      </w:tr>
      <w:tr w:rsidR="009D43E8" w14:paraId="107B6F3F" w14:textId="77777777" w:rsidTr="009D43E8">
        <w:tc>
          <w:tcPr>
            <w:tcW w:w="1560" w:type="dxa"/>
          </w:tcPr>
          <w:p w14:paraId="06E1E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  <w:tc>
          <w:tcPr>
            <w:tcW w:w="4470" w:type="dxa"/>
          </w:tcPr>
          <w:p w14:paraId="22741D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Автообучение при обновлении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.</w:t>
            </w:r>
          </w:p>
        </w:tc>
        <w:tc>
          <w:tcPr>
            <w:tcW w:w="5400" w:type="dxa"/>
          </w:tcPr>
          <w:p w14:paraId="5B9A496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опубликовано обновление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7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7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7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7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7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автоматический запуск переобучения §5.2.7.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задача обучения поставлена в очередь.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48FF98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5.2.7</w:t>
            </w:r>
          </w:p>
        </w:tc>
      </w:tr>
      <w:tr w:rsidR="009D43E8" w14:paraId="50F2ECCC" w14:textId="77777777" w:rsidTr="009D43E8">
        <w:tc>
          <w:tcPr>
            <w:tcW w:w="1560" w:type="dxa"/>
          </w:tcPr>
          <w:p w14:paraId="6A678E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FR-QU-08</w:t>
            </w:r>
          </w:p>
        </w:tc>
        <w:tc>
          <w:tcPr>
            <w:tcW w:w="4470" w:type="dxa"/>
          </w:tcPr>
          <w:p w14:paraId="21C4D5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Авто/ручная валидация формулировок.</w:t>
            </w:r>
          </w:p>
        </w:tc>
        <w:tc>
          <w:tcPr>
            <w:tcW w:w="5400" w:type="dxa"/>
          </w:tcPr>
          <w:p w14:paraId="1731AC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новая формулировка вопроса (из диалога или ручного ввода).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автоматическое добавление в эталоны или очередь ручной валидации Администратором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§5.2.8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7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7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7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78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3779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пример утвержд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 и проиндексирован.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ASS-T-18.</w:t>
            </w:r>
          </w:p>
        </w:tc>
        <w:tc>
          <w:tcPr>
            <w:tcW w:w="2160" w:type="dxa"/>
          </w:tcPr>
          <w:p w14:paraId="67B976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5.2.8</w:t>
            </w:r>
          </w:p>
        </w:tc>
      </w:tr>
      <w:tr w:rsidR="009D43E8" w14:paraId="0244A59D" w14:textId="77777777" w:rsidTr="009D43E8">
        <w:tc>
          <w:tcPr>
            <w:tcW w:w="1560" w:type="dxa"/>
          </w:tcPr>
          <w:p w14:paraId="127335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FR-QU-09</w:t>
            </w:r>
          </w:p>
        </w:tc>
        <w:tc>
          <w:tcPr>
            <w:tcW w:w="4470" w:type="dxa"/>
          </w:tcPr>
          <w:p w14:paraId="68DE6F4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Пополнение выборки из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внутренних источников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(загрузка / импорт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8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8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8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83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84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5400" w:type="dxa"/>
          </w:tcPr>
          <w:p w14:paraId="386003A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импорт из внутренних источников (документы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8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8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8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88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89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FAQ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ETL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-импорт в обучающую выборку §5.2.9; первичный набор эталонов — см.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9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9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92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93" w:author="Никита Гринь" w:date="2026-07-31T11:05:00Z" w16du:dateUtc="2026-07-31T08:05:00Z">
                  <w:rPr/>
                </w:rPrChange>
              </w:rPr>
              <w:instrText>.801</w:instrText>
            </w:r>
            <w:r>
              <w:instrText>arehzigvq</w:instrText>
            </w:r>
            <w:r w:rsidRPr="003D1E67">
              <w:rPr>
                <w:lang w:val="ru-RU"/>
                <w:rPrChange w:id="3794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.2.6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обучающая выборка расширена; запущено переобучение (</w:t>
            </w:r>
            <w:r>
              <w:rPr>
                <w:rFonts w:ascii="Arial" w:eastAsia="Arial" w:hAnsi="Arial" w:cs="Arial"/>
                <w:color w:val="000000"/>
              </w:rPr>
              <w:t>FR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-07).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160" w:type="dxa"/>
          </w:tcPr>
          <w:p w14:paraId="567930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</w:tr>
      <w:tr w:rsidR="009D43E8" w14:paraId="395245D6" w14:textId="77777777" w:rsidTr="009D43E8">
        <w:tc>
          <w:tcPr>
            <w:tcW w:w="1560" w:type="dxa"/>
          </w:tcPr>
          <w:p w14:paraId="1E9238D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FR-QU-10</w:t>
            </w:r>
          </w:p>
        </w:tc>
        <w:tc>
          <w:tcPr>
            <w:tcW w:w="4470" w:type="dxa"/>
          </w:tcPr>
          <w:p w14:paraId="6A9BBB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Дедупликация примеров вопросов.</w:t>
            </w:r>
          </w:p>
        </w:tc>
        <w:tc>
          <w:tcPr>
            <w:tcW w:w="5400" w:type="dxa"/>
          </w:tcPr>
          <w:p w14:paraId="736B254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дубликат вопроса в обучающей выборке.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контроль дубликатов §5.2.10.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повторный пример отклон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н.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модульные тесты модуля понимания запросов (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).</w:t>
            </w:r>
          </w:p>
        </w:tc>
        <w:tc>
          <w:tcPr>
            <w:tcW w:w="2160" w:type="dxa"/>
          </w:tcPr>
          <w:p w14:paraId="7081A9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5.2.10</w:t>
            </w:r>
          </w:p>
        </w:tc>
      </w:tr>
      <w:tr w:rsidR="009D43E8" w14:paraId="52DC01EE" w14:textId="77777777" w:rsidTr="009D43E8">
        <w:tc>
          <w:tcPr>
            <w:tcW w:w="1560" w:type="dxa"/>
          </w:tcPr>
          <w:p w14:paraId="244E04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FR-QU-11</w:t>
            </w:r>
          </w:p>
        </w:tc>
        <w:tc>
          <w:tcPr>
            <w:tcW w:w="4470" w:type="dxa"/>
          </w:tcPr>
          <w:p w14:paraId="601BE39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Preview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поиска для админа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79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79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79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798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799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.</w:t>
            </w:r>
          </w:p>
        </w:tc>
        <w:tc>
          <w:tcPr>
            <w:tcW w:w="5400" w:type="dxa"/>
          </w:tcPr>
          <w:p w14:paraId="28F65ED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вводит тестовый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интерфейс предпросмотра поиска §5.2.11.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документы с процентом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-21,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-21.</w:t>
            </w:r>
          </w:p>
        </w:tc>
        <w:tc>
          <w:tcPr>
            <w:tcW w:w="2160" w:type="dxa"/>
          </w:tcPr>
          <w:p w14:paraId="0EA108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15C9BD78" w14:textId="77777777" w:rsidTr="009D43E8">
        <w:tc>
          <w:tcPr>
            <w:tcW w:w="1560" w:type="dxa"/>
          </w:tcPr>
          <w:p w14:paraId="5D42F6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  <w:tc>
          <w:tcPr>
            <w:tcW w:w="4470" w:type="dxa"/>
          </w:tcPr>
          <w:p w14:paraId="6CFD53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релевантности.</w:t>
            </w:r>
          </w:p>
        </w:tc>
        <w:tc>
          <w:tcPr>
            <w:tcW w:w="5400" w:type="dxa"/>
          </w:tcPr>
          <w:p w14:paraId="4D842E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базы знаний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минимальный порог.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конфигурация </w:t>
            </w:r>
            <w:r>
              <w:rPr>
                <w:rFonts w:ascii="Arial" w:eastAsia="Arial" w:hAnsi="Arial" w:cs="Arial"/>
                <w:color w:val="000000"/>
              </w:rPr>
              <w:t>min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relevance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§5.2.12.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порог примен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н к поиску.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160" w:type="dxa"/>
          </w:tcPr>
          <w:p w14:paraId="62EC14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1C773314" w14:textId="77777777" w:rsidTr="009D43E8">
        <w:tc>
          <w:tcPr>
            <w:tcW w:w="1560" w:type="dxa"/>
          </w:tcPr>
          <w:p w14:paraId="777665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FR-QU-13</w:t>
            </w:r>
          </w:p>
        </w:tc>
        <w:tc>
          <w:tcPr>
            <w:tcW w:w="4470" w:type="dxa"/>
          </w:tcPr>
          <w:p w14:paraId="141D25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Уточнение + варианты ответа.</w:t>
            </w:r>
          </w:p>
        </w:tc>
        <w:tc>
          <w:tcPr>
            <w:tcW w:w="5400" w:type="dxa"/>
          </w:tcPr>
          <w:p w14:paraId="3D289D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низкий </w:t>
            </w:r>
            <w:r>
              <w:rPr>
                <w:rFonts w:ascii="Arial" w:eastAsia="Arial" w:hAnsi="Arial" w:cs="Arial"/>
                <w:color w:val="000000"/>
              </w:rPr>
              <w:t>score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уточняющие вопросы и варианты ответа §5.2.13.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кнопки-варианты для пользователя.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UC-ASS-12.</w:t>
            </w:r>
          </w:p>
        </w:tc>
        <w:tc>
          <w:tcPr>
            <w:tcW w:w="2160" w:type="dxa"/>
          </w:tcPr>
          <w:p w14:paraId="5A30C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5.2.13</w:t>
            </w:r>
          </w:p>
        </w:tc>
      </w:tr>
      <w:tr w:rsidR="009D43E8" w14:paraId="0E4C3217" w14:textId="77777777" w:rsidTr="009D43E8">
        <w:tc>
          <w:tcPr>
            <w:tcW w:w="1560" w:type="dxa"/>
          </w:tcPr>
          <w:p w14:paraId="23EF3B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FR-QU-14</w:t>
            </w:r>
          </w:p>
        </w:tc>
        <w:tc>
          <w:tcPr>
            <w:tcW w:w="4470" w:type="dxa"/>
          </w:tcPr>
          <w:p w14:paraId="2BB7DD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Повторные реплики подряд.</w:t>
            </w:r>
          </w:p>
        </w:tc>
        <w:tc>
          <w:tcPr>
            <w:tcW w:w="5400" w:type="dxa"/>
          </w:tcPr>
          <w:p w14:paraId="47B93132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подряд поступают одинаковые реплики.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дедупликация §5.2.14.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повторы объединены или проигнорированы.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UC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2160" w:type="dxa"/>
          </w:tcPr>
          <w:p w14:paraId="26A11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5.2.14</w:t>
            </w:r>
          </w:p>
        </w:tc>
      </w:tr>
    </w:tbl>
    <w:p w14:paraId="1C2A6351" w14:textId="77777777" w:rsidR="009D43E8" w:rsidRDefault="00317F00">
      <w:pPr>
        <w:pStyle w:val="2"/>
        <w:rPr>
          <w:rFonts w:ascii="Arial" w:eastAsia="Arial" w:hAnsi="Arial" w:cs="Arial"/>
        </w:rPr>
      </w:pPr>
      <w:bookmarkStart w:id="3800" w:name="bookmark=id.3lk0q5ilhi0q" w:colFirst="0" w:colLast="0"/>
      <w:bookmarkEnd w:id="3800"/>
      <w:r>
        <w:rPr>
          <w:rFonts w:ascii="Arial" w:eastAsia="Arial" w:hAnsi="Arial" w:cs="Arial"/>
        </w:rPr>
        <w:t>III.6. Настройки модуля</w:t>
      </w:r>
    </w:p>
    <w:p w14:paraId="2130CE6E" w14:textId="77777777" w:rsidR="009D43E8" w:rsidRPr="00F12BA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F12BAE">
        <w:rPr>
          <w:rFonts w:ascii="Arial" w:eastAsia="Arial" w:hAnsi="Arial" w:cs="Arial"/>
          <w:b/>
          <w:bCs/>
          <w:color w:val="000000"/>
          <w:lang w:val="ru-RU"/>
        </w:rPr>
        <w:t>[Прил.1 §5.1.41, §5.3, §5.1.30–39]: три уровня настроек</w:t>
      </w:r>
    </w:p>
    <w:p w14:paraId="686C07A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Настройки ассистента распределены по рабочему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, Центру настроек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платформе/внешним системам.</w:t>
      </w:r>
    </w:p>
    <w:p w14:paraId="136FA77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администраторы управляют </w:t>
      </w:r>
      <w:r>
        <w:fldChar w:fldCharType="begin"/>
      </w:r>
      <w:r>
        <w:instrText>HYPERLINK</w:instrText>
      </w:r>
      <w:r w:rsidRPr="003D1E67">
        <w:rPr>
          <w:lang w:val="ru-RU"/>
          <w:rPrChange w:id="3801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02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03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04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05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источниками и </w:t>
      </w:r>
      <w:r>
        <w:rPr>
          <w:rFonts w:ascii="Arial" w:eastAsia="Arial" w:hAnsi="Arial" w:cs="Arial"/>
          <w:color w:val="000000"/>
        </w:rPr>
        <w:t>capabilities</w:t>
      </w:r>
      <w:r w:rsidRPr="003C42DA">
        <w:rPr>
          <w:rFonts w:ascii="Arial" w:eastAsia="Arial" w:hAnsi="Arial" w:cs="Arial"/>
          <w:color w:val="000000"/>
          <w:lang w:val="ru-RU"/>
        </w:rPr>
        <w:t xml:space="preserve"> без участия разработчиков.</w:t>
      </w:r>
    </w:p>
    <w:p w14:paraId="3D78EA8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Три уровня: рабочий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 (вкладка) · Центр настроек </w:t>
      </w:r>
      <w:r>
        <w:rPr>
          <w:rFonts w:ascii="Arial" w:eastAsia="Arial" w:hAnsi="Arial" w:cs="Arial"/>
          <w:color w:val="000000"/>
        </w:rPr>
        <w:t>AI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платформа / внешние системы.</w:t>
      </w:r>
    </w:p>
    <w:p w14:paraId="62CA3CD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06" w:name="bookmark=id.fao3wjhbtt4f" w:colFirst="0" w:colLast="0"/>
      <w:bookmarkEnd w:id="380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.6.1. Рабочий 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— выбор базы знаний</w:t>
      </w:r>
    </w:p>
    <w:p w14:paraId="038E0C3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§5.1.3.2, §5.1.41]: выбор </w:t>
      </w:r>
      <w:r>
        <w:fldChar w:fldCharType="begin"/>
      </w:r>
      <w:r>
        <w:instrText>HYPERLINK</w:instrText>
      </w:r>
      <w:r w:rsidRPr="003D1E67">
        <w:rPr>
          <w:lang w:val="ru-RU"/>
          <w:rPrChange w:id="380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0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0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10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11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по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/подразделению</w:t>
      </w:r>
    </w:p>
    <w:p w14:paraId="7B7714E2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Параметры сессии пользователя: </w:t>
      </w:r>
      <w:r>
        <w:fldChar w:fldCharType="begin"/>
      </w:r>
      <w:r>
        <w:instrText>HYPERLINK</w:instrText>
      </w:r>
      <w:r w:rsidRPr="003D1E67">
        <w:rPr>
          <w:lang w:val="ru-RU"/>
          <w:rPrChange w:id="3812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13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14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15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16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sdt>
        <w:sdtPr>
          <w:tag w:val="goog_rdk_254"/>
          <w:id w:val="-124433832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, новый диалог, вложения, перевод </w:t>
          </w:r>
          <w:r>
            <w:rPr>
              <w:rFonts w:ascii="Arial Unicode MS" w:eastAsia="Arial Unicode MS" w:hAnsi="Arial Unicode MS" w:cs="Arial Unicode MS"/>
              <w:color w:val="000000"/>
            </w:rPr>
            <w:t>RU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↔</w:t>
          </w:r>
          <w:r>
            <w:rPr>
              <w:rFonts w:ascii="Arial Unicode MS" w:eastAsia="Arial Unicode MS" w:hAnsi="Arial Unicode MS" w:cs="Arial Unicode MS"/>
              <w:color w:val="000000"/>
            </w:rPr>
            <w:t>EN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tbl>
      <w:tblPr>
        <w:tblStyle w:val="63"/>
        <w:tblW w:w="137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5"/>
        <w:gridCol w:w="4485"/>
        <w:gridCol w:w="5445"/>
        <w:gridCol w:w="2340"/>
      </w:tblGrid>
      <w:tr w:rsidR="009D43E8" w14:paraId="1FEB942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5" w:type="dxa"/>
          </w:tcPr>
          <w:p w14:paraId="226914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485" w:type="dxa"/>
          </w:tcPr>
          <w:p w14:paraId="3450735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Кто меняет</w:t>
            </w:r>
          </w:p>
        </w:tc>
        <w:tc>
          <w:tcPr>
            <w:tcW w:w="5445" w:type="dxa"/>
          </w:tcPr>
          <w:p w14:paraId="0D667D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2340" w:type="dxa"/>
          </w:tcPr>
          <w:p w14:paraId="2FEFDC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B7D84FC" w14:textId="77777777" w:rsidTr="009D43E8">
        <w:tc>
          <w:tcPr>
            <w:tcW w:w="1455" w:type="dxa"/>
          </w:tcPr>
          <w:p w14:paraId="2B9FCB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Выбор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4485" w:type="dxa"/>
          </w:tcPr>
          <w:p w14:paraId="2C4BE8F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(п. 9)</w:t>
            </w:r>
          </w:p>
        </w:tc>
        <w:tc>
          <w:tcPr>
            <w:tcW w:w="5445" w:type="dxa"/>
          </w:tcPr>
          <w:p w14:paraId="773539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Список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817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818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819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820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821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отфильтрованный по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-группам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подразделению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(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department</w:t>
            </w:r>
            <w:r>
              <w:rPr>
                <w:rFonts w:ascii="Arial" w:eastAsia="Arial" w:hAnsi="Arial" w:cs="Arial"/>
                <w:color w:val="000000"/>
              </w:rPr>
              <w:t xml:space="preserve"> / scope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340" w:type="dxa"/>
          </w:tcPr>
          <w:p w14:paraId="4FF740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5.1.3.2, 5.1.41</w:t>
            </w:r>
          </w:p>
        </w:tc>
      </w:tr>
      <w:tr w:rsidR="009D43E8" w14:paraId="4BB5FB62" w14:textId="77777777" w:rsidTr="009D43E8">
        <w:tc>
          <w:tcPr>
            <w:tcW w:w="1455" w:type="dxa"/>
          </w:tcPr>
          <w:p w14:paraId="79639E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Новый диалог</w:t>
            </w:r>
          </w:p>
        </w:tc>
        <w:tc>
          <w:tcPr>
            <w:tcW w:w="4485" w:type="dxa"/>
          </w:tcPr>
          <w:p w14:paraId="7DB8DE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383D85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Сброс контекста сессии</w:t>
            </w:r>
          </w:p>
        </w:tc>
        <w:tc>
          <w:tcPr>
            <w:tcW w:w="2340" w:type="dxa"/>
          </w:tcPr>
          <w:p w14:paraId="2B49DD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5.1.3.1</w:t>
            </w:r>
          </w:p>
        </w:tc>
      </w:tr>
      <w:tr w:rsidR="009D43E8" w14:paraId="20861C64" w14:textId="77777777" w:rsidTr="009D43E8">
        <w:tc>
          <w:tcPr>
            <w:tcW w:w="1455" w:type="dxa"/>
          </w:tcPr>
          <w:p w14:paraId="1F79AC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Прикрепление файла</w:t>
            </w:r>
          </w:p>
        </w:tc>
        <w:tc>
          <w:tcPr>
            <w:tcW w:w="4485" w:type="dxa"/>
          </w:tcPr>
          <w:p w14:paraId="19E52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07F843A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аудио, видео в рамках лимитов §5.1.26.3</w:t>
            </w:r>
          </w:p>
        </w:tc>
        <w:tc>
          <w:tcPr>
            <w:tcW w:w="2340" w:type="dxa"/>
          </w:tcPr>
          <w:p w14:paraId="5A483E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62BAF8B0" w14:textId="77777777" w:rsidTr="009D43E8">
        <w:tc>
          <w:tcPr>
            <w:tcW w:w="1455" w:type="dxa"/>
          </w:tcPr>
          <w:p w14:paraId="53FBEC3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5"/>
                <w:id w:val="-171809268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4485" w:type="dxa"/>
          </w:tcPr>
          <w:p w14:paraId="02A1C3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</w:t>
            </w:r>
          </w:p>
        </w:tc>
        <w:tc>
          <w:tcPr>
            <w:tcW w:w="5445" w:type="dxa"/>
          </w:tcPr>
          <w:p w14:paraId="12C9CDA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Инструмент «Перевод» —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текст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не конвертация формата файла</w:t>
            </w:r>
          </w:p>
        </w:tc>
        <w:tc>
          <w:tcPr>
            <w:tcW w:w="2340" w:type="dxa"/>
          </w:tcPr>
          <w:p w14:paraId="62E413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</w:tbl>
    <w:p w14:paraId="39E36F8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 xml:space="preserve">Связь </w:t>
      </w:r>
      <w:r>
        <w:fldChar w:fldCharType="begin"/>
      </w:r>
      <w:r>
        <w:instrText>HYPERLINK</w:instrText>
      </w:r>
      <w:r w:rsidRPr="003D1E67">
        <w:rPr>
          <w:lang w:val="ru-RU"/>
          <w:rPrChange w:id="3822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23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24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25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26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sdt>
        <w:sdtPr>
          <w:tag w:val="goog_rdk_256"/>
          <w:id w:val="1581116458"/>
        </w:sdtPr>
        <w:sdtContent>
          <w:r w:rsidRPr="003C42DA">
            <w:rPr>
              <w:rFonts w:ascii="Arial Unicode MS" w:eastAsia="Arial Unicode MS" w:hAnsi="Arial Unicode MS" w:cs="Arial Unicode MS"/>
              <w:b/>
              <w:bCs/>
              <w:color w:val="000000"/>
              <w:lang w:val="ru-RU"/>
            </w:rPr>
            <w:t xml:space="preserve"> ↔ подразделение:</w:t>
          </w:r>
        </w:sdtContent>
      </w:sdt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fldChar w:fldCharType="begin"/>
      </w:r>
      <w:r>
        <w:instrText>HYPERLINK</w:instrText>
      </w:r>
      <w:r w:rsidRPr="003D1E67">
        <w:rPr>
          <w:lang w:val="ru-RU"/>
          <w:rPrChange w:id="382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2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2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30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31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зада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т администратор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(п. 2) в Центре настроек; пользователь видит только разреш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нные </w:t>
      </w:r>
      <w:r>
        <w:fldChar w:fldCharType="begin"/>
      </w:r>
      <w:r>
        <w:instrText>HYPERLINK</w:instrText>
      </w:r>
      <w:r w:rsidRPr="003D1E67">
        <w:rPr>
          <w:lang w:val="ru-RU"/>
          <w:rPrChange w:id="3832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33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34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35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36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. Персонализация промптов по подразделению — §5.1.3.2, </w:t>
      </w:r>
      <w:r>
        <w:fldChar w:fldCharType="begin"/>
      </w:r>
      <w:r>
        <w:instrText>HYPERLINK</w:instrText>
      </w:r>
      <w:r w:rsidRPr="003D1E67">
        <w:rPr>
          <w:lang w:val="ru-RU"/>
          <w:rPrChange w:id="383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3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3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40" w:author="Никита Гринь" w:date="2026-07-31T11:05:00Z" w16du:dateUtc="2026-07-31T08:05:00Z">
            <w:rPr/>
          </w:rPrChange>
        </w:rPr>
        <w:instrText>.</w:instrText>
      </w:r>
      <w:r>
        <w:instrText>xo</w:instrText>
      </w:r>
      <w:r w:rsidRPr="003D1E67">
        <w:rPr>
          <w:lang w:val="ru-RU"/>
          <w:rPrChange w:id="3841" w:author="Никита Гринь" w:date="2026-07-31T11:05:00Z" w16du:dateUtc="2026-07-31T08:05:00Z">
            <w:rPr/>
          </w:rPrChange>
        </w:rPr>
        <w:instrText>5</w:instrText>
      </w:r>
      <w:r>
        <w:instrText>kla</w:instrText>
      </w:r>
      <w:r w:rsidRPr="003D1E67">
        <w:rPr>
          <w:lang w:val="ru-RU"/>
          <w:rPrChange w:id="3842" w:author="Никита Гринь" w:date="2026-07-31T11:05:00Z" w16du:dateUtc="2026-07-31T08:05:00Z">
            <w:rPr/>
          </w:rPrChange>
        </w:rPr>
        <w:instrText>3</w:instrText>
      </w:r>
      <w:r>
        <w:instrText>dvrtc</w:instrText>
      </w:r>
      <w:r w:rsidRPr="003D1E67">
        <w:rPr>
          <w:lang w:val="ru-RU"/>
          <w:rPrChange w:id="3843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.10.1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(тип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53A3D9F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44" w:name="bookmark=id.ntpqu2aehney" w:colFirst="0" w:colLast="0"/>
      <w:bookmarkEnd w:id="384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.6.2. Центр настроек — раздел «Ассистент»</w:t>
      </w:r>
    </w:p>
    <w:p w14:paraId="065AE3B8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§5.1.37, §5.3]: CRUD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>
        <w:rPr>
          <w:rFonts w:ascii="Arial" w:eastAsia="Arial" w:hAnsi="Arial" w:cs="Arial"/>
          <w:b/>
          <w:bCs/>
          <w:color w:val="000000"/>
        </w:rPr>
        <w:t>, adapters, RPA, SQL</w:t>
      </w:r>
    </w:p>
    <w:p w14:paraId="67DEACF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Таблица параметров Центра настроек и ролей §2.4.</w:t>
      </w:r>
    </w:p>
    <w:tbl>
      <w:tblPr>
        <w:tblStyle w:val="62"/>
        <w:tblW w:w="12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55"/>
        <w:gridCol w:w="2840"/>
        <w:gridCol w:w="4920"/>
      </w:tblGrid>
      <w:tr w:rsidR="009D43E8" w14:paraId="69A1763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155" w:type="dxa"/>
          </w:tcPr>
          <w:p w14:paraId="649F20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2840" w:type="dxa"/>
          </w:tcPr>
          <w:p w14:paraId="47B4901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§2.4</w:t>
            </w:r>
          </w:p>
        </w:tc>
        <w:tc>
          <w:tcPr>
            <w:tcW w:w="4920" w:type="dxa"/>
          </w:tcPr>
          <w:p w14:paraId="7508B1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48FA546" w14:textId="77777777" w:rsidTr="009D43E8">
        <w:tc>
          <w:tcPr>
            <w:tcW w:w="5155" w:type="dxa"/>
          </w:tcPr>
          <w:p w14:paraId="724078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CRUD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импорт документов</w:t>
            </w:r>
          </w:p>
        </w:tc>
        <w:tc>
          <w:tcPr>
            <w:tcW w:w="2840" w:type="dxa"/>
          </w:tcPr>
          <w:p w14:paraId="2E5763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п. 8</w:t>
            </w:r>
          </w:p>
        </w:tc>
        <w:tc>
          <w:tcPr>
            <w:tcW w:w="4920" w:type="dxa"/>
          </w:tcPr>
          <w:p w14:paraId="698F2B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</w:t>
            </w:r>
          </w:p>
        </w:tc>
      </w:tr>
      <w:tr w:rsidR="009D43E8" w14:paraId="7B9F645B" w14:textId="77777777" w:rsidTr="009D43E8">
        <w:tc>
          <w:tcPr>
            <w:tcW w:w="5155" w:type="dxa"/>
          </w:tcPr>
          <w:p w14:paraId="05C42D7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Scope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845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846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847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848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849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-группам / подразделениям</w:t>
            </w:r>
          </w:p>
        </w:tc>
        <w:tc>
          <w:tcPr>
            <w:tcW w:w="2840" w:type="dxa"/>
          </w:tcPr>
          <w:p w14:paraId="52103F0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544F273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5.1.41, 5.1.3.2</w:t>
            </w:r>
          </w:p>
        </w:tc>
      </w:tr>
      <w:tr w:rsidR="009D43E8" w14:paraId="0B31FD7D" w14:textId="77777777" w:rsidTr="009D43E8">
        <w:tc>
          <w:tcPr>
            <w:tcW w:w="5155" w:type="dxa"/>
          </w:tcPr>
          <w:p w14:paraId="2CD9E3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Adapters</w:t>
            </w:r>
          </w:p>
        </w:tc>
        <w:tc>
          <w:tcPr>
            <w:tcW w:w="2840" w:type="dxa"/>
          </w:tcPr>
          <w:p w14:paraId="3E09F87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1F8D4F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5.1.30–31</w:t>
            </w:r>
          </w:p>
        </w:tc>
      </w:tr>
      <w:tr w:rsidR="009D43E8" w14:paraId="7CE79CE4" w14:textId="77777777" w:rsidTr="009D43E8">
        <w:tc>
          <w:tcPr>
            <w:tcW w:w="5155" w:type="dxa"/>
          </w:tcPr>
          <w:p w14:paraId="17D664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 Word/PDF/Excel/PPT/BPMN</w:t>
            </w:r>
          </w:p>
        </w:tc>
        <w:tc>
          <w:tcPr>
            <w:tcW w:w="2840" w:type="dxa"/>
          </w:tcPr>
          <w:p w14:paraId="16D67B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3D4E38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5.1.9</w:t>
            </w:r>
          </w:p>
        </w:tc>
      </w:tr>
      <w:tr w:rsidR="009D43E8" w14:paraId="13EB121F" w14:textId="77777777" w:rsidTr="009D43E8">
        <w:tc>
          <w:tcPr>
            <w:tcW w:w="5155" w:type="dxa"/>
          </w:tcPr>
          <w:p w14:paraId="5C7AE2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Порог релевантности QU</w:t>
            </w:r>
          </w:p>
        </w:tc>
        <w:tc>
          <w:tcPr>
            <w:tcW w:w="2840" w:type="dxa"/>
          </w:tcPr>
          <w:p w14:paraId="7155AB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7EA826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1D947B65" w14:textId="77777777" w:rsidTr="009D43E8">
        <w:tc>
          <w:tcPr>
            <w:tcW w:w="5155" w:type="dxa"/>
          </w:tcPr>
          <w:p w14:paraId="3C22DA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 QU</w:t>
            </w:r>
          </w:p>
        </w:tc>
        <w:tc>
          <w:tcPr>
            <w:tcW w:w="2840" w:type="dxa"/>
          </w:tcPr>
          <w:p w14:paraId="202ACC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24EC701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05A82638" w14:textId="77777777" w:rsidTr="009D43E8">
        <w:tc>
          <w:tcPr>
            <w:tcW w:w="5155" w:type="dxa"/>
          </w:tcPr>
          <w:p w14:paraId="644E9A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Реестр RPA (whitelist)</w:t>
            </w:r>
          </w:p>
        </w:tc>
        <w:tc>
          <w:tcPr>
            <w:tcW w:w="2840" w:type="dxa"/>
          </w:tcPr>
          <w:p w14:paraId="367C70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5EE4AC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611E8167" w14:textId="77777777" w:rsidTr="009D43E8">
        <w:tc>
          <w:tcPr>
            <w:tcW w:w="5155" w:type="dxa"/>
          </w:tcPr>
          <w:p w14:paraId="1ECEE3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SQL / код</w:t>
            </w:r>
          </w:p>
        </w:tc>
        <w:tc>
          <w:tcPr>
            <w:tcW w:w="2840" w:type="dxa"/>
          </w:tcPr>
          <w:p w14:paraId="01EBFF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п. 8</w:t>
            </w:r>
          </w:p>
        </w:tc>
        <w:tc>
          <w:tcPr>
            <w:tcW w:w="4920" w:type="dxa"/>
          </w:tcPr>
          <w:p w14:paraId="55BA24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2B24B2A7" w14:textId="77777777" w:rsidTr="009D43E8">
        <w:tc>
          <w:tcPr>
            <w:tcW w:w="5155" w:type="dxa"/>
          </w:tcPr>
          <w:p w14:paraId="6A573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Фильтры контента</w:t>
            </w:r>
          </w:p>
        </w:tc>
        <w:tc>
          <w:tcPr>
            <w:tcW w:w="2840" w:type="dxa"/>
          </w:tcPr>
          <w:p w14:paraId="2F7A00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 + ИБ</w:t>
            </w:r>
          </w:p>
        </w:tc>
        <w:tc>
          <w:tcPr>
            <w:tcW w:w="4920" w:type="dxa"/>
          </w:tcPr>
          <w:p w14:paraId="76621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</w:t>
            </w:r>
          </w:p>
        </w:tc>
      </w:tr>
      <w:tr w:rsidR="009D43E8" w14:paraId="5007C0E0" w14:textId="77777777" w:rsidTr="009D43E8">
        <w:tc>
          <w:tcPr>
            <w:tcW w:w="5155" w:type="dxa"/>
          </w:tcPr>
          <w:p w14:paraId="39E673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файлов</w:t>
            </w:r>
          </w:p>
        </w:tc>
        <w:tc>
          <w:tcPr>
            <w:tcW w:w="2840" w:type="dxa"/>
          </w:tcPr>
          <w:p w14:paraId="58DB97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7B4639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5.1.26.3</w:t>
            </w:r>
          </w:p>
        </w:tc>
      </w:tr>
      <w:tr w:rsidR="009D43E8" w14:paraId="567CE810" w14:textId="77777777" w:rsidTr="009D43E8">
        <w:tc>
          <w:tcPr>
            <w:tcW w:w="5155" w:type="dxa"/>
          </w:tcPr>
          <w:p w14:paraId="547F35B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Панель мониторинга</w:t>
            </w:r>
          </w:p>
        </w:tc>
        <w:tc>
          <w:tcPr>
            <w:tcW w:w="2840" w:type="dxa"/>
          </w:tcPr>
          <w:p w14:paraId="2F3C1C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8</w:t>
            </w:r>
          </w:p>
        </w:tc>
        <w:tc>
          <w:tcPr>
            <w:tcW w:w="4920" w:type="dxa"/>
          </w:tcPr>
          <w:p w14:paraId="301FFE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5.1.37</w:t>
            </w:r>
          </w:p>
        </w:tc>
      </w:tr>
      <w:tr w:rsidR="009D43E8" w14:paraId="7DC74326" w14:textId="77777777" w:rsidTr="009D43E8">
        <w:tc>
          <w:tcPr>
            <w:tcW w:w="5155" w:type="dxa"/>
          </w:tcPr>
          <w:p w14:paraId="10DF7F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Навыки и инструменты</w:t>
            </w:r>
            <w:r>
              <w:rPr>
                <w:rFonts w:ascii="Arial" w:eastAsia="Arial" w:hAnsi="Arial" w:cs="Arial"/>
                <w:color w:val="000000"/>
              </w:rPr>
              <w:t xml:space="preserve"> (capabilities)</w:t>
            </w:r>
          </w:p>
        </w:tc>
        <w:tc>
          <w:tcPr>
            <w:tcW w:w="2840" w:type="dxa"/>
          </w:tcPr>
          <w:p w14:paraId="6921F1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2, п. 8</w:t>
            </w:r>
          </w:p>
        </w:tc>
        <w:tc>
          <w:tcPr>
            <w:tcW w:w="4920" w:type="dxa"/>
          </w:tcPr>
          <w:p w14:paraId="564706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5.1.8–12, 5.1.10</w:t>
            </w:r>
          </w:p>
        </w:tc>
      </w:tr>
      <w:tr w:rsidR="009D43E8" w14:paraId="610D999B" w14:textId="77777777" w:rsidTr="009D43E8">
        <w:tc>
          <w:tcPr>
            <w:tcW w:w="5155" w:type="dxa"/>
          </w:tcPr>
          <w:p w14:paraId="606805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Промпты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  <w:tc>
          <w:tcPr>
            <w:tcW w:w="2840" w:type="dxa"/>
          </w:tcPr>
          <w:p w14:paraId="11AFE9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2490C6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</w:t>
            </w:r>
          </w:p>
        </w:tc>
      </w:tr>
      <w:tr w:rsidR="009D43E8" w14:paraId="44A3901C" w14:textId="77777777" w:rsidTr="009D43E8">
        <w:tc>
          <w:tcPr>
            <w:tcW w:w="5155" w:type="dxa"/>
          </w:tcPr>
          <w:p w14:paraId="61CAC34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 LLM</w:t>
            </w:r>
          </w:p>
        </w:tc>
        <w:tc>
          <w:tcPr>
            <w:tcW w:w="2840" w:type="dxa"/>
          </w:tcPr>
          <w:p w14:paraId="3AB31B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п. 2</w:t>
            </w:r>
          </w:p>
        </w:tc>
        <w:tc>
          <w:tcPr>
            <w:tcW w:w="4920" w:type="dxa"/>
          </w:tcPr>
          <w:p w14:paraId="042CC5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§3.3</w:t>
            </w:r>
          </w:p>
        </w:tc>
      </w:tr>
    </w:tbl>
    <w:p w14:paraId="51DC4C8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System prompt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— </w:t>
      </w:r>
      <w:hyperlink w:anchor="bookmark=id.xo5kla3dvrtc">
        <w:r>
          <w:rPr>
            <w:rFonts w:ascii="Arial" w:eastAsia="Arial" w:hAnsi="Arial" w:cs="Arial"/>
            <w:color w:val="156082"/>
          </w:rPr>
          <w:t>III.10.1</w:t>
        </w:r>
      </w:hyperlink>
      <w:r>
        <w:rPr>
          <w:rFonts w:ascii="Arial" w:eastAsia="Arial" w:hAnsi="Arial" w:cs="Arial"/>
          <w:color w:val="000000"/>
        </w:rPr>
        <w:t xml:space="preserve">; промпты КЦ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— </w:t>
      </w:r>
      <w:hyperlink w:anchor="bookmark=id.ilcd7yz5rrh8">
        <w:r>
          <w:rPr>
            <w:rFonts w:ascii="Arial" w:eastAsia="Arial" w:hAnsi="Arial" w:cs="Arial"/>
            <w:color w:val="156082"/>
          </w:rPr>
          <w:t>II.3.5.1</w:t>
        </w:r>
      </w:hyperlink>
      <w:r>
        <w:rPr>
          <w:rFonts w:ascii="Arial" w:eastAsia="Arial" w:hAnsi="Arial" w:cs="Arial"/>
          <w:color w:val="000000"/>
        </w:rPr>
        <w:t xml:space="preserve"> (не смешивать).</w:t>
      </w:r>
    </w:p>
    <w:p w14:paraId="0B6FAB8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50" w:name="bookmark=id.blwki0mxugjp" w:colFirst="0" w:colLast="0"/>
      <w:bookmarkEnd w:id="3850"/>
      <w:r>
        <w:rPr>
          <w:rFonts w:ascii="Arial" w:eastAsia="Arial" w:hAnsi="Arial" w:cs="Arial"/>
        </w:rPr>
        <w:lastRenderedPageBreak/>
        <w:t>III</w:t>
      </w:r>
      <w:r w:rsidRPr="003C42DA">
        <w:rPr>
          <w:rFonts w:ascii="Arial" w:eastAsia="Arial" w:hAnsi="Arial" w:cs="Arial"/>
          <w:lang w:val="ru-RU"/>
        </w:rPr>
        <w:t>.6.3. Реестр источников данных</w:t>
      </w:r>
    </w:p>
    <w:p w14:paraId="561462D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: каталог внутренних/внешних источников</w:t>
      </w:r>
    </w:p>
    <w:p w14:paraId="672185A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АНИС, СУЗ, </w:t>
      </w:r>
      <w:r>
        <w:rPr>
          <w:rFonts w:ascii="Arial" w:eastAsia="Arial" w:hAnsi="Arial" w:cs="Arial"/>
          <w:color w:val="000000"/>
        </w:rPr>
        <w:t>DWH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; </w:t>
      </w:r>
      <w:r>
        <w:rPr>
          <w:rFonts w:ascii="Arial" w:eastAsia="Arial" w:hAnsi="Arial" w:cs="Arial"/>
          <w:color w:val="000000"/>
        </w:rPr>
        <w:t>fallback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загрузку файлов при отсутствии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C127CC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каталог внутренних и внешних источников; при отсутствии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fallback</w:t>
      </w:r>
      <w:r w:rsidRPr="003C42DA">
        <w:rPr>
          <w:rFonts w:ascii="Arial" w:eastAsia="Arial" w:hAnsi="Arial" w:cs="Arial"/>
          <w:color w:val="000000"/>
          <w:lang w:val="ru-RU"/>
        </w:rPr>
        <w:t xml:space="preserve"> через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загрузку файлов</w:t>
      </w:r>
      <w:r w:rsidRPr="003C42DA">
        <w:rPr>
          <w:rFonts w:ascii="Arial" w:eastAsia="Arial" w:hAnsi="Arial" w:cs="Arial"/>
          <w:color w:val="000000"/>
          <w:lang w:val="ru-RU"/>
        </w:rPr>
        <w:t xml:space="preserve"> / регламентную выгрузку.</w:t>
      </w:r>
    </w:p>
    <w:tbl>
      <w:tblPr>
        <w:tblStyle w:val="61"/>
        <w:tblW w:w="123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5"/>
        <w:gridCol w:w="975"/>
        <w:gridCol w:w="2160"/>
        <w:gridCol w:w="2730"/>
        <w:gridCol w:w="2610"/>
        <w:gridCol w:w="2115"/>
      </w:tblGrid>
      <w:tr w:rsidR="009D43E8" w14:paraId="7E5887FA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5" w:type="dxa"/>
          </w:tcPr>
          <w:p w14:paraId="3C493E2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Источник</w:t>
            </w:r>
          </w:p>
        </w:tc>
        <w:tc>
          <w:tcPr>
            <w:tcW w:w="975" w:type="dxa"/>
          </w:tcPr>
          <w:p w14:paraId="60E2149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Тип</w:t>
            </w:r>
          </w:p>
        </w:tc>
        <w:tc>
          <w:tcPr>
            <w:tcW w:w="2160" w:type="dxa"/>
          </w:tcPr>
          <w:p w14:paraId="5C3BD3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Интеграция As-Is</w:t>
            </w:r>
          </w:p>
        </w:tc>
        <w:tc>
          <w:tcPr>
            <w:tcW w:w="2730" w:type="dxa"/>
          </w:tcPr>
          <w:p w14:paraId="7E305A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To-Be</w:t>
            </w:r>
          </w:p>
        </w:tc>
        <w:tc>
          <w:tcPr>
            <w:tcW w:w="2610" w:type="dxa"/>
          </w:tcPr>
          <w:p w14:paraId="1FFFB3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Fallback без API</w:t>
            </w:r>
          </w:p>
        </w:tc>
        <w:tc>
          <w:tcPr>
            <w:tcW w:w="2115" w:type="dxa"/>
          </w:tcPr>
          <w:p w14:paraId="2F9EE8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95CC616" w14:textId="77777777" w:rsidTr="009D43E8">
        <w:tc>
          <w:tcPr>
            <w:tcW w:w="1725" w:type="dxa"/>
          </w:tcPr>
          <w:p w14:paraId="256581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АНИС</w:t>
            </w:r>
            <w:r>
              <w:rPr>
                <w:rFonts w:ascii="Arial" w:eastAsia="Arial" w:hAnsi="Arial" w:cs="Arial"/>
                <w:color w:val="000000"/>
              </w:rPr>
              <w:t xml:space="preserve"> (нормативно-информационная система)</w:t>
            </w:r>
          </w:p>
        </w:tc>
        <w:tc>
          <w:tcPr>
            <w:tcW w:w="975" w:type="dxa"/>
          </w:tcPr>
          <w:p w14:paraId="421D33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542CE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Регламенты банка</w:t>
            </w:r>
          </w:p>
        </w:tc>
        <w:tc>
          <w:tcPr>
            <w:tcW w:w="2730" w:type="dxa"/>
          </w:tcPr>
          <w:p w14:paraId="1EFABD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assistant_anis</w:t>
            </w:r>
            <w:r>
              <w:rPr>
                <w:rFonts w:ascii="Arial" w:eastAsia="Arial" w:hAnsi="Arial" w:cs="Arial"/>
                <w:color w:val="000000"/>
              </w:rPr>
              <w:t xml:space="preserve"> через External Data Adapter</w:t>
            </w:r>
          </w:p>
        </w:tc>
        <w:tc>
          <w:tcPr>
            <w:tcW w:w="2610" w:type="dxa"/>
          </w:tcPr>
          <w:p w14:paraId="1447C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Выгрузка регламентов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115" w:type="dxa"/>
          </w:tcPr>
          <w:p w14:paraId="208AD6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</w:t>
            </w:r>
          </w:p>
        </w:tc>
      </w:tr>
      <w:tr w:rsidR="009D43E8" w14:paraId="0B2AA148" w14:textId="77777777" w:rsidTr="009D43E8">
        <w:tc>
          <w:tcPr>
            <w:tcW w:w="1725" w:type="dxa"/>
          </w:tcPr>
          <w:p w14:paraId="4728010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Загруженные документы (</w:t>
            </w:r>
            <w:r>
              <w:rPr>
                <w:rFonts w:ascii="Arial" w:eastAsia="Arial" w:hAnsi="Arial" w:cs="Arial"/>
                <w:color w:val="000000"/>
              </w:rPr>
              <w:t>pdf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docx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/</w:t>
            </w:r>
            <w:r>
              <w:rPr>
                <w:rFonts w:ascii="Arial" w:eastAsia="Arial" w:hAnsi="Arial" w:cs="Arial"/>
                <w:color w:val="000000"/>
              </w:rPr>
              <w:t>xlsx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…)</w:t>
            </w:r>
          </w:p>
        </w:tc>
        <w:tc>
          <w:tcPr>
            <w:tcW w:w="975" w:type="dxa"/>
          </w:tcPr>
          <w:p w14:paraId="64BC24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20D18D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730" w:type="dxa"/>
          </w:tcPr>
          <w:p w14:paraId="223063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Импорт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админом</w:t>
            </w:r>
          </w:p>
        </w:tc>
        <w:tc>
          <w:tcPr>
            <w:tcW w:w="2610" w:type="dxa"/>
          </w:tcPr>
          <w:p w14:paraId="357408FA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Загрузка файлов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851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852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853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854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855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/ сессию</w:t>
            </w:r>
          </w:p>
        </w:tc>
        <w:tc>
          <w:tcPr>
            <w:tcW w:w="2115" w:type="dxa"/>
          </w:tcPr>
          <w:p w14:paraId="3F8923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5.1.41, 5.1.12</w:t>
            </w:r>
          </w:p>
        </w:tc>
      </w:tr>
      <w:tr w:rsidR="009D43E8" w14:paraId="2F4BA752" w14:textId="77777777" w:rsidTr="009D43E8">
        <w:tc>
          <w:tcPr>
            <w:tcW w:w="1725" w:type="dxa"/>
          </w:tcPr>
          <w:p w14:paraId="7D79FD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СУЗ (Bitrix)</w:t>
            </w:r>
          </w:p>
        </w:tc>
        <w:tc>
          <w:tcPr>
            <w:tcW w:w="975" w:type="dxa"/>
          </w:tcPr>
          <w:p w14:paraId="4BF2A6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36DC00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API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нет</w:t>
            </w:r>
            <w:r>
              <w:rPr>
                <w:rFonts w:ascii="Arial" w:eastAsia="Arial" w:hAnsi="Arial" w:cs="Arial"/>
                <w:color w:val="000000"/>
              </w:rPr>
              <w:t xml:space="preserve"> (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  <w:r>
              <w:rPr>
                <w:rFonts w:ascii="Arial" w:eastAsia="Arial" w:hAnsi="Arial" w:cs="Arial"/>
                <w:color w:val="000000"/>
              </w:rPr>
              <w:t>)</w:t>
            </w:r>
          </w:p>
        </w:tc>
        <w:tc>
          <w:tcPr>
            <w:tcW w:w="2730" w:type="dxa"/>
          </w:tcPr>
          <w:p w14:paraId="310657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Опциональный 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</w:p>
        </w:tc>
        <w:tc>
          <w:tcPr>
            <w:tcW w:w="2610" w:type="dxa"/>
          </w:tcPr>
          <w:p w14:paraId="5B5DB58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Выгрузка по модели </w:t>
            </w:r>
            <w:r>
              <w:rPr>
                <w:rFonts w:ascii="Arial" w:eastAsia="Arial" w:hAnsi="Arial" w:cs="Arial"/>
                <w:color w:val="000000"/>
              </w:rPr>
              <w:t>B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; ручной импорт</w:t>
            </w:r>
          </w:p>
        </w:tc>
        <w:tc>
          <w:tcPr>
            <w:tcW w:w="2115" w:type="dxa"/>
          </w:tcPr>
          <w:p w14:paraId="3508D7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5.1.4, 5.1.30</w:t>
            </w:r>
          </w:p>
        </w:tc>
      </w:tr>
      <w:tr w:rsidR="009D43E8" w14:paraId="070454E3" w14:textId="77777777" w:rsidTr="009D43E8">
        <w:tc>
          <w:tcPr>
            <w:tcW w:w="1725" w:type="dxa"/>
          </w:tcPr>
          <w:p w14:paraId="045EB21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Регламенты / портал / DWH</w:t>
            </w:r>
          </w:p>
        </w:tc>
        <w:tc>
          <w:tcPr>
            <w:tcW w:w="975" w:type="dxa"/>
          </w:tcPr>
          <w:p w14:paraId="3FE299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3250DF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i/>
                <w:iCs/>
                <w:color w:val="000000"/>
              </w:rPr>
              <w:t>уточнить на согласовании</w:t>
            </w:r>
          </w:p>
        </w:tc>
        <w:tc>
          <w:tcPr>
            <w:tcW w:w="2730" w:type="dxa"/>
          </w:tcPr>
          <w:p w14:paraId="6F94AF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External Data Adapter</w:t>
            </w:r>
          </w:p>
        </w:tc>
        <w:tc>
          <w:tcPr>
            <w:tcW w:w="2610" w:type="dxa"/>
          </w:tcPr>
          <w:p w14:paraId="361D3F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Загрузка</w:t>
            </w:r>
            <w:r>
              <w:rPr>
                <w:rFonts w:ascii="Arial" w:eastAsia="Arial" w:hAnsi="Arial" w:cs="Arial"/>
                <w:color w:val="000000"/>
              </w:rPr>
              <w:t xml:space="preserve"> + регламентная синхронизация</w:t>
            </w:r>
          </w:p>
        </w:tc>
        <w:tc>
          <w:tcPr>
            <w:tcW w:w="2115" w:type="dxa"/>
          </w:tcPr>
          <w:p w14:paraId="1B1EC8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5.1.4–5, 5.1.30</w:t>
            </w:r>
          </w:p>
        </w:tc>
      </w:tr>
      <w:tr w:rsidR="009D43E8" w14:paraId="613F160D" w14:textId="77777777" w:rsidTr="009D43E8">
        <w:tc>
          <w:tcPr>
            <w:tcW w:w="1725" w:type="dxa"/>
          </w:tcPr>
          <w:p w14:paraId="4C392E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системы (RPA, API)</w:t>
            </w:r>
          </w:p>
        </w:tc>
        <w:tc>
          <w:tcPr>
            <w:tcW w:w="975" w:type="dxa"/>
          </w:tcPr>
          <w:p w14:paraId="48A6B6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3EAB9A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 каталогу Заказчика</w:t>
            </w:r>
          </w:p>
        </w:tc>
        <w:tc>
          <w:tcPr>
            <w:tcW w:w="2730" w:type="dxa"/>
          </w:tcPr>
          <w:p w14:paraId="585069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</w:t>
            </w:r>
          </w:p>
        </w:tc>
        <w:tc>
          <w:tcPr>
            <w:tcW w:w="2610" w:type="dxa"/>
          </w:tcPr>
          <w:p w14:paraId="1FEFBA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Ручная выгрузка в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115" w:type="dxa"/>
          </w:tcPr>
          <w:p w14:paraId="4ADED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9D43E8" w14:paraId="05E622B1" w14:textId="77777777" w:rsidTr="009D43E8">
        <w:tc>
          <w:tcPr>
            <w:tcW w:w="1725" w:type="dxa"/>
          </w:tcPr>
          <w:p w14:paraId="4C3DD37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 (интернет)</w:t>
            </w:r>
          </w:p>
        </w:tc>
        <w:tc>
          <w:tcPr>
            <w:tcW w:w="975" w:type="dxa"/>
          </w:tcPr>
          <w:p w14:paraId="7AE6D8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Внешний</w:t>
            </w:r>
          </w:p>
        </w:tc>
        <w:tc>
          <w:tcPr>
            <w:tcW w:w="2160" w:type="dxa"/>
          </w:tcPr>
          <w:p w14:paraId="05102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ИБ</w:t>
            </w:r>
          </w:p>
        </w:tc>
        <w:tc>
          <w:tcPr>
            <w:tcW w:w="2730" w:type="dxa"/>
          </w:tcPr>
          <w:p w14:paraId="56CBF8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adapter, whitelist</w:t>
            </w:r>
          </w:p>
        </w:tc>
        <w:tc>
          <w:tcPr>
            <w:tcW w:w="2610" w:type="dxa"/>
          </w:tcPr>
          <w:p w14:paraId="6A0ABB2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Не используется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адаптера и ИБ</w:t>
            </w:r>
          </w:p>
        </w:tc>
        <w:tc>
          <w:tcPr>
            <w:tcW w:w="2115" w:type="dxa"/>
          </w:tcPr>
          <w:p w14:paraId="38BB562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9D43E8" w14:paraId="686839D4" w14:textId="77777777" w:rsidTr="009D43E8">
        <w:tc>
          <w:tcPr>
            <w:tcW w:w="1725" w:type="dxa"/>
          </w:tcPr>
          <w:p w14:paraId="68CD9D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OCR / IDP</w:t>
            </w:r>
          </w:p>
        </w:tc>
        <w:tc>
          <w:tcPr>
            <w:tcW w:w="975" w:type="dxa"/>
          </w:tcPr>
          <w:p w14:paraId="330F7A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Внутренний</w:t>
            </w:r>
          </w:p>
        </w:tc>
        <w:tc>
          <w:tcPr>
            <w:tcW w:w="2160" w:type="dxa"/>
          </w:tcPr>
          <w:p w14:paraId="73EBC98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730" w:type="dxa"/>
          </w:tcPr>
          <w:p w14:paraId="37A06FA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Опционально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257"/>
                <w:id w:val="-4106565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2610" w:type="dxa"/>
          </w:tcPr>
          <w:p w14:paraId="20E756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  <w:tc>
          <w:tcPr>
            <w:tcW w:w="2115" w:type="dxa"/>
          </w:tcPr>
          <w:p w14:paraId="65FE50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017F783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Правило: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>-индекс КЦ (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production</w:t>
      </w:r>
      <w:r w:rsidRPr="003C42DA">
        <w:rPr>
          <w:rFonts w:ascii="Arial" w:eastAsia="Arial" w:hAnsi="Arial" w:cs="Arial"/>
          <w:color w:val="000000"/>
          <w:lang w:val="ru-RU"/>
        </w:rPr>
        <w:t xml:space="preserve">)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не смешивается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индексами ассистента.</w:t>
      </w:r>
    </w:p>
    <w:p w14:paraId="1232EB8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56" w:name="bookmark=id.flpgqbcqegc8" w:colFirst="0" w:colLast="0"/>
      <w:bookmarkEnd w:id="385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.6.4. «Навыки и инструменты» (</w:t>
      </w:r>
      <w:r>
        <w:rPr>
          <w:rFonts w:ascii="Arial" w:eastAsia="Arial" w:hAnsi="Arial" w:cs="Arial"/>
        </w:rPr>
        <w:t>capabilities</w:t>
      </w:r>
      <w:r w:rsidRPr="003C42DA">
        <w:rPr>
          <w:rFonts w:ascii="Arial" w:eastAsia="Arial" w:hAnsi="Arial" w:cs="Arial"/>
          <w:lang w:val="ru-RU"/>
        </w:rPr>
        <w:t>)</w:t>
      </w:r>
    </w:p>
    <w:p w14:paraId="4681AFC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§5.1.8–12, §5.1.10]: </w:t>
      </w:r>
      <w:r>
        <w:rPr>
          <w:rFonts w:ascii="Arial" w:eastAsia="Arial" w:hAnsi="Arial" w:cs="Arial"/>
          <w:b/>
          <w:bCs/>
          <w:color w:val="000000"/>
        </w:rPr>
        <w:t>capabilities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профиля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b/>
          <w:bCs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</w:p>
    <w:p w14:paraId="7841F4B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Deep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links</w:t>
      </w:r>
      <w:r w:rsidRPr="003C42DA">
        <w:rPr>
          <w:rFonts w:ascii="Arial" w:eastAsia="Arial" w:hAnsi="Arial" w:cs="Arial"/>
          <w:color w:val="000000"/>
          <w:lang w:val="ru-RU"/>
        </w:rPr>
        <w:t xml:space="preserve"> на </w:t>
      </w:r>
      <w:r>
        <w:fldChar w:fldCharType="begin"/>
      </w:r>
      <w:r>
        <w:instrText>HYPERLINK</w:instrText>
      </w:r>
      <w:r w:rsidRPr="003D1E67">
        <w:rPr>
          <w:lang w:val="ru-RU"/>
          <w:rPrChange w:id="385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5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5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60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861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перевод; выключенный </w:t>
      </w:r>
      <w:r>
        <w:rPr>
          <w:rFonts w:ascii="Arial" w:eastAsia="Arial" w:hAnsi="Arial" w:cs="Arial"/>
          <w:color w:val="000000"/>
        </w:rPr>
        <w:t>capability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скрыт в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155623A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Путь: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ai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-</w:t>
      </w:r>
      <w:r>
        <w:rPr>
          <w:rFonts w:ascii="Arial" w:eastAsia="Arial" w:hAnsi="Arial" w:cs="Arial"/>
          <w:color w:val="000000"/>
          <w:sz w:val="22"/>
          <w:szCs w:val="22"/>
        </w:rPr>
        <w:t>hub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/</w:t>
      </w:r>
      <w:r>
        <w:rPr>
          <w:rFonts w:ascii="Arial" w:eastAsia="Arial" w:hAnsi="Arial" w:cs="Arial"/>
          <w:color w:val="000000"/>
          <w:sz w:val="22"/>
          <w:szCs w:val="22"/>
        </w:rPr>
        <w:t>admin</w:t>
      </w:r>
      <w:sdt>
        <w:sdtPr>
          <w:tag w:val="goog_rdk_258"/>
          <w:id w:val="-261364005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Навыки и инструменты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профиль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роли п. 2, п. 8; ИБ — </w:t>
      </w:r>
      <w:r>
        <w:rPr>
          <w:rFonts w:ascii="Arial" w:eastAsia="Arial" w:hAnsi="Arial" w:cs="Arial"/>
          <w:color w:val="000000"/>
        </w:rPr>
        <w:t>approve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RPA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60"/>
        <w:tblW w:w="125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241"/>
        <w:gridCol w:w="4419"/>
        <w:gridCol w:w="4865"/>
      </w:tblGrid>
      <w:tr w:rsidR="009D43E8" w14:paraId="0EA32F0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24A21A8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Capability</w:t>
            </w:r>
          </w:p>
        </w:tc>
        <w:tc>
          <w:tcPr>
            <w:tcW w:w="4419" w:type="dxa"/>
          </w:tcPr>
          <w:p w14:paraId="79E07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Deep link</w:t>
            </w:r>
          </w:p>
        </w:tc>
        <w:tc>
          <w:tcPr>
            <w:tcW w:w="4865" w:type="dxa"/>
          </w:tcPr>
          <w:p w14:paraId="348C8A5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F85DCB5" w14:textId="77777777" w:rsidTr="009D43E8">
        <w:tc>
          <w:tcPr>
            <w:tcW w:w="3240" w:type="dxa"/>
          </w:tcPr>
          <w:p w14:paraId="254EEA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Поиск по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(RAG)</w:t>
            </w:r>
          </w:p>
        </w:tc>
        <w:tc>
          <w:tcPr>
            <w:tcW w:w="4419" w:type="dxa"/>
          </w:tcPr>
          <w:p w14:paraId="5F7C2A4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</w:t>
            </w:r>
          </w:p>
        </w:tc>
        <w:tc>
          <w:tcPr>
            <w:tcW w:w="4865" w:type="dxa"/>
          </w:tcPr>
          <w:p w14:paraId="396FC2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5.1.4, 5.1.41</w:t>
            </w:r>
          </w:p>
        </w:tc>
      </w:tr>
      <w:tr w:rsidR="009D43E8" w14:paraId="5BDB4FBC" w14:textId="77777777" w:rsidTr="009D43E8">
        <w:tc>
          <w:tcPr>
            <w:tcW w:w="3240" w:type="dxa"/>
          </w:tcPr>
          <w:p w14:paraId="1D70B9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Внешние источники</w:t>
            </w:r>
          </w:p>
        </w:tc>
        <w:tc>
          <w:tcPr>
            <w:tcW w:w="4419" w:type="dxa"/>
          </w:tcPr>
          <w:p w14:paraId="0881F6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blwki0mxugjp">
              <w:r>
                <w:rPr>
                  <w:rFonts w:ascii="Arial" w:eastAsia="Arial" w:hAnsi="Arial" w:cs="Arial"/>
                  <w:color w:val="156082"/>
                </w:rPr>
                <w:t>III.6.3</w:t>
              </w:r>
            </w:hyperlink>
          </w:p>
        </w:tc>
        <w:tc>
          <w:tcPr>
            <w:tcW w:w="4865" w:type="dxa"/>
          </w:tcPr>
          <w:p w14:paraId="7CD393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5.1.28–31</w:t>
            </w:r>
          </w:p>
        </w:tc>
      </w:tr>
      <w:tr w:rsidR="009D43E8" w14:paraId="79290585" w14:textId="77777777" w:rsidTr="009D43E8">
        <w:tc>
          <w:tcPr>
            <w:tcW w:w="3240" w:type="dxa"/>
          </w:tcPr>
          <w:p w14:paraId="078EB4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документов</w:t>
            </w:r>
          </w:p>
        </w:tc>
        <w:tc>
          <w:tcPr>
            <w:tcW w:w="4419" w:type="dxa"/>
          </w:tcPr>
          <w:p w14:paraId="08BA8C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Шаблоны</w:t>
            </w:r>
          </w:p>
        </w:tc>
        <w:tc>
          <w:tcPr>
            <w:tcW w:w="4865" w:type="dxa"/>
          </w:tcPr>
          <w:p w14:paraId="77BBC2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5.1.8–9</w:t>
            </w:r>
          </w:p>
        </w:tc>
      </w:tr>
      <w:tr w:rsidR="009D43E8" w14:paraId="2399072F" w14:textId="77777777" w:rsidTr="009D43E8">
        <w:tc>
          <w:tcPr>
            <w:tcW w:w="3240" w:type="dxa"/>
          </w:tcPr>
          <w:p w14:paraId="35C5BE0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</w:t>
            </w:r>
          </w:p>
        </w:tc>
        <w:tc>
          <w:tcPr>
            <w:tcW w:w="4419" w:type="dxa"/>
          </w:tcPr>
          <w:p w14:paraId="7E17A5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Реестр RPA</w:t>
            </w:r>
          </w:p>
        </w:tc>
        <w:tc>
          <w:tcPr>
            <w:tcW w:w="4865" w:type="dxa"/>
          </w:tcPr>
          <w:p w14:paraId="6C3AB7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072C2AF4" w14:textId="77777777" w:rsidTr="009D43E8">
        <w:tc>
          <w:tcPr>
            <w:tcW w:w="3240" w:type="dxa"/>
          </w:tcPr>
          <w:p w14:paraId="40B569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SQL / код</w:t>
            </w:r>
          </w:p>
        </w:tc>
        <w:tc>
          <w:tcPr>
            <w:tcW w:w="4419" w:type="dxa"/>
          </w:tcPr>
          <w:p w14:paraId="0AAD40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Политика SQL §III.6.5</w:t>
            </w:r>
          </w:p>
        </w:tc>
        <w:tc>
          <w:tcPr>
            <w:tcW w:w="4865" w:type="dxa"/>
          </w:tcPr>
          <w:p w14:paraId="337E16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5.1.39</w:t>
            </w:r>
          </w:p>
        </w:tc>
      </w:tr>
      <w:tr w:rsidR="009D43E8" w14:paraId="207587C1" w14:textId="77777777" w:rsidTr="009D43E8">
        <w:tc>
          <w:tcPr>
            <w:tcW w:w="3240" w:type="dxa"/>
          </w:tcPr>
          <w:p w14:paraId="447885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файлов</w:t>
            </w:r>
          </w:p>
        </w:tc>
        <w:tc>
          <w:tcPr>
            <w:tcW w:w="4419" w:type="dxa"/>
          </w:tcPr>
          <w:p w14:paraId="5E9B80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Лимиты файлов</w:t>
            </w:r>
          </w:p>
        </w:tc>
        <w:tc>
          <w:tcPr>
            <w:tcW w:w="4865" w:type="dxa"/>
          </w:tcPr>
          <w:p w14:paraId="0E8F09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5.1.12, 5.1.38</w:t>
            </w:r>
          </w:p>
        </w:tc>
      </w:tr>
      <w:tr w:rsidR="009D43E8" w14:paraId="017A54CB" w14:textId="77777777" w:rsidTr="009D43E8">
        <w:tc>
          <w:tcPr>
            <w:tcW w:w="3240" w:type="dxa"/>
          </w:tcPr>
          <w:p w14:paraId="57E5C6C3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59"/>
                <w:id w:val="172352481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b/>
                    <w:bCs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4419" w:type="dxa"/>
          </w:tcPr>
          <w:p w14:paraId="250703E7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0"/>
                <w:id w:val="-61958818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Промпты → task</w:t>
                </w:r>
              </w:sdtContent>
            </w:sdt>
          </w:p>
        </w:tc>
        <w:tc>
          <w:tcPr>
            <w:tcW w:w="4865" w:type="dxa"/>
          </w:tcPr>
          <w:p w14:paraId="192D7F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5.1.21–22</w:t>
            </w:r>
          </w:p>
        </w:tc>
      </w:tr>
      <w:tr w:rsidR="009D43E8" w14:paraId="2AA98C18" w14:textId="77777777" w:rsidTr="009D43E8">
        <w:tc>
          <w:tcPr>
            <w:tcW w:w="3240" w:type="dxa"/>
          </w:tcPr>
          <w:p w14:paraId="4D13A7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</w:t>
            </w:r>
          </w:p>
        </w:tc>
        <w:tc>
          <w:tcPr>
            <w:tcW w:w="4419" w:type="dxa"/>
          </w:tcPr>
          <w:p w14:paraId="06160B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falf1h1syzz">
              <w:r>
                <w:rPr>
                  <w:rFonts w:ascii="Arial" w:eastAsia="Arial" w:hAnsi="Arial" w:cs="Arial"/>
                  <w:color w:val="156082"/>
                </w:rPr>
                <w:t>III.9</w:t>
              </w:r>
            </w:hyperlink>
          </w:p>
        </w:tc>
        <w:tc>
          <w:tcPr>
            <w:tcW w:w="4865" w:type="dxa"/>
          </w:tcPr>
          <w:p w14:paraId="16C8A6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5.2.13</w:t>
            </w:r>
          </w:p>
        </w:tc>
      </w:tr>
      <w:tr w:rsidR="009D43E8" w14:paraId="5635AC4D" w14:textId="77777777" w:rsidTr="009D43E8">
        <w:tc>
          <w:tcPr>
            <w:tcW w:w="3240" w:type="dxa"/>
          </w:tcPr>
          <w:p w14:paraId="457042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Контекст истории</w:t>
            </w:r>
          </w:p>
        </w:tc>
        <w:tc>
          <w:tcPr>
            <w:tcW w:w="4419" w:type="dxa"/>
          </w:tcPr>
          <w:p w14:paraId="7EB98A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r3xperl19s13">
              <w:r>
                <w:rPr>
                  <w:rFonts w:ascii="Arial" w:eastAsia="Arial" w:hAnsi="Arial" w:cs="Arial"/>
                  <w:color w:val="156082"/>
                </w:rPr>
                <w:t>III.11</w:t>
              </w:r>
            </w:hyperlink>
            <w:r>
              <w:rPr>
                <w:rFonts w:ascii="Arial" w:eastAsia="Arial" w:hAnsi="Arial" w:cs="Arial"/>
                <w:color w:val="000000"/>
              </w:rPr>
              <w:t xml:space="preserve"> слой 5</w:t>
            </w:r>
          </w:p>
        </w:tc>
        <w:tc>
          <w:tcPr>
            <w:tcW w:w="4865" w:type="dxa"/>
          </w:tcPr>
          <w:p w14:paraId="2EF7098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5.1.24</w:t>
            </w:r>
          </w:p>
        </w:tc>
      </w:tr>
    </w:tbl>
    <w:p w14:paraId="641FF683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61"/>
          <w:id w:val="-1951077877"/>
        </w:sdtPr>
        <w:sdtContent>
          <w:r w:rsidR="00317F00">
            <w:rPr>
              <w:rFonts w:ascii="Arial Unicode MS" w:eastAsia="Arial Unicode MS" w:hAnsi="Arial Unicode MS" w:cs="Arial Unicode MS"/>
              <w:color w:val="000000"/>
            </w:rPr>
            <w:t>Capability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выключена → инструмент </w:t>
          </w:r>
        </w:sdtContent>
      </w:sdt>
      <w:r w:rsidR="00317F00" w:rsidRPr="003C42DA">
        <w:rPr>
          <w:rFonts w:ascii="Arial" w:eastAsia="Arial" w:hAnsi="Arial" w:cs="Arial"/>
          <w:b/>
          <w:bCs/>
          <w:color w:val="000000"/>
          <w:lang w:val="ru-RU"/>
        </w:rPr>
        <w:t>не отображается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панели ассистента.</w:t>
      </w:r>
    </w:p>
    <w:p w14:paraId="3940F90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862" w:name="bookmark=id.fwy7lxmgsm8v" w:colFirst="0" w:colLast="0"/>
      <w:bookmarkEnd w:id="3862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.6.5. Политика </w:t>
      </w:r>
      <w:r>
        <w:rPr>
          <w:rFonts w:ascii="Arial" w:eastAsia="Arial" w:hAnsi="Arial" w:cs="Arial"/>
        </w:rPr>
        <w:t>SQL</w:t>
      </w:r>
      <w:r w:rsidRPr="003C42DA">
        <w:rPr>
          <w:rFonts w:ascii="Arial" w:eastAsia="Arial" w:hAnsi="Arial" w:cs="Arial"/>
          <w:lang w:val="ru-RU"/>
        </w:rPr>
        <w:t xml:space="preserve"> / код (§5.1.39)</w:t>
      </w:r>
    </w:p>
    <w:p w14:paraId="0C9F2C10" w14:textId="77777777" w:rsidR="009D43E8" w:rsidRPr="003D1E67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863" w:author="Никита Гринь" w:date="2026-07-31T11:05:00Z" w16du:dateUtc="2026-07-31T08:05:00Z">
            <w:rPr>
              <w:rFonts w:ascii="Arial" w:eastAsia="Arial" w:hAnsi="Arial" w:cs="Arial"/>
              <w:color w:val="000000"/>
              <w:lang w:val="en-US"/>
            </w:rPr>
          </w:rPrChange>
        </w:rPr>
      </w:pPr>
      <w:r w:rsidRPr="003D1E67">
        <w:rPr>
          <w:rFonts w:ascii="Arial" w:eastAsia="Arial" w:hAnsi="Arial" w:cs="Arial"/>
          <w:b/>
          <w:bCs/>
          <w:color w:val="000000"/>
          <w:lang w:val="ru-RU"/>
          <w:rPrChange w:id="3864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5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.1 §5.1.39]: </w:t>
      </w:r>
      <w:r>
        <w:rPr>
          <w:rFonts w:ascii="Arial" w:eastAsia="Arial" w:hAnsi="Arial" w:cs="Arial"/>
          <w:b/>
          <w:bCs/>
          <w:color w:val="000000"/>
        </w:rPr>
        <w:t>whitelist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6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SQL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7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sandbox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8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код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869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аудит</w:t>
      </w:r>
    </w:p>
    <w:p w14:paraId="516A081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«Политика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/ код» настраивается совместно с ИБ. </w:t>
      </w:r>
      <w:r>
        <w:rPr>
          <w:rFonts w:ascii="Arial" w:eastAsia="Arial" w:hAnsi="Arial" w:cs="Arial"/>
          <w:color w:val="000000"/>
        </w:rPr>
        <w:t>Здесь задаются:</w:t>
      </w:r>
    </w:p>
    <w:p w14:paraId="6BC5A050" w14:textId="77777777" w:rsidR="009D43E8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Разреш</w:t>
      </w:r>
      <w:r>
        <w:rPr>
          <w:rFonts w:ascii="Arial" w:eastAsia="Arial" w:hAnsi="Arial" w:cs="Arial"/>
        </w:rPr>
        <w:t>е</w:t>
      </w:r>
      <w:r>
        <w:rPr>
          <w:rFonts w:ascii="Arial" w:eastAsia="Arial" w:hAnsi="Arial" w:cs="Arial"/>
          <w:color w:val="000000"/>
        </w:rPr>
        <w:t>нные БД/схемы (read-only whitelist)</w:t>
      </w:r>
    </w:p>
    <w:p w14:paraId="17A41939" w14:textId="77777777" w:rsidR="009D43E8" w:rsidRPr="003C42DA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-группы доступа к инструменту «Код/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>»</w:t>
      </w:r>
    </w:p>
    <w:p w14:paraId="0D685270" w14:textId="77777777" w:rsidR="009D43E8" w:rsidRPr="003C42DA" w:rsidRDefault="00317F00">
      <w:pPr>
        <w:numPr>
          <w:ilvl w:val="0"/>
          <w:numId w:val="28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Обязательное логирование </w:t>
      </w:r>
      <w:r>
        <w:rPr>
          <w:rFonts w:ascii="Arial" w:eastAsia="Arial" w:hAnsi="Arial" w:cs="Arial"/>
          <w:color w:val="000000"/>
        </w:rPr>
        <w:t>tool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calls</w:t>
      </w:r>
      <w:r w:rsidRPr="003C42DA">
        <w:rPr>
          <w:rFonts w:ascii="Arial" w:eastAsia="Arial" w:hAnsi="Arial" w:cs="Arial"/>
          <w:color w:val="000000"/>
          <w:lang w:val="ru-RU"/>
        </w:rPr>
        <w:t xml:space="preserve"> в </w:t>
      </w:r>
      <w:r>
        <w:rPr>
          <w:rFonts w:ascii="Arial" w:eastAsia="Arial" w:hAnsi="Arial" w:cs="Arial"/>
          <w:color w:val="000000"/>
        </w:rPr>
        <w:t>audit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log</w:t>
      </w:r>
    </w:p>
    <w:p w14:paraId="762F450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генерация </w:t>
      </w:r>
      <w:r>
        <w:rPr>
          <w:rFonts w:ascii="Arial" w:eastAsia="Arial" w:hAnsi="Arial" w:cs="Arial"/>
          <w:color w:val="000000"/>
        </w:rPr>
        <w:t>SQL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кода возможна только в согласованных границах без риска для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>-данных.</w:t>
      </w:r>
    </w:p>
    <w:p w14:paraId="0E786CD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Настраивается совместно с ИБ; детализация вопросов — </w:t>
      </w:r>
      <w:r>
        <w:fldChar w:fldCharType="begin"/>
      </w:r>
      <w:r>
        <w:instrText>HYPERLINK</w:instrText>
      </w:r>
      <w:r w:rsidRPr="003D1E67">
        <w:rPr>
          <w:lang w:val="ru-RU"/>
          <w:rPrChange w:id="3870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71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72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73" w:author="Никита Гринь" w:date="2026-07-31T11:05:00Z" w16du:dateUtc="2026-07-31T08:05:00Z">
            <w:rPr/>
          </w:rPrChange>
        </w:rPr>
        <w:instrText>.</w:instrText>
      </w:r>
      <w:r>
        <w:instrText>patyg</w:instrText>
      </w:r>
      <w:r w:rsidRPr="003D1E67">
        <w:rPr>
          <w:lang w:val="ru-RU"/>
          <w:rPrChange w:id="3874" w:author="Никита Гринь" w:date="2026-07-31T11:05:00Z" w16du:dateUtc="2026-07-31T08:05:00Z">
            <w:rPr/>
          </w:rPrChange>
        </w:rPr>
        <w:instrText>51</w:instrText>
      </w:r>
      <w:r>
        <w:instrText>qjl</w:instrText>
      </w:r>
      <w:r w:rsidRPr="003D1E67">
        <w:rPr>
          <w:lang w:val="ru-RU"/>
          <w:rPrChange w:id="3875" w:author="Никита Гринь" w:date="2026-07-31T11:05:00Z" w16du:dateUtc="2026-07-31T08:05:00Z">
            <w:rPr/>
          </w:rPrChange>
        </w:rPr>
        <w:instrText>9</w:instrText>
      </w:r>
      <w:r>
        <w:instrText>k</w:instrText>
      </w:r>
      <w:r w:rsidRPr="003D1E67">
        <w:rPr>
          <w:lang w:val="ru-RU"/>
          <w:rPrChange w:id="3876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59"/>
        <w:tblW w:w="10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60"/>
        <w:gridCol w:w="4350"/>
        <w:gridCol w:w="3165"/>
      </w:tblGrid>
      <w:tr w:rsidR="009D43E8" w14:paraId="1E81267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60" w:type="dxa"/>
          </w:tcPr>
          <w:p w14:paraId="3CF571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4350" w:type="dxa"/>
          </w:tcPr>
          <w:p w14:paraId="2F1297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3165" w:type="dxa"/>
          </w:tcPr>
          <w:p w14:paraId="774148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</w:t>
            </w:r>
          </w:p>
        </w:tc>
      </w:tr>
      <w:tr w:rsidR="009D43E8" w14:paraId="235938FA" w14:textId="77777777" w:rsidTr="009D43E8">
        <w:tc>
          <w:tcPr>
            <w:tcW w:w="2760" w:type="dxa"/>
          </w:tcPr>
          <w:p w14:paraId="5BAE976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Разреш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нные БД / схемы</w:t>
            </w:r>
          </w:p>
        </w:tc>
        <w:tc>
          <w:tcPr>
            <w:tcW w:w="4350" w:type="dxa"/>
          </w:tcPr>
          <w:p w14:paraId="53F305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SQL read-only</w:t>
            </w:r>
          </w:p>
        </w:tc>
        <w:tc>
          <w:tcPr>
            <w:tcW w:w="3165" w:type="dxa"/>
          </w:tcPr>
          <w:p w14:paraId="2D369E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227D3423" w14:textId="77777777" w:rsidTr="009D43E8">
        <w:tc>
          <w:tcPr>
            <w:tcW w:w="2760" w:type="dxa"/>
          </w:tcPr>
          <w:p w14:paraId="30EB9E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Режим SQL</w:t>
            </w:r>
          </w:p>
        </w:tc>
        <w:tc>
          <w:tcPr>
            <w:tcW w:w="4350" w:type="dxa"/>
          </w:tcPr>
          <w:p w14:paraId="5A36BE2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/ запрещено</w:t>
            </w:r>
          </w:p>
        </w:tc>
        <w:tc>
          <w:tcPr>
            <w:tcW w:w="3165" w:type="dxa"/>
          </w:tcPr>
          <w:p w14:paraId="012925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66F30EB3" w14:textId="77777777" w:rsidTr="009D43E8">
        <w:tc>
          <w:tcPr>
            <w:tcW w:w="2760" w:type="dxa"/>
          </w:tcPr>
          <w:p w14:paraId="3845F2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Sandbox код</w:t>
            </w:r>
          </w:p>
        </w:tc>
        <w:tc>
          <w:tcPr>
            <w:tcW w:w="4350" w:type="dxa"/>
          </w:tcPr>
          <w:p w14:paraId="6E86C14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Генерация тест-кейсов без </w:t>
            </w:r>
            <w:r>
              <w:rPr>
                <w:rFonts w:ascii="Arial" w:eastAsia="Arial" w:hAnsi="Arial" w:cs="Arial"/>
                <w:color w:val="000000"/>
              </w:rPr>
              <w:t>prod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-доступа</w:t>
            </w:r>
          </w:p>
        </w:tc>
        <w:tc>
          <w:tcPr>
            <w:tcW w:w="3165" w:type="dxa"/>
          </w:tcPr>
          <w:p w14:paraId="42B2F87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 + п. 8</w:t>
            </w:r>
          </w:p>
        </w:tc>
      </w:tr>
      <w:tr w:rsidR="009D43E8" w14:paraId="36855727" w14:textId="77777777" w:rsidTr="009D43E8">
        <w:tc>
          <w:tcPr>
            <w:tcW w:w="2760" w:type="dxa"/>
          </w:tcPr>
          <w:p w14:paraId="1587D3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AD-группы</w:t>
            </w:r>
          </w:p>
        </w:tc>
        <w:tc>
          <w:tcPr>
            <w:tcW w:w="4350" w:type="dxa"/>
          </w:tcPr>
          <w:p w14:paraId="16CC937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Кто видит «Код/</w:t>
            </w: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» в панели</w:t>
            </w:r>
          </w:p>
        </w:tc>
        <w:tc>
          <w:tcPr>
            <w:tcW w:w="3165" w:type="dxa"/>
          </w:tcPr>
          <w:p w14:paraId="4142B0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</w:tr>
      <w:tr w:rsidR="009D43E8" w14:paraId="62DD4D78" w14:textId="77777777" w:rsidTr="009D43E8">
        <w:tc>
          <w:tcPr>
            <w:tcW w:w="2760" w:type="dxa"/>
          </w:tcPr>
          <w:p w14:paraId="346D533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Аудит tool calls</w:t>
            </w:r>
          </w:p>
        </w:tc>
        <w:tc>
          <w:tcPr>
            <w:tcW w:w="4350" w:type="dxa"/>
          </w:tcPr>
          <w:p w14:paraId="611EAC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Обязательное логирование</w:t>
            </w:r>
          </w:p>
        </w:tc>
        <w:tc>
          <w:tcPr>
            <w:tcW w:w="3165" w:type="dxa"/>
          </w:tcPr>
          <w:p w14:paraId="70D2D2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[Платформа]</w:t>
            </w:r>
          </w:p>
        </w:tc>
      </w:tr>
    </w:tbl>
    <w:p w14:paraId="5EF1CF08" w14:textId="77777777" w:rsidR="009D43E8" w:rsidRDefault="00317F00">
      <w:pPr>
        <w:pStyle w:val="2"/>
        <w:rPr>
          <w:rFonts w:ascii="Arial" w:eastAsia="Arial" w:hAnsi="Arial" w:cs="Arial"/>
        </w:rPr>
      </w:pPr>
      <w:bookmarkStart w:id="3877" w:name="bookmark=id.uoaqj97hpnrh" w:colFirst="0" w:colLast="0"/>
      <w:bookmarkEnd w:id="3877"/>
      <w:r>
        <w:rPr>
          <w:rFonts w:ascii="Arial" w:eastAsia="Arial" w:hAnsi="Arial" w:cs="Arial"/>
        </w:rPr>
        <w:t>III.7. Интеграции и API</w:t>
      </w:r>
    </w:p>
    <w:p w14:paraId="7DA048F5" w14:textId="77777777" w:rsidR="009D43E8" w:rsidRPr="00F12BAE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§5.1.5, §5.1.30–31, §7.1]: </w:t>
      </w:r>
      <w:r>
        <w:rPr>
          <w:rFonts w:ascii="Arial" w:eastAsia="Arial" w:hAnsi="Arial" w:cs="Arial"/>
          <w:b/>
          <w:bCs/>
          <w:color w:val="000000"/>
        </w:rPr>
        <w:t>AD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RPA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SIEM</w:t>
      </w:r>
      <w:r w:rsidRPr="00F12BAE">
        <w:rPr>
          <w:rFonts w:ascii="Arial" w:eastAsia="Arial" w:hAnsi="Arial" w:cs="Arial"/>
          <w:b/>
          <w:bCs/>
          <w:color w:val="000000"/>
          <w:lang w:val="ru-RU"/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REST</w:t>
      </w:r>
    </w:p>
    <w:p w14:paraId="091BE42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контур ассистента подключ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н к корпоративным системам по согласованным адаптерам.</w:t>
      </w:r>
    </w:p>
    <w:tbl>
      <w:tblPr>
        <w:tblStyle w:val="58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35"/>
        <w:gridCol w:w="2965"/>
        <w:gridCol w:w="2990"/>
        <w:gridCol w:w="2445"/>
      </w:tblGrid>
      <w:tr w:rsidR="009D43E8" w14:paraId="20189C4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35" w:type="dxa"/>
          </w:tcPr>
          <w:p w14:paraId="0E0C7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Система</w:t>
            </w:r>
          </w:p>
        </w:tc>
        <w:tc>
          <w:tcPr>
            <w:tcW w:w="2965" w:type="dxa"/>
          </w:tcPr>
          <w:p w14:paraId="10361B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Сторона</w:t>
            </w:r>
          </w:p>
        </w:tc>
        <w:tc>
          <w:tcPr>
            <w:tcW w:w="2990" w:type="dxa"/>
          </w:tcPr>
          <w:p w14:paraId="06BC16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Содержание</w:t>
            </w:r>
          </w:p>
        </w:tc>
        <w:tc>
          <w:tcPr>
            <w:tcW w:w="2445" w:type="dxa"/>
          </w:tcPr>
          <w:p w14:paraId="78C7B28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3E22BCD3" w14:textId="77777777" w:rsidTr="009D43E8">
        <w:tc>
          <w:tcPr>
            <w:tcW w:w="1635" w:type="dxa"/>
          </w:tcPr>
          <w:p w14:paraId="6B2FB1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 / LDAPS</w:t>
            </w:r>
          </w:p>
        </w:tc>
        <w:tc>
          <w:tcPr>
            <w:tcW w:w="2965" w:type="dxa"/>
          </w:tcPr>
          <w:p w14:paraId="1FBD0C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329D323A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2"/>
                <w:id w:val="155197545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SSO, группы → роли §2.4</w:t>
                </w:r>
              </w:sdtContent>
            </w:sdt>
          </w:p>
        </w:tc>
        <w:tc>
          <w:tcPr>
            <w:tcW w:w="2445" w:type="dxa"/>
          </w:tcPr>
          <w:p w14:paraId="539CB6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5.1.34, </w:t>
            </w:r>
            <w:hyperlink w:anchor="bookmark=id.ww4y21oi267l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</w:tr>
      <w:tr w:rsidR="009D43E8" w14:paraId="4D5B472B" w14:textId="77777777" w:rsidTr="009D43E8">
        <w:tc>
          <w:tcPr>
            <w:tcW w:w="1635" w:type="dxa"/>
          </w:tcPr>
          <w:p w14:paraId="55B2C7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СУЗ</w:t>
            </w:r>
            <w:r>
              <w:rPr>
                <w:rFonts w:ascii="Arial" w:eastAsia="Arial" w:hAnsi="Arial" w:cs="Arial"/>
                <w:color w:val="000000"/>
              </w:rPr>
              <w:t xml:space="preserve"> (опционально)</w:t>
            </w:r>
          </w:p>
        </w:tc>
        <w:tc>
          <w:tcPr>
            <w:tcW w:w="2965" w:type="dxa"/>
          </w:tcPr>
          <w:p w14:paraId="46AA41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+ [Исполнитель]</w:t>
            </w:r>
          </w:p>
        </w:tc>
        <w:tc>
          <w:tcPr>
            <w:tcW w:w="2990" w:type="dxa"/>
          </w:tcPr>
          <w:p w14:paraId="0CA476E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Индекс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assistant_suz</w:t>
            </w:r>
            <w:sdt>
              <w:sdtPr>
                <w:tag w:val="goog_rdk_263"/>
                <w:id w:val="-42458612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 ≠ </w:t>
                </w:r>
              </w:sdtContent>
            </w:sdt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cc_production</w:t>
            </w:r>
          </w:p>
        </w:tc>
        <w:tc>
          <w:tcPr>
            <w:tcW w:w="2445" w:type="dxa"/>
          </w:tcPr>
          <w:p w14:paraId="1C719B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5.1.4, </w:t>
            </w:r>
            <w:hyperlink w:anchor="bookmark=id.6hrwvs4g5dom">
              <w:r>
                <w:rPr>
                  <w:rFonts w:ascii="Arial" w:eastAsia="Arial" w:hAnsi="Arial" w:cs="Arial"/>
                  <w:color w:val="156082"/>
                </w:rPr>
                <w:t>VI.1</w:t>
              </w:r>
            </w:hyperlink>
          </w:p>
        </w:tc>
      </w:tr>
      <w:tr w:rsidR="00745430" w:rsidRPr="00C06442" w14:paraId="0D965DEC" w14:textId="77777777" w:rsidTr="009D43E8">
        <w:tc>
          <w:tcPr>
            <w:tcW w:w="1635" w:type="dxa"/>
          </w:tcPr>
          <w:p w14:paraId="4819DBB0" w14:textId="1CB45A7B" w:rsidR="00745430" w:rsidRDefault="007454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АНИС</w:t>
            </w:r>
          </w:p>
        </w:tc>
        <w:tc>
          <w:tcPr>
            <w:tcW w:w="2965" w:type="dxa"/>
          </w:tcPr>
          <w:p w14:paraId="230DD9F0" w14:textId="2831AC7F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880" w:author="Никита Гринь" w:date="2026-08-03T14:29:00Z">
              <w:r w:rsidRPr="00C06442">
                <w:rPr>
                  <w:rFonts w:ascii="Arial" w:eastAsia="Arial" w:hAnsi="Arial" w:cs="Arial"/>
                  <w:color w:val="000000"/>
                </w:rPr>
                <w:t>[Заказчик] + [Исполнитель]</w:t>
              </w:r>
            </w:ins>
          </w:p>
        </w:tc>
        <w:tc>
          <w:tcPr>
            <w:tcW w:w="2990" w:type="dxa"/>
          </w:tcPr>
          <w:p w14:paraId="656E8E59" w14:textId="50B63792" w:rsidR="00745430" w:rsidRPr="00C06442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881" w:author="Никита Гринь" w:date="2026-08-03T14:29:00Z" w16du:dateUtc="2026-08-03T11:29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3882" w:author="Никита Гринь" w:date="2026-08-03T14:29:00Z">
              <w:r w:rsidRPr="00C06442">
                <w:rPr>
                  <w:rFonts w:ascii="Arial" w:eastAsia="Arial" w:hAnsi="Arial" w:cs="Arial"/>
                  <w:color w:val="000000"/>
                  <w:lang w:val="ru-RU"/>
                </w:rPr>
                <w:t>Один из основных источников информации для модуля ИИ-ассистент; индекс assistant_anis</w:t>
              </w:r>
            </w:ins>
          </w:p>
        </w:tc>
        <w:tc>
          <w:tcPr>
            <w:tcW w:w="2445" w:type="dxa"/>
          </w:tcPr>
          <w:p w14:paraId="5D57D515" w14:textId="6D48A16D" w:rsidR="00745430" w:rsidRPr="00C06442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883" w:author="Никита Гринь" w:date="2026-08-03T14:29:00Z" w16du:dateUtc="2026-08-03T11:29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ins w:id="3884" w:author="Никита Гринь" w:date="2026-08-03T14:29:00Z">
              <w:r w:rsidRPr="00C06442">
                <w:rPr>
                  <w:rFonts w:ascii="Arial" w:eastAsia="Arial" w:hAnsi="Arial" w:cs="Arial"/>
                  <w:color w:val="000000"/>
                  <w:lang w:val="ru-RU"/>
                </w:rPr>
                <w:t xml:space="preserve">5.1.4 </w:t>
              </w:r>
            </w:ins>
          </w:p>
        </w:tc>
      </w:tr>
      <w:tr w:rsidR="00745430" w14:paraId="1C0EA018" w14:textId="77777777" w:rsidTr="009D43E8">
        <w:tc>
          <w:tcPr>
            <w:tcW w:w="1635" w:type="dxa"/>
          </w:tcPr>
          <w:p w14:paraId="19A75B2E" w14:textId="150B36E6" w:rsidR="00745430" w:rsidRPr="00745430" w:rsidRDefault="0074543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lang w:val="en-US"/>
              </w:rPr>
              <w:lastRenderedPageBreak/>
              <w:t>Oktell</w:t>
            </w:r>
          </w:p>
        </w:tc>
        <w:tc>
          <w:tcPr>
            <w:tcW w:w="2965" w:type="dxa"/>
          </w:tcPr>
          <w:p w14:paraId="4461BF04" w14:textId="1C6C8D6B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887" w:author="Никита Гринь" w:date="2026-08-03T14:31:00Z">
              <w:r w:rsidRPr="00C06442">
                <w:rPr>
                  <w:rFonts w:ascii="Arial" w:eastAsia="Arial" w:hAnsi="Arial" w:cs="Arial"/>
                  <w:color w:val="000000"/>
                </w:rPr>
                <w:t>[Заказчик] + [Исполнитель]</w:t>
              </w:r>
            </w:ins>
          </w:p>
        </w:tc>
        <w:tc>
          <w:tcPr>
            <w:tcW w:w="2990" w:type="dxa"/>
          </w:tcPr>
          <w:p w14:paraId="74E9C4FB" w14:textId="3370666C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888" w:author="Никита Гринь" w:date="2026-08-03T14:31:00Z">
              <w:r w:rsidRPr="00C06442">
                <w:rPr>
                  <w:rFonts w:ascii="Arial" w:eastAsia="Arial" w:hAnsi="Arial" w:cs="Arial"/>
                  <w:color w:val="000000"/>
                  <w:lang w:val="ru-RU"/>
                  <w:rPrChange w:id="3889" w:author="Никита Гринь" w:date="2026-08-03T14:31:00Z" w16du:dateUtc="2026-08-03T11:31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Источник данных для ассистента: история обращений клиента по каналу телефонии (по запросу пользователя). </w:t>
              </w:r>
              <w:r w:rsidRPr="00C06442">
                <w:rPr>
                  <w:rFonts w:ascii="Arial" w:eastAsia="Arial" w:hAnsi="Arial" w:cs="Arial"/>
                  <w:color w:val="000000"/>
                </w:rPr>
                <w:t>Интеграция Oktell ↔ суфлёр телефонии — раздел VI.2.</w:t>
              </w:r>
            </w:ins>
          </w:p>
        </w:tc>
        <w:tc>
          <w:tcPr>
            <w:tcW w:w="2445" w:type="dxa"/>
          </w:tcPr>
          <w:p w14:paraId="4736CACB" w14:textId="66C27666" w:rsidR="00745430" w:rsidRDefault="00C064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ins w:id="3890" w:author="Никита Гринь" w:date="2026-08-03T14:31:00Z">
              <w:r w:rsidRPr="00C06442">
                <w:rPr>
                  <w:rFonts w:ascii="Arial" w:eastAsia="Arial" w:hAnsi="Arial" w:cs="Arial"/>
                  <w:color w:val="000000"/>
                </w:rPr>
                <w:t>5.1.5</w:t>
              </w:r>
            </w:ins>
          </w:p>
        </w:tc>
      </w:tr>
      <w:tr w:rsidR="009D43E8" w14:paraId="56A00797" w14:textId="77777777" w:rsidTr="009D43E8">
        <w:tc>
          <w:tcPr>
            <w:tcW w:w="1635" w:type="dxa"/>
          </w:tcPr>
          <w:p w14:paraId="41C628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RPA</w:t>
            </w:r>
          </w:p>
        </w:tc>
        <w:tc>
          <w:tcPr>
            <w:tcW w:w="2965" w:type="dxa"/>
          </w:tcPr>
          <w:p w14:paraId="6A0A5F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 API + [Исполнитель] UI</w:t>
            </w:r>
          </w:p>
        </w:tc>
        <w:tc>
          <w:tcPr>
            <w:tcW w:w="2990" w:type="dxa"/>
          </w:tcPr>
          <w:p w14:paraId="2AFE93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Whitelist сценариев §III.6.2</w:t>
            </w:r>
          </w:p>
        </w:tc>
        <w:tc>
          <w:tcPr>
            <w:tcW w:w="2445" w:type="dxa"/>
          </w:tcPr>
          <w:p w14:paraId="03650C9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5.1.10</w:t>
            </w:r>
          </w:p>
        </w:tc>
      </w:tr>
      <w:tr w:rsidR="009D43E8" w14:paraId="1CCF0E65" w14:textId="77777777" w:rsidTr="009D43E8">
        <w:tc>
          <w:tcPr>
            <w:tcW w:w="1635" w:type="dxa"/>
          </w:tcPr>
          <w:p w14:paraId="545021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Банковские системы</w:t>
            </w:r>
          </w:p>
        </w:tc>
        <w:tc>
          <w:tcPr>
            <w:tcW w:w="2965" w:type="dxa"/>
          </w:tcPr>
          <w:p w14:paraId="212D3E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5FD08CA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Адаптеры External Data</w:t>
            </w:r>
          </w:p>
        </w:tc>
        <w:tc>
          <w:tcPr>
            <w:tcW w:w="2445" w:type="dxa"/>
          </w:tcPr>
          <w:p w14:paraId="5EAFE41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5.1.5, 5.1.31</w:t>
            </w:r>
          </w:p>
        </w:tc>
      </w:tr>
      <w:tr w:rsidR="009D43E8" w14:paraId="09B152DF" w14:textId="77777777" w:rsidTr="009D43E8">
        <w:tc>
          <w:tcPr>
            <w:tcW w:w="1635" w:type="dxa"/>
          </w:tcPr>
          <w:p w14:paraId="4E67F4B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Внешние источники</w:t>
            </w:r>
          </w:p>
        </w:tc>
        <w:tc>
          <w:tcPr>
            <w:tcW w:w="2965" w:type="dxa"/>
          </w:tcPr>
          <w:p w14:paraId="0523B0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Совместно</w:t>
            </w:r>
          </w:p>
        </w:tc>
        <w:tc>
          <w:tcPr>
            <w:tcW w:w="2990" w:type="dxa"/>
          </w:tcPr>
          <w:p w14:paraId="4538E1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Secure adapters</w:t>
            </w:r>
          </w:p>
        </w:tc>
        <w:tc>
          <w:tcPr>
            <w:tcW w:w="2445" w:type="dxa"/>
          </w:tcPr>
          <w:p w14:paraId="322327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5.1.28–30</w:t>
            </w:r>
          </w:p>
        </w:tc>
      </w:tr>
      <w:tr w:rsidR="009D43E8" w14:paraId="6A56A5C2" w14:textId="77777777" w:rsidTr="009D43E8">
        <w:tc>
          <w:tcPr>
            <w:tcW w:w="1635" w:type="dxa"/>
          </w:tcPr>
          <w:p w14:paraId="72C4F82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OCR</w:t>
            </w:r>
          </w:p>
        </w:tc>
        <w:tc>
          <w:tcPr>
            <w:tcW w:w="2965" w:type="dxa"/>
          </w:tcPr>
          <w:p w14:paraId="09709A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990" w:type="dxa"/>
          </w:tcPr>
          <w:p w14:paraId="3FD2D33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file</w:t>
            </w:r>
            <w:r w:rsidRPr="003C42DA">
              <w:rPr>
                <w:rFonts w:ascii="Arial" w:eastAsia="Arial" w:hAnsi="Arial" w:cs="Arial"/>
                <w:color w:val="000000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id</w:t>
            </w:r>
            <w:sdt>
              <w:sdtPr>
                <w:tag w:val="goog_rdk_264"/>
                <w:id w:val="-128671892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→ поля в чат</w:t>
                </w:r>
              </w:sdtContent>
            </w:sdt>
          </w:p>
        </w:tc>
        <w:tc>
          <w:tcPr>
            <w:tcW w:w="2445" w:type="dxa"/>
          </w:tcPr>
          <w:p w14:paraId="15FEC8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63EEADFE" w14:textId="77777777" w:rsidTr="009D43E8">
        <w:tc>
          <w:tcPr>
            <w:tcW w:w="1635" w:type="dxa"/>
          </w:tcPr>
          <w:p w14:paraId="1921EC61" w14:textId="77777777" w:rsidR="009D43E8" w:rsidRPr="00D65562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  <w:rPrChange w:id="3891" w:author="Никита Гринь" w:date="2026-08-05T12:35:00Z" w16du:dateUtc="2026-08-05T09:35:00Z">
                  <w:rPr>
                    <w:rFonts w:ascii="Arial" w:eastAsia="Arial" w:hAnsi="Arial" w:cs="Arial"/>
                    <w:color w:val="000000"/>
                  </w:rPr>
                </w:rPrChange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SIEM</w:t>
            </w:r>
            <w:del w:id="3892" w:author="Никита Гринь" w:date="2026-08-05T12:35:00Z" w16du:dateUtc="2026-08-05T09:35:00Z">
              <w:r w:rsidDel="00D65562">
                <w:rPr>
                  <w:rFonts w:ascii="Arial" w:eastAsia="Arial" w:hAnsi="Arial" w:cs="Arial"/>
                  <w:b/>
                  <w:bCs/>
                  <w:color w:val="000000"/>
                </w:rPr>
                <w:delText xml:space="preserve"> (KUMA)</w:delText>
              </w:r>
            </w:del>
          </w:p>
        </w:tc>
        <w:tc>
          <w:tcPr>
            <w:tcW w:w="2965" w:type="dxa"/>
          </w:tcPr>
          <w:p w14:paraId="4576041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[Заказчик]</w:t>
            </w:r>
          </w:p>
        </w:tc>
        <w:tc>
          <w:tcPr>
            <w:tcW w:w="2990" w:type="dxa"/>
          </w:tcPr>
          <w:p w14:paraId="5B8842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События ИБ</w:t>
            </w:r>
          </w:p>
        </w:tc>
        <w:tc>
          <w:tcPr>
            <w:tcW w:w="2445" w:type="dxa"/>
          </w:tcPr>
          <w:p w14:paraId="156BCE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5.1.27, </w:t>
            </w:r>
            <w:hyperlink w:anchor="bookmark=id.i6vdwf3wftdq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3EDE08C9" w14:textId="77777777" w:rsidTr="009D43E8">
        <w:tc>
          <w:tcPr>
            <w:tcW w:w="1635" w:type="dxa"/>
          </w:tcPr>
          <w:p w14:paraId="5695DD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ASR</w:t>
            </w:r>
            <w:r>
              <w:rPr>
                <w:rFonts w:ascii="Arial" w:eastAsia="Arial" w:hAnsi="Arial" w:cs="Arial"/>
                <w:color w:val="000000"/>
              </w:rPr>
              <w:t xml:space="preserve"> (аудио/видео)</w:t>
            </w:r>
          </w:p>
        </w:tc>
        <w:tc>
          <w:tcPr>
            <w:tcW w:w="2965" w:type="dxa"/>
          </w:tcPr>
          <w:p w14:paraId="4E5354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[Исполнитель]</w:t>
            </w:r>
          </w:p>
        </w:tc>
        <w:tc>
          <w:tcPr>
            <w:tcW w:w="2990" w:type="dxa"/>
          </w:tcPr>
          <w:p w14:paraId="6DD219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Саммаризация §5.1.38</w:t>
            </w:r>
          </w:p>
        </w:tc>
        <w:tc>
          <w:tcPr>
            <w:tcW w:w="2445" w:type="dxa"/>
          </w:tcPr>
          <w:p w14:paraId="302CB9B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5.1.38</w:t>
            </w:r>
          </w:p>
        </w:tc>
      </w:tr>
    </w:tbl>
    <w:p w14:paraId="6703D64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REST API (сводка):</w:t>
      </w:r>
      <w:r>
        <w:rPr>
          <w:rFonts w:ascii="Arial" w:eastAsia="Arial" w:hAnsi="Arial" w:cs="Arial"/>
          <w:color w:val="000000"/>
        </w:rPr>
        <w:t xml:space="preserve"> префикс </w:t>
      </w:r>
      <w:r>
        <w:rPr>
          <w:rFonts w:ascii="Arial" w:eastAsia="Arial" w:hAnsi="Arial" w:cs="Arial"/>
          <w:color w:val="000000"/>
          <w:sz w:val="22"/>
          <w:szCs w:val="22"/>
        </w:rPr>
        <w:t>/api/v1/assistant</w:t>
      </w:r>
      <w:r>
        <w:rPr>
          <w:rFonts w:ascii="Arial" w:eastAsia="Arial" w:hAnsi="Arial" w:cs="Arial"/>
          <w:color w:val="000000"/>
        </w:rPr>
        <w:t xml:space="preserve"> — сессии, сообщения,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r>
        <w:rPr>
          <w:rFonts w:ascii="Arial" w:eastAsia="Arial" w:hAnsi="Arial" w:cs="Arial"/>
          <w:color w:val="000000"/>
        </w:rPr>
        <w:t>, tools, SSE-стриминг.</w:t>
      </w:r>
    </w:p>
    <w:p w14:paraId="1940DBD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Интеграция «только </w:t>
      </w:r>
      <w:r>
        <w:rPr>
          <w:rFonts w:ascii="Arial" w:eastAsia="Arial" w:hAnsi="Arial" w:cs="Arial"/>
          <w:color w:val="000000"/>
        </w:rPr>
        <w:t>API</w:t>
      </w:r>
      <w:r w:rsidRPr="003C42DA">
        <w:rPr>
          <w:rFonts w:ascii="Arial" w:eastAsia="Arial" w:hAnsi="Arial" w:cs="Arial"/>
          <w:color w:val="000000"/>
          <w:lang w:val="ru-RU"/>
        </w:rPr>
        <w:t xml:space="preserve">» (без 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) — вне вкладки «Ассистент»; потребители — по согласованному контракту и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[Заказчик].</w:t>
      </w:r>
    </w:p>
    <w:p w14:paraId="683E330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893" w:name="bookmark=id.khhhh9hznkx6" w:colFirst="0" w:colLast="0"/>
      <w:bookmarkEnd w:id="3893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.8. Приемка (</w:t>
      </w:r>
      <w:r>
        <w:rPr>
          <w:rFonts w:ascii="Arial" w:eastAsia="Arial" w:hAnsi="Arial" w:cs="Arial"/>
        </w:rPr>
        <w:t>ASS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353853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§5.1.17, §5.4]: критерии 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</w:t>
      </w:r>
    </w:p>
    <w:p w14:paraId="4CE0C7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Таблица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-01…</w:t>
      </w:r>
      <w:r>
        <w:rPr>
          <w:rFonts w:ascii="Arial" w:eastAsia="Arial" w:hAnsi="Arial" w:cs="Arial"/>
          <w:color w:val="000000"/>
        </w:rPr>
        <w:t>RPT</w:t>
      </w:r>
      <w:r w:rsidRPr="003C42DA">
        <w:rPr>
          <w:rFonts w:ascii="Arial" w:eastAsia="Arial" w:hAnsi="Arial" w:cs="Arial"/>
          <w:color w:val="000000"/>
          <w:lang w:val="ru-RU"/>
        </w:rPr>
        <w:t xml:space="preserve">-02 с условиями стенда (согласование §4.2,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>).</w:t>
      </w:r>
    </w:p>
    <w:p w14:paraId="6649D6DE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мка ассистента формализована и не зависит от 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мки КЦ.</w:t>
      </w:r>
    </w:p>
    <w:p w14:paraId="39C4E7F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Условия стенда: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после согласования п. 4.2;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prod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D1E67">
        <w:rPr>
          <w:lang w:val="ru-RU"/>
          <w:rPrChange w:id="3894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895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896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897" w:author="Никита Гринь" w:date="2026-07-31T11:05:00Z" w16du:dateUtc="2026-07-31T08:05:00Z">
            <w:rPr/>
          </w:rPrChange>
        </w:rPr>
        <w:instrText>.</w:instrText>
      </w:r>
      <w:r>
        <w:instrText>patyg</w:instrText>
      </w:r>
      <w:r w:rsidRPr="003D1E67">
        <w:rPr>
          <w:lang w:val="ru-RU"/>
          <w:rPrChange w:id="3898" w:author="Никита Гринь" w:date="2026-07-31T11:05:00Z" w16du:dateUtc="2026-07-31T08:05:00Z">
            <w:rPr/>
          </w:rPrChange>
        </w:rPr>
        <w:instrText>51</w:instrText>
      </w:r>
      <w:r>
        <w:instrText>qjl</w:instrText>
      </w:r>
      <w:r w:rsidRPr="003D1E67">
        <w:rPr>
          <w:lang w:val="ru-RU"/>
          <w:rPrChange w:id="3899" w:author="Никита Гринь" w:date="2026-07-31T11:05:00Z" w16du:dateUtc="2026-07-31T08:05:00Z">
            <w:rPr/>
          </w:rPrChange>
        </w:rPr>
        <w:instrText>9</w:instrText>
      </w:r>
      <w:r>
        <w:instrText>k</w:instrText>
      </w:r>
      <w:r w:rsidRPr="003D1E67">
        <w:rPr>
          <w:lang w:val="ru-RU"/>
          <w:rPrChange w:id="3900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№4.</w:t>
      </w:r>
    </w:p>
    <w:tbl>
      <w:tblPr>
        <w:tblStyle w:val="57"/>
        <w:tblW w:w="109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65"/>
        <w:gridCol w:w="5470"/>
        <w:gridCol w:w="3245"/>
      </w:tblGrid>
      <w:tr w:rsidR="009D43E8" w14:paraId="7B03533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5" w:type="dxa"/>
          </w:tcPr>
          <w:p w14:paraId="5203454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5470" w:type="dxa"/>
          </w:tcPr>
          <w:p w14:paraId="62863D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Критерий</w:t>
            </w:r>
          </w:p>
        </w:tc>
        <w:tc>
          <w:tcPr>
            <w:tcW w:w="3245" w:type="dxa"/>
          </w:tcPr>
          <w:p w14:paraId="52EA2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 / FR</w:t>
            </w:r>
          </w:p>
        </w:tc>
      </w:tr>
      <w:tr w:rsidR="009D43E8" w14:paraId="2523A826" w14:textId="77777777" w:rsidTr="009D43E8">
        <w:tc>
          <w:tcPr>
            <w:tcW w:w="2265" w:type="dxa"/>
          </w:tcPr>
          <w:p w14:paraId="499BDD6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ASS-T-01</w:t>
            </w:r>
          </w:p>
        </w:tc>
        <w:tc>
          <w:tcPr>
            <w:tcW w:w="5470" w:type="dxa"/>
          </w:tcPr>
          <w:p w14:paraId="7B89F8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AD-вход пользователя ассистента</w:t>
            </w:r>
          </w:p>
        </w:tc>
        <w:tc>
          <w:tcPr>
            <w:tcW w:w="3245" w:type="dxa"/>
          </w:tcPr>
          <w:p w14:paraId="77020F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UC-ASS-01</w:t>
            </w:r>
          </w:p>
        </w:tc>
      </w:tr>
      <w:tr w:rsidR="009D43E8" w14:paraId="062CC1B3" w14:textId="77777777" w:rsidTr="009D43E8">
        <w:tc>
          <w:tcPr>
            <w:tcW w:w="2265" w:type="dxa"/>
          </w:tcPr>
          <w:p w14:paraId="63F67A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ASS-T-02</w:t>
            </w:r>
          </w:p>
        </w:tc>
        <w:tc>
          <w:tcPr>
            <w:tcW w:w="5470" w:type="dxa"/>
          </w:tcPr>
          <w:p w14:paraId="01C51E12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Вопрос по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01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02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03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04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05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sdt>
              <w:sdtPr>
                <w:tag w:val="goog_rdk_265"/>
                <w:id w:val="-171774036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: ответ + ≥1 источник с %</w:t>
                </w:r>
              </w:sdtContent>
            </w:sdt>
          </w:p>
        </w:tc>
        <w:tc>
          <w:tcPr>
            <w:tcW w:w="3245" w:type="dxa"/>
          </w:tcPr>
          <w:p w14:paraId="021F4F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</w:tr>
      <w:tr w:rsidR="009D43E8" w14:paraId="6BFB25CF" w14:textId="77777777" w:rsidTr="009D43E8">
        <w:tc>
          <w:tcPr>
            <w:tcW w:w="2265" w:type="dxa"/>
          </w:tcPr>
          <w:p w14:paraId="7E0FA66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ASS-T-03</w:t>
            </w:r>
          </w:p>
        </w:tc>
        <w:tc>
          <w:tcPr>
            <w:tcW w:w="5470" w:type="dxa"/>
          </w:tcPr>
          <w:p w14:paraId="39704A8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Чужой dept /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: 403 или пустой retrieval</w:t>
            </w:r>
          </w:p>
        </w:tc>
        <w:tc>
          <w:tcPr>
            <w:tcW w:w="3245" w:type="dxa"/>
          </w:tcPr>
          <w:p w14:paraId="23E6E56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FR-ASS-35</w:t>
            </w:r>
          </w:p>
        </w:tc>
      </w:tr>
      <w:tr w:rsidR="009D43E8" w14:paraId="5045F59D" w14:textId="77777777" w:rsidTr="009D43E8">
        <w:tc>
          <w:tcPr>
            <w:tcW w:w="2265" w:type="dxa"/>
          </w:tcPr>
          <w:p w14:paraId="1CE6796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</w:t>
            </w:r>
          </w:p>
        </w:tc>
        <w:tc>
          <w:tcPr>
            <w:tcW w:w="5470" w:type="dxa"/>
          </w:tcPr>
          <w:p w14:paraId="50CC19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pdf: саммаризация</w:t>
            </w:r>
          </w:p>
        </w:tc>
        <w:tc>
          <w:tcPr>
            <w:tcW w:w="3245" w:type="dxa"/>
          </w:tcPr>
          <w:p w14:paraId="410DFA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</w:t>
            </w:r>
          </w:p>
        </w:tc>
      </w:tr>
      <w:tr w:rsidR="009D43E8" w14:paraId="3F6971EF" w14:textId="77777777" w:rsidTr="009D43E8">
        <w:tc>
          <w:tcPr>
            <w:tcW w:w="2265" w:type="dxa"/>
          </w:tcPr>
          <w:p w14:paraId="26EC60C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ASS-T-04a</w:t>
            </w:r>
          </w:p>
        </w:tc>
        <w:tc>
          <w:tcPr>
            <w:tcW w:w="5470" w:type="dxa"/>
          </w:tcPr>
          <w:p w14:paraId="554881F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Вложение аудио/видео: саммаризация</w:t>
            </w:r>
          </w:p>
        </w:tc>
        <w:tc>
          <w:tcPr>
            <w:tcW w:w="3245" w:type="dxa"/>
          </w:tcPr>
          <w:p w14:paraId="59AF91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UC-ASS-04a</w:t>
            </w:r>
          </w:p>
        </w:tc>
      </w:tr>
      <w:tr w:rsidR="009D43E8" w14:paraId="679D32EF" w14:textId="77777777" w:rsidTr="009D43E8">
        <w:tc>
          <w:tcPr>
            <w:tcW w:w="2265" w:type="dxa"/>
          </w:tcPr>
          <w:p w14:paraId="4B44B80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ASS-T-05</w:t>
            </w:r>
          </w:p>
        </w:tc>
        <w:tc>
          <w:tcPr>
            <w:tcW w:w="5470" w:type="dxa"/>
          </w:tcPr>
          <w:p w14:paraId="265525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Генерация Word</w:t>
            </w:r>
          </w:p>
        </w:tc>
        <w:tc>
          <w:tcPr>
            <w:tcW w:w="3245" w:type="dxa"/>
          </w:tcPr>
          <w:p w14:paraId="2B9754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</w:tr>
      <w:tr w:rsidR="009D43E8" w14:paraId="418F151E" w14:textId="77777777" w:rsidTr="009D43E8">
        <w:tc>
          <w:tcPr>
            <w:tcW w:w="2265" w:type="dxa"/>
          </w:tcPr>
          <w:p w14:paraId="14B7DB5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ASS-T-06</w:t>
            </w:r>
          </w:p>
        </w:tc>
        <w:tc>
          <w:tcPr>
            <w:tcW w:w="5470" w:type="dxa"/>
          </w:tcPr>
          <w:p w14:paraId="6C6623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Excel/PPT/BPMN по шаблону</w:t>
            </w:r>
          </w:p>
        </w:tc>
        <w:tc>
          <w:tcPr>
            <w:tcW w:w="3245" w:type="dxa"/>
          </w:tcPr>
          <w:p w14:paraId="257CD8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UC-ASS-05</w:t>
            </w:r>
          </w:p>
        </w:tc>
      </w:tr>
      <w:tr w:rsidR="009D43E8" w14:paraId="7C59E23E" w14:textId="77777777" w:rsidTr="009D43E8">
        <w:tc>
          <w:tcPr>
            <w:tcW w:w="2265" w:type="dxa"/>
          </w:tcPr>
          <w:p w14:paraId="2929F3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ASS-T-07</w:t>
            </w:r>
          </w:p>
        </w:tc>
        <w:tc>
          <w:tcPr>
            <w:tcW w:w="5470" w:type="dxa"/>
          </w:tcPr>
          <w:p w14:paraId="495EC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RPA с confirm</w:t>
            </w:r>
          </w:p>
        </w:tc>
        <w:tc>
          <w:tcPr>
            <w:tcW w:w="3245" w:type="dxa"/>
          </w:tcPr>
          <w:p w14:paraId="53B25B0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UC-ASS-08</w:t>
            </w:r>
          </w:p>
        </w:tc>
      </w:tr>
      <w:tr w:rsidR="009D43E8" w14:paraId="160CB28A" w14:textId="77777777" w:rsidTr="009D43E8">
        <w:tc>
          <w:tcPr>
            <w:tcW w:w="2265" w:type="dxa"/>
          </w:tcPr>
          <w:p w14:paraId="1F495D2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ASS-T-08</w:t>
            </w:r>
          </w:p>
        </w:tc>
        <w:tc>
          <w:tcPr>
            <w:tcW w:w="5470" w:type="dxa"/>
          </w:tcPr>
          <w:p w14:paraId="5C87B27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SQL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read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only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 политике ИБ</w:t>
            </w:r>
          </w:p>
        </w:tc>
        <w:tc>
          <w:tcPr>
            <w:tcW w:w="3245" w:type="dxa"/>
          </w:tcPr>
          <w:p w14:paraId="5CD5EDB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</w:tr>
      <w:tr w:rsidR="009D43E8" w14:paraId="11052C21" w14:textId="77777777" w:rsidTr="009D43E8">
        <w:tc>
          <w:tcPr>
            <w:tcW w:w="2265" w:type="dxa"/>
          </w:tcPr>
          <w:p w14:paraId="002A08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ASS-T-09</w:t>
            </w:r>
          </w:p>
        </w:tc>
        <w:tc>
          <w:tcPr>
            <w:tcW w:w="5470" w:type="dxa"/>
          </w:tcPr>
          <w:p w14:paraId="679C1663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Код + тест-кейс в </w:t>
            </w:r>
            <w:r>
              <w:rPr>
                <w:rFonts w:ascii="Arial" w:eastAsia="Arial" w:hAnsi="Arial" w:cs="Arial"/>
                <w:color w:val="000000"/>
              </w:rPr>
              <w:t>sandbox</w:t>
            </w:r>
          </w:p>
        </w:tc>
        <w:tc>
          <w:tcPr>
            <w:tcW w:w="3245" w:type="dxa"/>
          </w:tcPr>
          <w:p w14:paraId="6A13B4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UC-ASS-09</w:t>
            </w:r>
          </w:p>
        </w:tc>
      </w:tr>
      <w:tr w:rsidR="009D43E8" w14:paraId="2A36740D" w14:textId="77777777" w:rsidTr="009D43E8">
        <w:tc>
          <w:tcPr>
            <w:tcW w:w="2265" w:type="dxa"/>
          </w:tcPr>
          <w:p w14:paraId="0E7AA4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ASS-T-10</w:t>
            </w:r>
          </w:p>
        </w:tc>
        <w:tc>
          <w:tcPr>
            <w:tcW w:w="5470" w:type="dxa"/>
          </w:tcPr>
          <w:p w14:paraId="12127E16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6"/>
                <w:id w:val="-35780334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Перевод RU↔EN</w:t>
                </w:r>
              </w:sdtContent>
            </w:sdt>
          </w:p>
        </w:tc>
        <w:tc>
          <w:tcPr>
            <w:tcW w:w="3245" w:type="dxa"/>
          </w:tcPr>
          <w:p w14:paraId="6A7BCB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UC-ASS-11</w:t>
            </w:r>
          </w:p>
        </w:tc>
      </w:tr>
      <w:tr w:rsidR="009D43E8" w14:paraId="5E148AB5" w14:textId="77777777" w:rsidTr="009D43E8">
        <w:tc>
          <w:tcPr>
            <w:tcW w:w="2265" w:type="dxa"/>
          </w:tcPr>
          <w:p w14:paraId="060EDD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ASS-T-11</w:t>
            </w:r>
          </w:p>
        </w:tc>
        <w:tc>
          <w:tcPr>
            <w:tcW w:w="5470" w:type="dxa"/>
          </w:tcPr>
          <w:p w14:paraId="035296F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Уточняющие вопросы при низком %</w:t>
            </w:r>
          </w:p>
        </w:tc>
        <w:tc>
          <w:tcPr>
            <w:tcW w:w="3245" w:type="dxa"/>
          </w:tcPr>
          <w:p w14:paraId="127643D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UC-ASS-12</w:t>
            </w:r>
          </w:p>
        </w:tc>
      </w:tr>
      <w:tr w:rsidR="009D43E8" w14:paraId="7D4D4813" w14:textId="77777777" w:rsidTr="009D43E8">
        <w:tc>
          <w:tcPr>
            <w:tcW w:w="2265" w:type="dxa"/>
          </w:tcPr>
          <w:p w14:paraId="551A342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ASS-T-12</w:t>
            </w:r>
          </w:p>
        </w:tc>
        <w:tc>
          <w:tcPr>
            <w:tcW w:w="5470" w:type="dxa"/>
          </w:tcPr>
          <w:p w14:paraId="69503D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«Запрос не распознан»</w:t>
            </w:r>
          </w:p>
        </w:tc>
        <w:tc>
          <w:tcPr>
            <w:tcW w:w="3245" w:type="dxa"/>
          </w:tcPr>
          <w:p w14:paraId="46531B5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UC-ASS-13</w:t>
            </w:r>
          </w:p>
        </w:tc>
      </w:tr>
      <w:tr w:rsidR="009D43E8" w14:paraId="21F451B2" w14:textId="77777777" w:rsidTr="009D43E8">
        <w:tc>
          <w:tcPr>
            <w:tcW w:w="2265" w:type="dxa"/>
          </w:tcPr>
          <w:p w14:paraId="18D2EED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ASS-T-13</w:t>
            </w:r>
          </w:p>
        </w:tc>
        <w:tc>
          <w:tcPr>
            <w:tcW w:w="5470" w:type="dxa"/>
          </w:tcPr>
          <w:p w14:paraId="6F20DA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История 10 дней</w:t>
            </w:r>
          </w:p>
        </w:tc>
        <w:tc>
          <w:tcPr>
            <w:tcW w:w="3245" w:type="dxa"/>
          </w:tcPr>
          <w:p w14:paraId="5A5C4C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UC-ASS-16</w:t>
            </w:r>
          </w:p>
        </w:tc>
      </w:tr>
      <w:tr w:rsidR="009D43E8" w14:paraId="5E7C3746" w14:textId="77777777" w:rsidTr="009D43E8">
        <w:tc>
          <w:tcPr>
            <w:tcW w:w="2265" w:type="dxa"/>
          </w:tcPr>
          <w:p w14:paraId="34EEDCA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ASS-T-14</w:t>
            </w:r>
          </w:p>
        </w:tc>
        <w:tc>
          <w:tcPr>
            <w:tcW w:w="5470" w:type="dxa"/>
          </w:tcPr>
          <w:p w14:paraId="4A93B4F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7"/>
                <w:id w:val="-206290185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Обратная связь → отч</w:t>
                </w:r>
              </w:sdtContent>
            </w:sdt>
            <w:r w:rsidR="00317F00">
              <w:rPr>
                <w:rFonts w:ascii="Arial" w:eastAsia="Arial" w:hAnsi="Arial" w:cs="Arial"/>
              </w:rPr>
              <w:t>е</w:t>
            </w:r>
            <w:r w:rsidR="00317F00"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3245" w:type="dxa"/>
          </w:tcPr>
          <w:p w14:paraId="1F92D18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UC-ASS-17</w:t>
            </w:r>
          </w:p>
        </w:tc>
      </w:tr>
      <w:tr w:rsidR="009D43E8" w14:paraId="6A81F070" w14:textId="77777777" w:rsidTr="009D43E8">
        <w:tc>
          <w:tcPr>
            <w:tcW w:w="2265" w:type="dxa"/>
          </w:tcPr>
          <w:p w14:paraId="5E616A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ASS-T-15</w:t>
            </w:r>
          </w:p>
        </w:tc>
        <w:tc>
          <w:tcPr>
            <w:tcW w:w="5470" w:type="dxa"/>
          </w:tcPr>
          <w:p w14:paraId="5A3E68F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Аудит: </w:t>
            </w:r>
            <w:r>
              <w:rPr>
                <w:rFonts w:ascii="Arial" w:eastAsia="Arial" w:hAnsi="Arial" w:cs="Arial"/>
                <w:color w:val="000000"/>
              </w:rPr>
              <w:t>session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_</w:t>
            </w:r>
            <w:r>
              <w:rPr>
                <w:rFonts w:ascii="Arial" w:eastAsia="Arial" w:hAnsi="Arial" w:cs="Arial"/>
                <w:color w:val="000000"/>
              </w:rPr>
              <w:t>id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без лишних ПДн</w:t>
            </w:r>
          </w:p>
        </w:tc>
        <w:tc>
          <w:tcPr>
            <w:tcW w:w="3245" w:type="dxa"/>
          </w:tcPr>
          <w:p w14:paraId="274DB0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UC-ASS-22</w:t>
            </w:r>
          </w:p>
        </w:tc>
      </w:tr>
      <w:tr w:rsidR="009D43E8" w14:paraId="0496663B" w14:textId="77777777" w:rsidTr="009D43E8">
        <w:tc>
          <w:tcPr>
            <w:tcW w:w="2265" w:type="dxa"/>
          </w:tcPr>
          <w:p w14:paraId="15F1F8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</w:t>
            </w:r>
          </w:p>
        </w:tc>
        <w:tc>
          <w:tcPr>
            <w:tcW w:w="5470" w:type="dxa"/>
          </w:tcPr>
          <w:p w14:paraId="7ECC35A9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68"/>
                <w:id w:val="-1040189165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50 concurrent smoke, p95 ≤ 5 сек на стенде</w:t>
                </w:r>
              </w:sdtContent>
            </w:sdt>
          </w:p>
        </w:tc>
        <w:tc>
          <w:tcPr>
            <w:tcW w:w="3245" w:type="dxa"/>
          </w:tcPr>
          <w:p w14:paraId="7B3392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FR-ASS-36</w:t>
            </w:r>
          </w:p>
        </w:tc>
      </w:tr>
      <w:tr w:rsidR="009D43E8" w14:paraId="28573001" w14:textId="77777777" w:rsidTr="009D43E8">
        <w:tc>
          <w:tcPr>
            <w:tcW w:w="2265" w:type="dxa"/>
          </w:tcPr>
          <w:p w14:paraId="18DCAA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ASS-T-16a</w:t>
            </w:r>
          </w:p>
        </w:tc>
        <w:tc>
          <w:tcPr>
            <w:tcW w:w="5470" w:type="dxa"/>
          </w:tcPr>
          <w:p w14:paraId="648955CB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69"/>
                <w:id w:val="65364636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p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95 ответа ≤ 2 сек (согласованная выборка)</w:t>
                </w:r>
              </w:sdtContent>
            </w:sdt>
          </w:p>
        </w:tc>
        <w:tc>
          <w:tcPr>
            <w:tcW w:w="3245" w:type="dxa"/>
          </w:tcPr>
          <w:p w14:paraId="03AD3F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5.1.17</w:t>
            </w:r>
          </w:p>
        </w:tc>
      </w:tr>
      <w:tr w:rsidR="009D43E8" w14:paraId="6F2C095E" w14:textId="77777777" w:rsidTr="009D43E8">
        <w:tc>
          <w:tcPr>
            <w:tcW w:w="2265" w:type="dxa"/>
          </w:tcPr>
          <w:p w14:paraId="33D96F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ASS-T-17</w:t>
            </w:r>
          </w:p>
        </w:tc>
        <w:tc>
          <w:tcPr>
            <w:tcW w:w="5470" w:type="dxa"/>
          </w:tcPr>
          <w:p w14:paraId="37844E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Статистика подразделения</w:t>
            </w:r>
          </w:p>
        </w:tc>
        <w:tc>
          <w:tcPr>
            <w:tcW w:w="3245" w:type="dxa"/>
          </w:tcPr>
          <w:p w14:paraId="69C96B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FR-ASS-20</w:t>
            </w:r>
          </w:p>
        </w:tc>
      </w:tr>
      <w:tr w:rsidR="009D43E8" w14:paraId="5FB208F1" w14:textId="77777777" w:rsidTr="009D43E8">
        <w:tc>
          <w:tcPr>
            <w:tcW w:w="2265" w:type="dxa"/>
          </w:tcPr>
          <w:p w14:paraId="07705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ASS-T-18</w:t>
            </w:r>
          </w:p>
        </w:tc>
        <w:tc>
          <w:tcPr>
            <w:tcW w:w="5470" w:type="dxa"/>
          </w:tcPr>
          <w:p w14:paraId="7D02D6B7" w14:textId="17E42EBB" w:rsidR="009D43E8" w:rsidRPr="00C37F63" w:rsidRDefault="00C37F6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C37F63">
              <w:rPr>
                <w:rFonts w:ascii="Arial" w:eastAsia="Arial" w:hAnsi="Arial" w:cs="Arial"/>
                <w:color w:val="000000"/>
                <w:lang w:val="ru-RU"/>
              </w:rPr>
              <w:t xml:space="preserve">Админ базы знаний: </w:t>
            </w:r>
            <w:r w:rsidRPr="00C37F63">
              <w:rPr>
                <w:rFonts w:ascii="Arial" w:eastAsia="Arial" w:hAnsi="Arial" w:cs="Arial"/>
                <w:color w:val="000000"/>
              </w:rPr>
              <w:t>CRUD</w:t>
            </w:r>
            <w:r w:rsidRPr="00C37F63">
              <w:rPr>
                <w:rFonts w:ascii="Arial" w:eastAsia="Arial" w:hAnsi="Arial" w:cs="Arial"/>
                <w:color w:val="000000"/>
                <w:lang w:val="ru-RU"/>
              </w:rPr>
              <w:t xml:space="preserve"> БЗ и импорт документов без программирования</w:t>
            </w:r>
          </w:p>
        </w:tc>
        <w:tc>
          <w:tcPr>
            <w:tcW w:w="3245" w:type="dxa"/>
          </w:tcPr>
          <w:p w14:paraId="70F41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UC-ASS-21</w:t>
            </w:r>
          </w:p>
        </w:tc>
      </w:tr>
      <w:tr w:rsidR="009D43E8" w14:paraId="042A50E4" w14:textId="77777777" w:rsidTr="009D43E8">
        <w:tc>
          <w:tcPr>
            <w:tcW w:w="2265" w:type="dxa"/>
          </w:tcPr>
          <w:p w14:paraId="4C0DE8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ASS-T-QU-01</w:t>
            </w:r>
          </w:p>
        </w:tc>
        <w:tc>
          <w:tcPr>
            <w:tcW w:w="5470" w:type="dxa"/>
          </w:tcPr>
          <w:p w14:paraId="4C98C17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Автообучение </w:t>
            </w: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при </w:t>
            </w:r>
            <w:r>
              <w:rPr>
                <w:rFonts w:ascii="Arial" w:eastAsia="Arial" w:hAnsi="Arial" w:cs="Arial"/>
                <w:color w:val="000000"/>
              </w:rPr>
              <w:t>update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06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07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08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09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10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</w:p>
        </w:tc>
        <w:tc>
          <w:tcPr>
            <w:tcW w:w="3245" w:type="dxa"/>
          </w:tcPr>
          <w:p w14:paraId="1B43694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FR-QU-07</w:t>
            </w:r>
          </w:p>
        </w:tc>
      </w:tr>
      <w:tr w:rsidR="009D43E8" w14:paraId="445C6B62" w14:textId="77777777" w:rsidTr="009D43E8">
        <w:tc>
          <w:tcPr>
            <w:tcW w:w="2265" w:type="dxa"/>
          </w:tcPr>
          <w:p w14:paraId="666DDF9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ASS-T-QU-02</w:t>
            </w:r>
          </w:p>
        </w:tc>
        <w:tc>
          <w:tcPr>
            <w:tcW w:w="5470" w:type="dxa"/>
          </w:tcPr>
          <w:p w14:paraId="2028915C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0"/>
                <w:id w:val="170328974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Порог релевантности → уточнение</w:t>
                </w:r>
              </w:sdtContent>
            </w:sdt>
          </w:p>
        </w:tc>
        <w:tc>
          <w:tcPr>
            <w:tcW w:w="3245" w:type="dxa"/>
          </w:tcPr>
          <w:p w14:paraId="4F5D2B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FR-QU-12</w:t>
            </w:r>
          </w:p>
        </w:tc>
      </w:tr>
      <w:tr w:rsidR="009D43E8" w14:paraId="5A7E66E0" w14:textId="77777777" w:rsidTr="009D43E8">
        <w:tc>
          <w:tcPr>
            <w:tcW w:w="2265" w:type="dxa"/>
          </w:tcPr>
          <w:p w14:paraId="28905A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ASS-T-UI-01</w:t>
            </w:r>
          </w:p>
        </w:tc>
        <w:tc>
          <w:tcPr>
            <w:tcW w:w="5470" w:type="dxa"/>
          </w:tcPr>
          <w:p w14:paraId="44DBA18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Слайды 10–17 согласованы</w:t>
            </w:r>
          </w:p>
        </w:tc>
        <w:tc>
          <w:tcPr>
            <w:tcW w:w="3245" w:type="dxa"/>
          </w:tcPr>
          <w:p w14:paraId="38D18F9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§III.3</w:t>
            </w:r>
          </w:p>
        </w:tc>
      </w:tr>
      <w:tr w:rsidR="009D43E8" w14:paraId="43C1EC71" w14:textId="77777777" w:rsidTr="009D43E8">
        <w:tc>
          <w:tcPr>
            <w:tcW w:w="2265" w:type="dxa"/>
          </w:tcPr>
          <w:p w14:paraId="3E3D83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ASS-T-UI-02</w:t>
            </w:r>
          </w:p>
        </w:tc>
        <w:tc>
          <w:tcPr>
            <w:tcW w:w="5470" w:type="dxa"/>
          </w:tcPr>
          <w:p w14:paraId="58DB73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Оператор онлайн-чата: «Ассистент» скрыта</w:t>
            </w:r>
          </w:p>
        </w:tc>
        <w:tc>
          <w:tcPr>
            <w:tcW w:w="3245" w:type="dxa"/>
          </w:tcPr>
          <w:p w14:paraId="75EDED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UC-ASS-N01</w:t>
            </w:r>
          </w:p>
        </w:tc>
      </w:tr>
      <w:tr w:rsidR="009D43E8" w14:paraId="0BF84D3C" w14:textId="77777777" w:rsidTr="009D43E8">
        <w:tc>
          <w:tcPr>
            <w:tcW w:w="2265" w:type="dxa"/>
          </w:tcPr>
          <w:p w14:paraId="019872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ASS-T-UI-03</w:t>
            </w:r>
          </w:p>
        </w:tc>
        <w:tc>
          <w:tcPr>
            <w:tcW w:w="5470" w:type="dxa"/>
          </w:tcPr>
          <w:p w14:paraId="506610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Блок «Источники»: % и «Открыть»</w:t>
            </w:r>
          </w:p>
        </w:tc>
        <w:tc>
          <w:tcPr>
            <w:tcW w:w="3245" w:type="dxa"/>
          </w:tcPr>
          <w:p w14:paraId="7696A3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UC-ASS-02</w:t>
            </w:r>
          </w:p>
        </w:tc>
      </w:tr>
      <w:tr w:rsidR="009D43E8" w14:paraId="44B2F2D7" w14:textId="77777777" w:rsidTr="009D43E8">
        <w:tc>
          <w:tcPr>
            <w:tcW w:w="2265" w:type="dxa"/>
          </w:tcPr>
          <w:p w14:paraId="4FB7B1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ASS-T-PRM-01</w:t>
            </w:r>
          </w:p>
        </w:tc>
        <w:tc>
          <w:tcPr>
            <w:tcW w:w="5470" w:type="dxa"/>
          </w:tcPr>
          <w:p w14:paraId="5525C46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Публикация промпта 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  <w:tc>
          <w:tcPr>
            <w:tcW w:w="3245" w:type="dxa"/>
          </w:tcPr>
          <w:p w14:paraId="24ED75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UC-PRM-01</w:t>
            </w:r>
          </w:p>
        </w:tc>
      </w:tr>
      <w:tr w:rsidR="009D43E8" w14:paraId="268CF19D" w14:textId="77777777" w:rsidTr="009D43E8">
        <w:tc>
          <w:tcPr>
            <w:tcW w:w="2265" w:type="dxa"/>
          </w:tcPr>
          <w:p w14:paraId="201AEE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ASS-T-MDL-01</w:t>
            </w:r>
          </w:p>
        </w:tc>
        <w:tc>
          <w:tcPr>
            <w:tcW w:w="5470" w:type="dxa"/>
          </w:tcPr>
          <w:p w14:paraId="44299C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Изменение temperature §3.3.1</w:t>
            </w:r>
          </w:p>
        </w:tc>
        <w:tc>
          <w:tcPr>
            <w:tcW w:w="3245" w:type="dxa"/>
          </w:tcPr>
          <w:p w14:paraId="0B6B183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UC-MDL-01</w:t>
            </w:r>
          </w:p>
        </w:tc>
      </w:tr>
      <w:tr w:rsidR="009D43E8" w14:paraId="0182E2A4" w14:textId="77777777" w:rsidTr="009D43E8">
        <w:tc>
          <w:tcPr>
            <w:tcW w:w="2265" w:type="dxa"/>
          </w:tcPr>
          <w:p w14:paraId="081DE2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ASS-T-LLM-01</w:t>
            </w:r>
          </w:p>
        </w:tc>
        <w:tc>
          <w:tcPr>
            <w:tcW w:w="5470" w:type="dxa"/>
          </w:tcPr>
          <w:p w14:paraId="7D8C4F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«Проверить конфигурацию» — test-run</w:t>
            </w:r>
          </w:p>
        </w:tc>
        <w:tc>
          <w:tcPr>
            <w:tcW w:w="3245" w:type="dxa"/>
          </w:tcPr>
          <w:p w14:paraId="0AD0A6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UC-LLM-01</w:t>
            </w:r>
          </w:p>
        </w:tc>
      </w:tr>
      <w:tr w:rsidR="009D43E8" w14:paraId="1DF791DF" w14:textId="77777777" w:rsidTr="009D43E8">
        <w:tc>
          <w:tcPr>
            <w:tcW w:w="2265" w:type="dxa"/>
          </w:tcPr>
          <w:p w14:paraId="153D51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ASS-T-RPT-01</w:t>
            </w:r>
          </w:p>
        </w:tc>
        <w:tc>
          <w:tcPr>
            <w:tcW w:w="5470" w:type="dxa"/>
          </w:tcPr>
          <w:p w14:paraId="6C5CE34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релевантности за период</w:t>
            </w:r>
          </w:p>
        </w:tc>
        <w:tc>
          <w:tcPr>
            <w:tcW w:w="3245" w:type="dxa"/>
          </w:tcPr>
          <w:p w14:paraId="428907A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FR-RPT-ASS-01</w:t>
            </w:r>
          </w:p>
        </w:tc>
      </w:tr>
      <w:tr w:rsidR="009D43E8" w14:paraId="46831EC2" w14:textId="77777777" w:rsidTr="009D43E8">
        <w:tc>
          <w:tcPr>
            <w:tcW w:w="2265" w:type="dxa"/>
          </w:tcPr>
          <w:p w14:paraId="3DA3E9A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ASS-T-RPT-02</w:t>
            </w:r>
          </w:p>
        </w:tc>
        <w:tc>
          <w:tcPr>
            <w:tcW w:w="5470" w:type="dxa"/>
          </w:tcPr>
          <w:p w14:paraId="5448B7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свой шаблон</w:t>
            </w:r>
          </w:p>
        </w:tc>
        <w:tc>
          <w:tcPr>
            <w:tcW w:w="3245" w:type="dxa"/>
          </w:tcPr>
          <w:p w14:paraId="04C64C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FR-RPT-ASS-08</w:t>
            </w:r>
          </w:p>
        </w:tc>
      </w:tr>
    </w:tbl>
    <w:p w14:paraId="2F3FC4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границы с КЦ: оператор онлайн-чата — 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 xml:space="preserve">-02; оператор телефонии без роли п. 9 — </w:t>
      </w:r>
      <w:r>
        <w:fldChar w:fldCharType="begin"/>
      </w:r>
      <w:r>
        <w:instrText>HYPERLINK</w:instrText>
      </w:r>
      <w:r w:rsidRPr="003D1E67">
        <w:rPr>
          <w:lang w:val="ru-RU"/>
          <w:rPrChange w:id="3911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12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13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14" w:author="Никита Гринь" w:date="2026-07-31T11:05:00Z" w16du:dateUtc="2026-07-31T08:05:00Z">
            <w:rPr/>
          </w:rPrChange>
        </w:rPr>
        <w:instrText>.6</w:instrText>
      </w:r>
      <w:r>
        <w:instrText>ajdjvbb</w:instrText>
      </w:r>
      <w:r w:rsidRPr="003D1E67">
        <w:rPr>
          <w:lang w:val="ru-RU"/>
          <w:rPrChange w:id="3915" w:author="Никита Гринь" w:date="2026-07-31T11:05:00Z" w16du:dateUtc="2026-07-31T08:05:00Z">
            <w:rPr/>
          </w:rPrChange>
        </w:rPr>
        <w:instrText>8</w:instrText>
      </w:r>
      <w:r>
        <w:instrText>kz</w:instrText>
      </w:r>
      <w:r w:rsidRPr="003D1E67">
        <w:rPr>
          <w:lang w:val="ru-RU"/>
          <w:rPrChange w:id="3916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SUF</w:t>
      </w:r>
      <w:r w:rsidRPr="003C42DA">
        <w:rPr>
          <w:rFonts w:ascii="Arial" w:eastAsia="Arial" w:hAnsi="Arial" w:cs="Arial"/>
          <w:color w:val="156082"/>
          <w:lang w:val="ru-RU"/>
        </w:rPr>
        <w:t>-09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ASS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UI</w:t>
      </w:r>
      <w:r w:rsidRPr="003C42DA">
        <w:rPr>
          <w:rFonts w:ascii="Arial" w:eastAsia="Arial" w:hAnsi="Arial" w:cs="Arial"/>
          <w:color w:val="000000"/>
          <w:lang w:val="ru-RU"/>
        </w:rPr>
        <w:t>-04 перенес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н в </w:t>
      </w:r>
      <w:r>
        <w:rPr>
          <w:rFonts w:ascii="Arial" w:eastAsia="Arial" w:hAnsi="Arial" w:cs="Arial"/>
          <w:color w:val="000000"/>
        </w:rPr>
        <w:t>Part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II</w:t>
      </w:r>
      <w:r w:rsidRPr="003C42DA">
        <w:rPr>
          <w:rFonts w:ascii="Arial" w:eastAsia="Arial" w:hAnsi="Arial" w:cs="Arial"/>
          <w:color w:val="000000"/>
          <w:lang w:val="ru-RU"/>
        </w:rPr>
        <w:t>, не дублируется).</w:t>
      </w:r>
    </w:p>
    <w:p w14:paraId="6A4A2B29" w14:textId="77777777" w:rsidR="00C37F63" w:rsidRDefault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176B1660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ASS-T-18 — Админ БЗ: CRUD и импорт документов</w:t>
      </w:r>
    </w:p>
    <w:p w14:paraId="024626DD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Название.</w:t>
      </w:r>
      <w:r w:rsidRPr="00C37F63">
        <w:rPr>
          <w:rFonts w:ascii="Arial" w:eastAsia="Arial" w:hAnsi="Arial" w:cs="Arial"/>
          <w:color w:val="000000"/>
          <w:lang w:val="ru-RU"/>
        </w:rPr>
        <w:t> Администратор базы знаний LLM создаёт/изменяет БЗ и загружает документы без программирования.</w:t>
      </w:r>
    </w:p>
    <w:p w14:paraId="584D926C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Предусловия.</w:t>
      </w:r>
      <w:r w:rsidRPr="00C37F63">
        <w:rPr>
          <w:rFonts w:ascii="Arial" w:eastAsia="Arial" w:hAnsi="Arial" w:cs="Arial"/>
          <w:color w:val="000000"/>
          <w:lang w:val="ru-RU"/>
        </w:rPr>
        <w:t> Роль: Администратор базы знаний LLM (§2.4 п.2). Стенд: AI Hub staging. Доступ в «Центр настроек» → «Базы знаний».</w:t>
      </w:r>
    </w:p>
    <w:p w14:paraId="32F72489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Шаги.</w:t>
      </w:r>
    </w:p>
    <w:p w14:paraId="4E416A72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Войти под Администратором базы знаний LLM.</w:t>
      </w:r>
    </w:p>
    <w:p w14:paraId="3E9D669D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Открыть управление базами знаний.</w:t>
      </w:r>
    </w:p>
    <w:p w14:paraId="37766EA6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Создать новую БЗ (или выбрать существующую).</w:t>
      </w:r>
    </w:p>
    <w:p w14:paraId="557FB96F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Загрузить тестовый документ (pdf/docx).</w:t>
      </w:r>
    </w:p>
    <w:p w14:paraId="1FF9BD14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t>Дождаться индексации.</w:t>
      </w:r>
    </w:p>
    <w:p w14:paraId="4AD7755E" w14:textId="77777777" w:rsidR="00C37F63" w:rsidRPr="00C37F63" w:rsidRDefault="00C37F63" w:rsidP="00C37F63">
      <w:pPr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color w:val="000000"/>
          <w:lang w:val="ru-RU"/>
        </w:rPr>
        <w:lastRenderedPageBreak/>
        <w:t>Выполнить тестовый поиск/запрос по загруженному содержимому.</w:t>
      </w:r>
    </w:p>
    <w:p w14:paraId="46BE6D77" w14:textId="77777777" w:rsidR="00C37F63" w:rsidRPr="00C37F63" w:rsidRDefault="00C37F63" w:rsidP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C37F63">
        <w:rPr>
          <w:rFonts w:ascii="Arial" w:eastAsia="Arial" w:hAnsi="Arial" w:cs="Arial"/>
          <w:b/>
          <w:bCs/>
          <w:color w:val="000000"/>
          <w:lang w:val="ru-RU"/>
        </w:rPr>
        <w:t>Ожидаемый результат.</w:t>
      </w:r>
      <w:r w:rsidRPr="00C37F63">
        <w:rPr>
          <w:rFonts w:ascii="Arial" w:eastAsia="Arial" w:hAnsi="Arial" w:cs="Arial"/>
          <w:color w:val="000000"/>
          <w:lang w:val="ru-RU"/>
        </w:rPr>
        <w:t> БЗ создана/обновлена; документ отображается в составе БЗ; после индексации по содержимому документа находится ответ/источник; действия выполнены через UI без программирования.</w:t>
      </w:r>
    </w:p>
    <w:p w14:paraId="520C9958" w14:textId="77777777" w:rsidR="00C37F63" w:rsidRPr="003C42DA" w:rsidRDefault="00C37F63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</w:p>
    <w:p w14:paraId="3C607706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917" w:name="bookmark=id.xfalf1h1syzz" w:colFirst="0" w:colLast="0"/>
      <w:bookmarkEnd w:id="3917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.9. Модуль понимания запросов модуля ИИ-ассистент (§5.2)</w:t>
      </w:r>
    </w:p>
    <w:p w14:paraId="5BC2F5B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§5.2]: </w:t>
      </w:r>
      <w:r>
        <w:rPr>
          <w:rFonts w:ascii="Arial" w:eastAsia="Arial" w:hAnsi="Arial" w:cs="Arial"/>
          <w:b/>
          <w:bCs/>
          <w:color w:val="000000"/>
        </w:rPr>
        <w:t>Query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Understanding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ассистента</w:t>
      </w:r>
    </w:p>
    <w:p w14:paraId="6158A9A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 ассистента: семантический поиск по </w:t>
      </w:r>
      <w:r>
        <w:fldChar w:fldCharType="begin"/>
      </w:r>
      <w:r>
        <w:instrText>HYPERLINK</w:instrText>
      </w:r>
      <w:r w:rsidRPr="003D1E67">
        <w:rPr>
          <w:lang w:val="ru-RU"/>
          <w:rPrChange w:id="3918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19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20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21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922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, автообучение, пороги, уточняющие вопросы — настраивается администратором </w:t>
      </w:r>
      <w:r>
        <w:fldChar w:fldCharType="begin"/>
      </w:r>
      <w:r>
        <w:instrText>HYPERLINK</w:instrText>
      </w:r>
      <w:r w:rsidRPr="003D1E67">
        <w:rPr>
          <w:lang w:val="ru-RU"/>
          <w:rPrChange w:id="3923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24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25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26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927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(п.2) без кода.</w:t>
      </w:r>
    </w:p>
    <w:p w14:paraId="2171F69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релевантность ответов ассистента управляема через </w:t>
      </w:r>
      <w:r>
        <w:rPr>
          <w:rFonts w:ascii="Arial" w:eastAsia="Arial" w:hAnsi="Arial" w:cs="Arial"/>
          <w:color w:val="000000"/>
        </w:rPr>
        <w:t>preview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пороги в Центре настроек.</w:t>
      </w:r>
    </w:p>
    <w:p w14:paraId="2C0CCC4E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252C95E1" wp14:editId="3A7E9834">
            <wp:extent cx="8229600" cy="19431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56"/>
        <w:tblW w:w="1050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71"/>
        <w:gridCol w:w="3549"/>
        <w:gridCol w:w="2480"/>
      </w:tblGrid>
      <w:tr w:rsidR="009D43E8" w14:paraId="0A8C714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70" w:type="dxa"/>
          </w:tcPr>
          <w:p w14:paraId="0206859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Действие админа</w:t>
            </w:r>
          </w:p>
        </w:tc>
        <w:tc>
          <w:tcPr>
            <w:tcW w:w="3549" w:type="dxa"/>
          </w:tcPr>
          <w:p w14:paraId="4F3F76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  <w:tc>
          <w:tcPr>
            <w:tcW w:w="2480" w:type="dxa"/>
          </w:tcPr>
          <w:p w14:paraId="50A950C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448322D4" w14:textId="77777777" w:rsidTr="009D43E8">
        <w:tc>
          <w:tcPr>
            <w:tcW w:w="4470" w:type="dxa"/>
          </w:tcPr>
          <w:p w14:paraId="48E2973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Preview: документы по запросу</w:t>
            </w:r>
          </w:p>
        </w:tc>
        <w:tc>
          <w:tcPr>
            <w:tcW w:w="3549" w:type="dxa"/>
          </w:tcPr>
          <w:p w14:paraId="37D024C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47207DB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5.2.11</w:t>
            </w:r>
          </w:p>
        </w:tc>
      </w:tr>
      <w:tr w:rsidR="009D43E8" w14:paraId="429CC585" w14:textId="77777777" w:rsidTr="009D43E8">
        <w:tc>
          <w:tcPr>
            <w:tcW w:w="4470" w:type="dxa"/>
          </w:tcPr>
          <w:p w14:paraId="75DC00F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Минимальный порог %</w:t>
            </w:r>
          </w:p>
        </w:tc>
        <w:tc>
          <w:tcPr>
            <w:tcW w:w="3549" w:type="dxa"/>
          </w:tcPr>
          <w:p w14:paraId="141D2D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3E5E4C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5.2.12</w:t>
            </w:r>
          </w:p>
        </w:tc>
      </w:tr>
      <w:tr w:rsidR="009D43E8" w14:paraId="22B0A5E1" w14:textId="77777777" w:rsidTr="009D43E8">
        <w:tc>
          <w:tcPr>
            <w:tcW w:w="4470" w:type="dxa"/>
          </w:tcPr>
          <w:p w14:paraId="135246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Валидация формулировок</w:t>
            </w:r>
          </w:p>
        </w:tc>
        <w:tc>
          <w:tcPr>
            <w:tcW w:w="3549" w:type="dxa"/>
          </w:tcPr>
          <w:p w14:paraId="565906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Центр настроек</w:t>
            </w:r>
          </w:p>
        </w:tc>
        <w:tc>
          <w:tcPr>
            <w:tcW w:w="2480" w:type="dxa"/>
          </w:tcPr>
          <w:p w14:paraId="304A050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5.2.8</w:t>
            </w:r>
          </w:p>
        </w:tc>
      </w:tr>
      <w:tr w:rsidR="009D43E8" w14:paraId="5BA74338" w14:textId="77777777" w:rsidTr="009D43E8">
        <w:tc>
          <w:tcPr>
            <w:tcW w:w="4470" w:type="dxa"/>
          </w:tcPr>
          <w:p w14:paraId="6DD880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Загрузка примеров из источников</w:t>
            </w:r>
          </w:p>
        </w:tc>
        <w:tc>
          <w:tcPr>
            <w:tcW w:w="3549" w:type="dxa"/>
          </w:tcPr>
          <w:p w14:paraId="25CB7C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Импорт </w:t>
            </w: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</w:p>
        </w:tc>
        <w:tc>
          <w:tcPr>
            <w:tcW w:w="2480" w:type="dxa"/>
          </w:tcPr>
          <w:p w14:paraId="0A7F95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5.2.9</w:t>
            </w:r>
          </w:p>
        </w:tc>
      </w:tr>
    </w:tbl>
    <w:p w14:paraId="3ACA95E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lastRenderedPageBreak/>
        <w:t xml:space="preserve">Порог </w:t>
      </w:r>
      <w:r>
        <w:rPr>
          <w:rFonts w:ascii="Arial" w:eastAsia="Arial" w:hAnsi="Arial" w:cs="Arial"/>
          <w:b/>
          <w:bCs/>
          <w:color w:val="000000"/>
        </w:rPr>
        <w:t>QU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5.2.12</w:t>
      </w:r>
      <w:sdt>
        <w:sdtPr>
          <w:tag w:val="goog_rdk_271"/>
          <w:id w:val="967578244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(когда отвечать) ≠ пороги </w:t>
          </w:r>
          <w:r>
            <w:rPr>
              <w:rFonts w:ascii="Arial Unicode MS" w:eastAsia="Arial Unicode MS" w:hAnsi="Arial Unicode MS" w:cs="Arial Unicode MS"/>
              <w:color w:val="000000"/>
            </w:rPr>
            <w:t>retrieval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</w:sdtContent>
      </w:sdt>
      <w:r w:rsidRPr="003C42DA">
        <w:rPr>
          <w:rFonts w:ascii="Arial" w:eastAsia="Arial" w:hAnsi="Arial" w:cs="Arial"/>
          <w:b/>
          <w:bCs/>
          <w:color w:val="000000"/>
          <w:lang w:val="ru-RU"/>
        </w:rPr>
        <w:t>§3.3.5–3.3.6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см. </w:t>
      </w:r>
      <w:r>
        <w:fldChar w:fldCharType="begin"/>
      </w:r>
      <w:r>
        <w:instrText>HYPERLINK</w:instrText>
      </w:r>
      <w:r w:rsidRPr="003D1E67">
        <w:rPr>
          <w:lang w:val="ru-RU"/>
          <w:rPrChange w:id="3928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29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30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31" w:author="Никита Гринь" w:date="2026-07-31T11:05:00Z" w16du:dateUtc="2026-07-31T08:05:00Z">
            <w:rPr/>
          </w:rPrChange>
        </w:rPr>
        <w:instrText>.2</w:instrText>
      </w:r>
      <w:r>
        <w:instrText>me</w:instrText>
      </w:r>
      <w:r w:rsidRPr="003D1E67">
        <w:rPr>
          <w:lang w:val="ru-RU"/>
          <w:rPrChange w:id="3932" w:author="Никита Гринь" w:date="2026-07-31T11:05:00Z" w16du:dateUtc="2026-07-31T08:05:00Z">
            <w:rPr/>
          </w:rPrChange>
        </w:rPr>
        <w:instrText>0</w:instrText>
      </w:r>
      <w:r>
        <w:instrText>nu</w:instrText>
      </w:r>
      <w:r w:rsidRPr="003D1E67">
        <w:rPr>
          <w:lang w:val="ru-RU"/>
          <w:rPrChange w:id="3933" w:author="Никита Гринь" w:date="2026-07-31T11:05:00Z" w16du:dateUtc="2026-07-31T08:05:00Z">
            <w:rPr/>
          </w:rPrChange>
        </w:rPr>
        <w:instrText>19</w:instrText>
      </w:r>
      <w:r>
        <w:instrText>v</w:instrText>
      </w:r>
      <w:r w:rsidRPr="003D1E67">
        <w:rPr>
          <w:lang w:val="ru-RU"/>
          <w:rPrChange w:id="3934" w:author="Никита Гринь" w:date="2026-07-31T11:05:00Z" w16du:dateUtc="2026-07-31T08:05:00Z">
            <w:rPr/>
          </w:rPrChange>
        </w:rPr>
        <w:instrText>8</w:instrText>
      </w:r>
      <w:r>
        <w:instrText>x</w:instrText>
      </w:r>
      <w:r w:rsidRPr="003D1E67">
        <w:rPr>
          <w:lang w:val="ru-RU"/>
          <w:rPrChange w:id="3935" w:author="Никита Гринь" w:date="2026-07-31T11:05:00Z" w16du:dateUtc="2026-07-31T08:05:00Z">
            <w:rPr/>
          </w:rPrChange>
        </w:rPr>
        <w:instrText>9"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.11.1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08E6BC75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936" w:name="bookmark=id.6ohhsf28s8i4" w:colFirst="0" w:colLast="0"/>
      <w:bookmarkEnd w:id="3936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.10. Промпты и отчетность ассистента</w:t>
      </w:r>
    </w:p>
    <w:p w14:paraId="16D884B0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§5.3–5.4]: промпты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b/>
          <w:bCs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, отч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тность §5.4</w:t>
      </w:r>
    </w:p>
    <w:p w14:paraId="0B66FF8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Области </w:t>
      </w:r>
      <w:r>
        <w:fldChar w:fldCharType="begin"/>
      </w:r>
      <w:r>
        <w:instrText>HYPERLINK</w:instrText>
      </w:r>
      <w:r w:rsidRPr="003D1E67">
        <w:rPr>
          <w:lang w:val="ru-RU"/>
          <w:rPrChange w:id="3937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38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39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40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941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QU</w:t>
      </w:r>
      <w:r w:rsidRPr="003C42DA">
        <w:rPr>
          <w:rFonts w:ascii="Arial" w:eastAsia="Arial" w:hAnsi="Arial" w:cs="Arial"/>
          <w:color w:val="000000"/>
          <w:lang w:val="ru-RU"/>
        </w:rPr>
        <w:t xml:space="preserve">, промпты </w:t>
      </w:r>
      <w:r>
        <w:rPr>
          <w:rFonts w:ascii="Arial" w:eastAsia="Arial" w:hAnsi="Arial" w:cs="Arial"/>
          <w:color w:val="000000"/>
        </w:rPr>
        <w:t>Studio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отч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тность аналитика (п.10).</w:t>
      </w:r>
    </w:p>
    <w:p w14:paraId="09666CC3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контент и качество ответов ассистента настраиваются и измеряются </w:t>
      </w:r>
      <w:r>
        <w:rPr>
          <w:rFonts w:ascii="Arial" w:eastAsia="Arial" w:hAnsi="Arial" w:cs="Arial"/>
          <w:color w:val="000000"/>
        </w:rPr>
        <w:t>end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to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end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55"/>
        <w:tblW w:w="100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01"/>
        <w:gridCol w:w="4684"/>
        <w:gridCol w:w="2950"/>
      </w:tblGrid>
      <w:tr w:rsidR="009D43E8" w14:paraId="574A38F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00" w:type="dxa"/>
          </w:tcPr>
          <w:p w14:paraId="3967329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Область</w:t>
            </w:r>
          </w:p>
        </w:tc>
        <w:tc>
          <w:tcPr>
            <w:tcW w:w="4684" w:type="dxa"/>
          </w:tcPr>
          <w:p w14:paraId="470C4B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Где настраивается</w:t>
            </w:r>
          </w:p>
        </w:tc>
        <w:tc>
          <w:tcPr>
            <w:tcW w:w="2950" w:type="dxa"/>
          </w:tcPr>
          <w:p w14:paraId="3DB4AC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System prompt</w:t>
            </w:r>
          </w:p>
        </w:tc>
      </w:tr>
      <w:tr w:rsidR="009D43E8" w14:paraId="31BB05AB" w14:textId="77777777" w:rsidTr="009D43E8">
        <w:tc>
          <w:tcPr>
            <w:tcW w:w="2400" w:type="dxa"/>
          </w:tcPr>
          <w:p w14:paraId="557811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1fkeonkkdgu5">
              <w:r>
                <w:rPr>
                  <w:rFonts w:ascii="Arial" w:eastAsia="Arial" w:hAnsi="Arial" w:cs="Arial"/>
                  <w:b/>
                  <w:bCs/>
                  <w:color w:val="156082"/>
                </w:rPr>
                <w:t>KB</w:t>
              </w:r>
            </w:hyperlink>
            <w:r>
              <w:rPr>
                <w:rFonts w:ascii="Arial" w:eastAsia="Arial" w:hAnsi="Arial" w:cs="Arial"/>
                <w:color w:val="000000"/>
              </w:rPr>
              <w:t>, QU</w:t>
            </w:r>
          </w:p>
        </w:tc>
        <w:tc>
          <w:tcPr>
            <w:tcW w:w="4684" w:type="dxa"/>
          </w:tcPr>
          <w:p w14:paraId="7A3F922C" w14:textId="77777777" w:rsidR="009D43E8" w:rsidRPr="003C42D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sdt>
              <w:sdtPr>
                <w:tag w:val="goog_rdk_272"/>
                <w:id w:val="-89985979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>Центр настроек → «Базы знаний» / «Понимание запросов»</w:t>
                </w:r>
              </w:sdtContent>
            </w:sdt>
          </w:p>
        </w:tc>
        <w:tc>
          <w:tcPr>
            <w:tcW w:w="2950" w:type="dxa"/>
          </w:tcPr>
          <w:p w14:paraId="73D79D5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12551D35" w14:textId="77777777" w:rsidTr="009D43E8">
        <w:tc>
          <w:tcPr>
            <w:tcW w:w="2400" w:type="dxa"/>
          </w:tcPr>
          <w:p w14:paraId="6ED5317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Промпты ассистента</w:t>
            </w:r>
          </w:p>
        </w:tc>
        <w:tc>
          <w:tcPr>
            <w:tcW w:w="4684" w:type="dxa"/>
          </w:tcPr>
          <w:p w14:paraId="03D83D0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o5kla3dvrtc">
              <w:r>
                <w:rPr>
                  <w:rFonts w:ascii="Arial" w:eastAsia="Arial" w:hAnsi="Arial" w:cs="Arial"/>
                  <w:color w:val="156082"/>
                </w:rPr>
                <w:t>III.10.1</w:t>
              </w:r>
            </w:hyperlink>
          </w:p>
        </w:tc>
        <w:tc>
          <w:tcPr>
            <w:tcW w:w="2950" w:type="dxa"/>
          </w:tcPr>
          <w:p w14:paraId="19A963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assistant_bank</w:t>
            </w:r>
          </w:p>
        </w:tc>
      </w:tr>
      <w:tr w:rsidR="009D43E8" w14:paraId="048C198C" w14:textId="77777777" w:rsidTr="009D43E8">
        <w:tc>
          <w:tcPr>
            <w:tcW w:w="2400" w:type="dxa"/>
          </w:tcPr>
          <w:p w14:paraId="664E45D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Сценарии КЦ</w:t>
            </w:r>
          </w:p>
        </w:tc>
        <w:tc>
          <w:tcPr>
            <w:tcW w:w="4684" w:type="dxa"/>
          </w:tcPr>
          <w:p w14:paraId="63DAC6F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ilcd7yz5rrh8">
              <w:r>
                <w:rPr>
                  <w:rFonts w:ascii="Arial" w:eastAsia="Arial" w:hAnsi="Arial" w:cs="Arial"/>
                  <w:color w:val="156082"/>
                </w:rPr>
                <w:t>II.3.5.1</w:t>
              </w:r>
            </w:hyperlink>
          </w:p>
        </w:tc>
        <w:tc>
          <w:tcPr>
            <w:tcW w:w="2950" w:type="dxa"/>
          </w:tcPr>
          <w:p w14:paraId="5B0FB4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sufler_cc</w:t>
            </w:r>
          </w:p>
        </w:tc>
      </w:tr>
      <w:tr w:rsidR="009D43E8" w14:paraId="18AE23FD" w14:textId="77777777" w:rsidTr="009D43E8">
        <w:tc>
          <w:tcPr>
            <w:tcW w:w="2400" w:type="dxa"/>
          </w:tcPr>
          <w:p w14:paraId="0DBCC63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</w:t>
            </w:r>
          </w:p>
        </w:tc>
        <w:tc>
          <w:tcPr>
            <w:tcW w:w="4684" w:type="dxa"/>
          </w:tcPr>
          <w:p w14:paraId="1E0BC70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«Мониторинг» + конструктор</w:t>
            </w:r>
          </w:p>
        </w:tc>
        <w:tc>
          <w:tcPr>
            <w:tcW w:w="2950" w:type="dxa"/>
          </w:tcPr>
          <w:p w14:paraId="44DE213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6BA759EE" w14:textId="77777777" w:rsidR="009D43E8" w:rsidRDefault="00317F00">
      <w:pPr>
        <w:pStyle w:val="3"/>
        <w:rPr>
          <w:rFonts w:ascii="Arial" w:eastAsia="Arial" w:hAnsi="Arial" w:cs="Arial"/>
        </w:rPr>
      </w:pPr>
      <w:bookmarkStart w:id="3942" w:name="bookmark=id.xo5kla3dvrtc" w:colFirst="0" w:colLast="0"/>
      <w:bookmarkEnd w:id="3942"/>
      <w:r>
        <w:rPr>
          <w:rFonts w:ascii="Arial" w:eastAsia="Arial" w:hAnsi="Arial" w:cs="Arial"/>
        </w:rPr>
        <w:t>III.10.1. Интерфейс «Промпты ассистента»</w:t>
      </w:r>
    </w:p>
    <w:p w14:paraId="0E31E212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§5.3.2]: embed Studio,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b/>
          <w:bCs/>
          <w:color w:val="000000"/>
        </w:rPr>
        <w:t>, роль п.2</w:t>
      </w:r>
    </w:p>
    <w:p w14:paraId="2ABA8184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3 колонки: библиотека System/Task/Scope, редактор Markdown, preview с % релевантности.</w:t>
      </w:r>
    </w:p>
    <w:p w14:paraId="5007688A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273"/>
          <w:id w:val="943247395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Промпты ассистента</w:t>
      </w:r>
      <w:r>
        <w:rPr>
          <w:rFonts w:ascii="Arial" w:eastAsia="Arial" w:hAnsi="Arial" w:cs="Arial"/>
          <w:color w:val="000000"/>
        </w:rPr>
        <w:t xml:space="preserve"> · embed Studio ·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· роль п. 2 · </w:t>
      </w:r>
      <w:r>
        <w:rPr>
          <w:rFonts w:ascii="Arial" w:eastAsia="Arial" w:hAnsi="Arial" w:cs="Arial"/>
          <w:b/>
          <w:bCs/>
          <w:color w:val="000000"/>
        </w:rPr>
        <w:t>§5.3.2</w:t>
      </w:r>
      <w:r>
        <w:rPr>
          <w:rFonts w:ascii="Arial" w:eastAsia="Arial" w:hAnsi="Arial" w:cs="Arial"/>
          <w:color w:val="000000"/>
        </w:rPr>
        <w:t>.</w:t>
      </w:r>
    </w:p>
    <w:p w14:paraId="474249D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Компоновка (3 колонки):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библиотека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</w:t>
      </w:r>
      <w:r>
        <w:rPr>
          <w:rFonts w:ascii="Arial" w:eastAsia="Arial" w:hAnsi="Arial" w:cs="Arial"/>
          <w:color w:val="000000"/>
        </w:rPr>
        <w:t>System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Task</w:t>
      </w:r>
      <w:r w:rsidRPr="003C42DA">
        <w:rPr>
          <w:rFonts w:ascii="Arial" w:eastAsia="Arial" w:hAnsi="Arial" w:cs="Arial"/>
          <w:color w:val="000000"/>
          <w:lang w:val="ru-RU"/>
        </w:rPr>
        <w:t xml:space="preserve"> /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по </w:t>
      </w:r>
      <w:r>
        <w:fldChar w:fldCharType="begin"/>
      </w:r>
      <w:r>
        <w:instrText>HYPERLINK</w:instrText>
      </w:r>
      <w:r w:rsidRPr="003D1E67">
        <w:rPr>
          <w:lang w:val="ru-RU"/>
          <w:rPrChange w:id="3943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3944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3945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3946" w:author="Никита Гринь" w:date="2026-07-31T11:05:00Z" w16du:dateUtc="2026-07-31T08:05:00Z">
            <w:rPr/>
          </w:rPrChange>
        </w:rPr>
        <w:instrText>.1</w:instrText>
      </w:r>
      <w:r>
        <w:instrText>fkeonkkdgu</w:instrText>
      </w:r>
      <w:r w:rsidRPr="003D1E67">
        <w:rPr>
          <w:lang w:val="ru-RU"/>
          <w:rPrChange w:id="3947" w:author="Никита Гринь" w:date="2026-07-31T11:05:00Z" w16du:dateUtc="2026-07-31T08:05:00Z">
            <w:rPr/>
          </w:rPrChange>
        </w:rPr>
        <w:instrText>5"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b/>
          <w:bCs/>
          <w:color w:val="156082"/>
        </w:rPr>
        <w:t>KB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 / подразделению)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редактор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Markdown</w:t>
      </w:r>
      <w:r w:rsidRPr="003C42DA">
        <w:rPr>
          <w:rFonts w:ascii="Arial" w:eastAsia="Arial" w:hAnsi="Arial" w:cs="Arial"/>
          <w:color w:val="000000"/>
          <w:lang w:val="ru-RU"/>
        </w:rPr>
        <w:t xml:space="preserve"> + переменные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kb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user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{{</w:t>
      </w:r>
      <w:r>
        <w:rPr>
          <w:rFonts w:ascii="Arial" w:eastAsia="Arial" w:hAnsi="Arial" w:cs="Arial"/>
          <w:color w:val="000000"/>
          <w:sz w:val="22"/>
          <w:szCs w:val="22"/>
        </w:rPr>
        <w:t>dept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}}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>
        <w:rPr>
          <w:rFonts w:ascii="Arial" w:eastAsia="Arial" w:hAnsi="Arial" w:cs="Arial"/>
          <w:b/>
          <w:bCs/>
          <w:color w:val="000000"/>
        </w:rPr>
        <w:t>preview</w:t>
      </w:r>
      <w:r w:rsidRPr="003C42DA">
        <w:rPr>
          <w:rFonts w:ascii="Arial" w:eastAsia="Arial" w:hAnsi="Arial" w:cs="Arial"/>
          <w:color w:val="000000"/>
          <w:lang w:val="ru-RU"/>
        </w:rPr>
        <w:t xml:space="preserve"> с тестовым запросом и % релевантности.</w:t>
      </w:r>
    </w:p>
    <w:tbl>
      <w:tblPr>
        <w:tblStyle w:val="54"/>
        <w:tblW w:w="133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60"/>
        <w:gridCol w:w="3900"/>
        <w:gridCol w:w="5445"/>
        <w:gridCol w:w="2400"/>
      </w:tblGrid>
      <w:tr w:rsidR="009D43E8" w14:paraId="6BFD2BE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60" w:type="dxa"/>
          </w:tcPr>
          <w:p w14:paraId="55171F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900" w:type="dxa"/>
          </w:tcPr>
          <w:p w14:paraId="732941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445" w:type="dxa"/>
          </w:tcPr>
          <w:p w14:paraId="10BCA2D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400" w:type="dxa"/>
          </w:tcPr>
          <w:p w14:paraId="2FBFCBE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6E9AD7F9" w14:textId="77777777" w:rsidTr="009D43E8">
        <w:tc>
          <w:tcPr>
            <w:tcW w:w="1560" w:type="dxa"/>
          </w:tcPr>
          <w:p w14:paraId="6A8B6E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FR-KB-01</w:t>
            </w:r>
          </w:p>
        </w:tc>
        <w:tc>
          <w:tcPr>
            <w:tcW w:w="3900" w:type="dxa"/>
          </w:tcPr>
          <w:p w14:paraId="0221D09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4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4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5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5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5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промпты — без программиста</w:t>
            </w:r>
          </w:p>
        </w:tc>
        <w:tc>
          <w:tcPr>
            <w:tcW w:w="5445" w:type="dxa"/>
          </w:tcPr>
          <w:p w14:paraId="664D1B3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открывает интерфейс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5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5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5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5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5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баз знаний и промптов без программирования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§5.3.1.1.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панель администрирования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5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5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6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6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6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2400" w:type="dxa"/>
          </w:tcPr>
          <w:p w14:paraId="3719A9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5.3.1.1</w:t>
            </w:r>
          </w:p>
        </w:tc>
      </w:tr>
      <w:tr w:rsidR="009D43E8" w14:paraId="48CFF19C" w14:textId="77777777" w:rsidTr="009D43E8">
        <w:tc>
          <w:tcPr>
            <w:tcW w:w="1560" w:type="dxa"/>
          </w:tcPr>
          <w:p w14:paraId="455C6AD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FR-PRM-01</w:t>
            </w:r>
          </w:p>
        </w:tc>
        <w:tc>
          <w:tcPr>
            <w:tcW w:w="3900" w:type="dxa"/>
          </w:tcPr>
          <w:p w14:paraId="057B65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Самостоятельное создание промптов</w:t>
            </w:r>
          </w:p>
        </w:tc>
        <w:tc>
          <w:tcPr>
            <w:tcW w:w="5445" w:type="dxa"/>
          </w:tcPr>
          <w:p w14:paraId="69F14CC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созда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новый промпт.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библиотека промптов §5.3.2.1.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новый шаблон промпта.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PRM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2400" w:type="dxa"/>
          </w:tcPr>
          <w:p w14:paraId="691AEB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5.3.2.1</w:t>
            </w:r>
          </w:p>
        </w:tc>
      </w:tr>
      <w:tr w:rsidR="009D43E8" w14:paraId="3E4948BF" w14:textId="77777777" w:rsidTr="009D43E8">
        <w:tc>
          <w:tcPr>
            <w:tcW w:w="1560" w:type="dxa"/>
          </w:tcPr>
          <w:p w14:paraId="6C74DC7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FR-PRM-02</w:t>
            </w:r>
          </w:p>
        </w:tc>
        <w:tc>
          <w:tcPr>
            <w:tcW w:w="3900" w:type="dxa"/>
          </w:tcPr>
          <w:p w14:paraId="5A3B9A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CRUD промптов без кода</w:t>
            </w:r>
          </w:p>
        </w:tc>
        <w:tc>
          <w:tcPr>
            <w:tcW w:w="5445" w:type="dxa"/>
          </w:tcPr>
          <w:p w14:paraId="3B91BB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редактирует промпт.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CRUD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без переразв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ртывания §5.3.2.2.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опубликованный промпт.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ASS-T-PRM-01.</w:t>
            </w:r>
          </w:p>
        </w:tc>
        <w:tc>
          <w:tcPr>
            <w:tcW w:w="2400" w:type="dxa"/>
          </w:tcPr>
          <w:p w14:paraId="60C9F1A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5.3.2.2</w:t>
            </w:r>
          </w:p>
        </w:tc>
      </w:tr>
      <w:tr w:rsidR="009D43E8" w14:paraId="2801869B" w14:textId="77777777" w:rsidTr="009D43E8">
        <w:tc>
          <w:tcPr>
            <w:tcW w:w="1560" w:type="dxa"/>
          </w:tcPr>
          <w:p w14:paraId="1C78AB7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FR-REL-01</w:t>
            </w:r>
          </w:p>
        </w:tc>
        <w:tc>
          <w:tcPr>
            <w:tcW w:w="3900" w:type="dxa"/>
          </w:tcPr>
          <w:p w14:paraId="5C57CE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Уровни релевантности для LLM</w:t>
            </w:r>
          </w:p>
        </w:tc>
        <w:tc>
          <w:tcPr>
            <w:tcW w:w="5445" w:type="dxa"/>
          </w:tcPr>
          <w:p w14:paraId="2F87A0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уровни релевантности.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уровни релевантности для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§5.3.3.1.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конфигурация порогов.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ASS-T-21.</w:t>
            </w:r>
          </w:p>
        </w:tc>
        <w:tc>
          <w:tcPr>
            <w:tcW w:w="2400" w:type="dxa"/>
          </w:tcPr>
          <w:p w14:paraId="01229D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5.3.3.1</w:t>
            </w:r>
          </w:p>
        </w:tc>
      </w:tr>
      <w:tr w:rsidR="009D43E8" w14:paraId="2B7CCD62" w14:textId="77777777" w:rsidTr="009D43E8">
        <w:tc>
          <w:tcPr>
            <w:tcW w:w="1560" w:type="dxa"/>
          </w:tcPr>
          <w:p w14:paraId="5D959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FR-REL-02</w:t>
            </w:r>
          </w:p>
        </w:tc>
        <w:tc>
          <w:tcPr>
            <w:tcW w:w="3900" w:type="dxa"/>
          </w:tcPr>
          <w:p w14:paraId="4FD6C79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Автоотслеживание релевантности,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ты</w:t>
            </w:r>
          </w:p>
        </w:tc>
        <w:tc>
          <w:tcPr>
            <w:tcW w:w="5445" w:type="dxa"/>
          </w:tcPr>
          <w:p w14:paraId="7DB313B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поступают запросы пользователей.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sdt>
              <w:sdtPr>
                <w:tag w:val="goog_rdk_274"/>
                <w:id w:val="93680178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автоматическое отслеживание релевантности §5.3.3.2 → §5.4. </w:t>
                </w:r>
              </w:sdtContent>
            </w:sdt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ты о релевантности.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400" w:type="dxa"/>
          </w:tcPr>
          <w:p w14:paraId="5A09227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5.3.3.2</w:t>
            </w:r>
          </w:p>
        </w:tc>
      </w:tr>
    </w:tbl>
    <w:p w14:paraId="6DDFF66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UC-PRM-01:</w:t>
      </w:r>
      <w:r>
        <w:rPr>
          <w:rFonts w:ascii="Arial" w:eastAsia="Arial" w:hAnsi="Arial" w:cs="Arial"/>
          <w:color w:val="000000"/>
        </w:rPr>
        <w:t xml:space="preserve"> админ </w:t>
      </w:r>
      <w:hyperlink w:anchor="bookmark=id.1fkeonkkdgu5">
        <w:r>
          <w:rPr>
            <w:rFonts w:ascii="Arial" w:eastAsia="Arial" w:hAnsi="Arial" w:cs="Arial"/>
            <w:b/>
            <w:bCs/>
            <w:color w:val="156082"/>
          </w:rPr>
          <w:t>KB</w:t>
        </w:r>
      </w:hyperlink>
      <w:sdt>
        <w:sdtPr>
          <w:tag w:val="goog_rdk_275"/>
          <w:id w:val="521325489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редактирование System → preview → «Опубликовать» → критерий ASS-T-PRM-01.</w:t>
          </w:r>
        </w:sdtContent>
      </w:sdt>
    </w:p>
    <w:p w14:paraId="43FBAF8B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3963" w:name="bookmark=id.8nlibcorol7s" w:colFirst="0" w:colLast="0"/>
      <w:bookmarkEnd w:id="3963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>.10.2. Отчетность (§5.4)</w:t>
      </w:r>
    </w:p>
    <w:p w14:paraId="298A4C4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Потребитель: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аналитик ИИ-ассистента</w:t>
      </w:r>
      <w:r w:rsidRPr="003C42DA">
        <w:rPr>
          <w:rFonts w:ascii="Arial" w:eastAsia="Arial" w:hAnsi="Arial" w:cs="Arial"/>
          <w:color w:val="000000"/>
          <w:lang w:val="ru-RU"/>
        </w:rPr>
        <w:t xml:space="preserve"> (§2.4 п. 10).</w:t>
      </w:r>
    </w:p>
    <w:tbl>
      <w:tblPr>
        <w:tblStyle w:val="53"/>
        <w:tblW w:w="133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3840"/>
        <w:gridCol w:w="5280"/>
        <w:gridCol w:w="2655"/>
      </w:tblGrid>
      <w:tr w:rsidR="009D43E8" w14:paraId="631BC20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399CFF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840" w:type="dxa"/>
          </w:tcPr>
          <w:p w14:paraId="56F0BB6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5280" w:type="dxa"/>
          </w:tcPr>
          <w:p w14:paraId="6C536F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2655" w:type="dxa"/>
          </w:tcPr>
          <w:p w14:paraId="57F813C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0B1BBEEB" w14:textId="77777777" w:rsidTr="009D43E8">
        <w:tc>
          <w:tcPr>
            <w:tcW w:w="1620" w:type="dxa"/>
          </w:tcPr>
          <w:p w14:paraId="3AEFC0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FR-RPT-CC-01</w:t>
            </w:r>
          </w:p>
        </w:tc>
        <w:tc>
          <w:tcPr>
            <w:tcW w:w="3840" w:type="dxa"/>
          </w:tcPr>
          <w:p w14:paraId="1AA81C2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Средняя релевантность; разбивка по типам запросов</w:t>
            </w:r>
          </w:p>
        </w:tc>
        <w:tc>
          <w:tcPr>
            <w:tcW w:w="5280" w:type="dxa"/>
          </w:tcPr>
          <w:p w14:paraId="3E4BCA3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ИИ-ассистента §2.4 п.10 открывает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тность.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 xml:space="preserve">Механизм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lastRenderedPageBreak/>
              <w:t>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средняя релевантность с разбивкой по типам запросов §5.4.1.1.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аналитическая панель ассистента.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7C98C0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5.4.1.1</w:t>
            </w:r>
          </w:p>
        </w:tc>
      </w:tr>
      <w:tr w:rsidR="009D43E8" w14:paraId="355B8FA1" w14:textId="77777777" w:rsidTr="009D43E8">
        <w:tc>
          <w:tcPr>
            <w:tcW w:w="1620" w:type="dxa"/>
          </w:tcPr>
          <w:p w14:paraId="4277E74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FR-RPT-CC-02</w:t>
            </w:r>
          </w:p>
        </w:tc>
        <w:tc>
          <w:tcPr>
            <w:tcW w:w="3840" w:type="dxa"/>
          </w:tcPr>
          <w:p w14:paraId="0CEF9710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Полезность: воспользовался / не воспользовался / неполный</w:t>
            </w:r>
          </w:p>
        </w:tc>
        <w:tc>
          <w:tcPr>
            <w:tcW w:w="5280" w:type="dxa"/>
          </w:tcPr>
          <w:p w14:paraId="5E82EA3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накоплена обратная связь по ответам ассистента.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показатели: воспользовался / не воспользовался / неполный §5.4.1.2.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 о полезности.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5F615DE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5.4.1.2</w:t>
            </w:r>
          </w:p>
        </w:tc>
      </w:tr>
      <w:tr w:rsidR="009D43E8" w14:paraId="38DC89DB" w14:textId="77777777" w:rsidTr="009D43E8">
        <w:tc>
          <w:tcPr>
            <w:tcW w:w="1620" w:type="dxa"/>
          </w:tcPr>
          <w:p w14:paraId="14A1D5E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FR-RPT-CC-03</w:t>
            </w:r>
          </w:p>
        </w:tc>
        <w:tc>
          <w:tcPr>
            <w:tcW w:w="3840" w:type="dxa"/>
          </w:tcPr>
          <w:p w14:paraId="1F96C9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 по ошибочным ответам</w:t>
            </w:r>
          </w:p>
        </w:tc>
        <w:tc>
          <w:tcPr>
            <w:tcW w:w="5280" w:type="dxa"/>
          </w:tcPr>
          <w:p w14:paraId="76C370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выявлены ошибочные ответы ассистента.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об ошибках §5.4.1.3.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список для разбора QA.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42AE6E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5.4.1.3</w:t>
            </w:r>
          </w:p>
        </w:tc>
      </w:tr>
      <w:tr w:rsidR="009D43E8" w14:paraId="2AA7A28F" w14:textId="77777777" w:rsidTr="009D43E8">
        <w:tc>
          <w:tcPr>
            <w:tcW w:w="1620" w:type="dxa"/>
          </w:tcPr>
          <w:p w14:paraId="7FA16DE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FR-RPT-CC-04</w:t>
            </w:r>
          </w:p>
        </w:tc>
        <w:tc>
          <w:tcPr>
            <w:tcW w:w="3840" w:type="dxa"/>
          </w:tcPr>
          <w:p w14:paraId="6F02EEF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Категоризация по темам</w:t>
            </w:r>
          </w:p>
        </w:tc>
        <w:tc>
          <w:tcPr>
            <w:tcW w:w="5280" w:type="dxa"/>
          </w:tcPr>
          <w:p w14:paraId="5E9774A4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запросы помечены по темам.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категоризация запросов §5.4.2.1.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 тематикам.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-14.</w:t>
            </w:r>
          </w:p>
        </w:tc>
        <w:tc>
          <w:tcPr>
            <w:tcW w:w="2655" w:type="dxa"/>
          </w:tcPr>
          <w:p w14:paraId="7362A6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5.4.2.1</w:t>
            </w:r>
          </w:p>
        </w:tc>
      </w:tr>
      <w:tr w:rsidR="009D43E8" w14:paraId="34ECABA7" w14:textId="77777777" w:rsidTr="009D43E8">
        <w:tc>
          <w:tcPr>
            <w:tcW w:w="1620" w:type="dxa"/>
          </w:tcPr>
          <w:p w14:paraId="7C14059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FR-RPT-CC-05</w:t>
            </w:r>
          </w:p>
        </w:tc>
        <w:tc>
          <w:tcPr>
            <w:tcW w:w="3840" w:type="dxa"/>
          </w:tcPr>
          <w:p w14:paraId="272844A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 по галлюцинациям (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ИБ)</w:t>
            </w:r>
          </w:p>
        </w:tc>
        <w:tc>
          <w:tcPr>
            <w:tcW w:w="5280" w:type="dxa"/>
          </w:tcPr>
          <w:p w14:paraId="4EDFAFB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ИБ проверяет галлюцинации.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Обеспечивается за сч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т: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RBAC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для доступа ИБ §5.4.2.2.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панель мониторинга галлюцинаций.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7665A8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5.4.2.2</w:t>
            </w:r>
          </w:p>
        </w:tc>
      </w:tr>
      <w:tr w:rsidR="009D43E8" w14:paraId="6F1F82A3" w14:textId="77777777" w:rsidTr="009D43E8">
        <w:tc>
          <w:tcPr>
            <w:tcW w:w="1620" w:type="dxa"/>
          </w:tcPr>
          <w:p w14:paraId="7681F0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FR-RPT-CC-06</w:t>
            </w:r>
          </w:p>
        </w:tc>
        <w:tc>
          <w:tcPr>
            <w:tcW w:w="3840" w:type="dxa"/>
          </w:tcPr>
          <w:p w14:paraId="71FAC98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Регулярные 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ты</w:t>
            </w:r>
          </w:p>
        </w:tc>
        <w:tc>
          <w:tcPr>
            <w:tcW w:w="5280" w:type="dxa"/>
          </w:tcPr>
          <w:p w14:paraId="3D113D9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настроено расписание или </w:t>
            </w:r>
            <w:r>
              <w:rPr>
                <w:rFonts w:ascii="Arial" w:eastAsia="Arial" w:hAnsi="Arial" w:cs="Arial"/>
                <w:color w:val="000000"/>
              </w:rPr>
              <w:t>ad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hoc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запрос.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регулярные и разовые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ты §5.4.3.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сформированные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ты по расписанию.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5974C11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5.4.3</w:t>
            </w:r>
          </w:p>
        </w:tc>
      </w:tr>
      <w:tr w:rsidR="009D43E8" w14:paraId="0BC43162" w14:textId="77777777" w:rsidTr="009D43E8">
        <w:tc>
          <w:tcPr>
            <w:tcW w:w="1620" w:type="dxa"/>
          </w:tcPr>
          <w:p w14:paraId="26E3A2C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FR-RPT-CC-07</w:t>
            </w:r>
          </w:p>
        </w:tc>
        <w:tc>
          <w:tcPr>
            <w:tcW w:w="3840" w:type="dxa"/>
          </w:tcPr>
          <w:p w14:paraId="05E84D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Таблицы, графики, диаграммы</w:t>
            </w:r>
          </w:p>
        </w:tc>
        <w:tc>
          <w:tcPr>
            <w:tcW w:w="5280" w:type="dxa"/>
          </w:tcPr>
          <w:p w14:paraId="3BF739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запрашивает визуализацию.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таблицы и графики 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 xml:space="preserve">§5.4.4.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выгрузка pdf/xlsx.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ASS-T-14.</w:t>
            </w:r>
          </w:p>
        </w:tc>
        <w:tc>
          <w:tcPr>
            <w:tcW w:w="2655" w:type="dxa"/>
          </w:tcPr>
          <w:p w14:paraId="166716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5.4.4</w:t>
            </w:r>
          </w:p>
        </w:tc>
      </w:tr>
      <w:tr w:rsidR="009D43E8" w14:paraId="5662386E" w14:textId="77777777" w:rsidTr="009D43E8">
        <w:tc>
          <w:tcPr>
            <w:tcW w:w="1620" w:type="dxa"/>
          </w:tcPr>
          <w:p w14:paraId="00A72A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FR-RPT-CC-08</w:t>
            </w:r>
          </w:p>
        </w:tc>
        <w:tc>
          <w:tcPr>
            <w:tcW w:w="3840" w:type="dxa"/>
          </w:tcPr>
          <w:p w14:paraId="280C0B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Конструктор: метрики, формат, шаблоны</w:t>
            </w:r>
          </w:p>
        </w:tc>
        <w:tc>
          <w:tcPr>
            <w:tcW w:w="5280" w:type="dxa"/>
          </w:tcPr>
          <w:p w14:paraId="710FCD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аналитик настраивает конструктор отч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тов.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выбор показателей и шаблонов §5.4.5.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сохран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нные шаблоны 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 xml:space="preserve">тов.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UC-ASS-RPT.</w:t>
            </w:r>
          </w:p>
        </w:tc>
        <w:tc>
          <w:tcPr>
            <w:tcW w:w="2655" w:type="dxa"/>
          </w:tcPr>
          <w:p w14:paraId="063C67A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5.4.5</w:t>
            </w:r>
          </w:p>
        </w:tc>
      </w:tr>
    </w:tbl>
    <w:p w14:paraId="111BB2F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ASS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RPT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:</w:t>
      </w:r>
      <w:sdt>
        <w:sdtPr>
          <w:tag w:val="goog_rdk_276"/>
          <w:id w:val="-867865459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аналитик → конструктор → метрики (релевантность, полезность, темы) → период → экспорт </w:t>
          </w:r>
          <w:r>
            <w:rPr>
              <w:rFonts w:ascii="Arial Unicode MS" w:eastAsia="Arial Unicode MS" w:hAnsi="Arial Unicode MS" w:cs="Arial Unicode MS"/>
              <w:color w:val="000000"/>
            </w:rPr>
            <w:t>PDF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>
            <w:rPr>
              <w:rFonts w:ascii="Arial Unicode MS" w:eastAsia="Arial Unicode MS" w:hAnsi="Arial Unicode MS" w:cs="Arial Unicode MS"/>
              <w:color w:val="000000"/>
            </w:rPr>
            <w:t>Excel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.</w:t>
          </w:r>
        </w:sdtContent>
      </w:sdt>
    </w:p>
    <w:p w14:paraId="6EADBA3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3964" w:name="bookmark=id.r3xperl19s13" w:colFirst="0" w:colLast="0"/>
      <w:bookmarkEnd w:id="3964"/>
      <w:r>
        <w:rPr>
          <w:rFonts w:ascii="Arial" w:eastAsia="Arial" w:hAnsi="Arial" w:cs="Arial"/>
        </w:rPr>
        <w:t>III</w:t>
      </w:r>
      <w:r w:rsidRPr="003C42DA">
        <w:rPr>
          <w:rFonts w:ascii="Arial" w:eastAsia="Arial" w:hAnsi="Arial" w:cs="Arial"/>
          <w:lang w:val="ru-RU"/>
        </w:rPr>
        <w:t xml:space="preserve">.11. Конфигурация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(ассистент)</w:t>
      </w:r>
    </w:p>
    <w:p w14:paraId="19CDE64A" w14:textId="77777777" w:rsidR="009D43E8" w:rsidRPr="003D1E67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  <w:rPrChange w:id="3965" w:author="Никита Гринь" w:date="2026-07-31T11:05:00Z" w16du:dateUtc="2026-07-31T08:05:00Z">
            <w:rPr>
              <w:rFonts w:ascii="Arial" w:eastAsia="Arial" w:hAnsi="Arial" w:cs="Arial"/>
              <w:color w:val="000000"/>
              <w:lang w:val="en-US"/>
            </w:rPr>
          </w:rPrChange>
        </w:rPr>
      </w:pPr>
      <w:r w:rsidRPr="003D1E67">
        <w:rPr>
          <w:rFonts w:ascii="Arial" w:eastAsia="Arial" w:hAnsi="Arial" w:cs="Arial"/>
          <w:b/>
          <w:bCs/>
          <w:color w:val="000000"/>
          <w:lang w:val="ru-RU"/>
          <w:rPrChange w:id="3966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Прил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967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.1 §3.3, §5.3.2]: </w:t>
      </w:r>
      <w:r>
        <w:rPr>
          <w:rFonts w:ascii="Arial" w:eastAsia="Arial" w:hAnsi="Arial" w:cs="Arial"/>
          <w:b/>
          <w:bCs/>
          <w:color w:val="000000"/>
        </w:rPr>
        <w:t>profile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968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</w:t>
      </w:r>
      <w:r w:rsidRPr="003D1E67">
        <w:rPr>
          <w:rFonts w:ascii="Arial" w:eastAsia="Arial" w:hAnsi="Arial" w:cs="Arial"/>
          <w:b/>
          <w:bCs/>
          <w:color w:val="000000"/>
          <w:sz w:val="22"/>
          <w:szCs w:val="22"/>
          <w:lang w:val="ru-RU"/>
          <w:rPrChange w:id="3969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sz w:val="22"/>
              <w:szCs w:val="22"/>
              <w:lang w:val="en-US"/>
            </w:rPr>
          </w:rPrChange>
        </w:rPr>
        <w:t>_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bank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970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  <w:color w:val="000000"/>
        </w:rPr>
        <w:t>Dashboard</w:t>
      </w:r>
      <w:r w:rsidRPr="003D1E67">
        <w:rPr>
          <w:rFonts w:ascii="Arial" w:eastAsia="Arial" w:hAnsi="Arial" w:cs="Arial"/>
          <w:b/>
          <w:bCs/>
          <w:color w:val="000000"/>
          <w:lang w:val="ru-RU"/>
          <w:rPrChange w:id="3971" w:author="Никита Гринь" w:date="2026-07-31T11:05:00Z" w16du:dateUtc="2026-07-31T08:05:00Z">
            <w:rPr>
              <w:rFonts w:ascii="Arial" w:eastAsia="Arial" w:hAnsi="Arial" w:cs="Arial"/>
              <w:b/>
              <w:bCs/>
              <w:color w:val="000000"/>
              <w:lang w:val="en-US"/>
            </w:rPr>
          </w:rPrChange>
        </w:rPr>
        <w:t xml:space="preserve"> 7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сло</w:t>
      </w:r>
      <w:r w:rsidRPr="003C42DA">
        <w:rPr>
          <w:rFonts w:ascii="Arial" w:eastAsia="Arial" w:hAnsi="Arial" w:cs="Arial"/>
          <w:b/>
          <w:bCs/>
          <w:lang w:val="ru-RU"/>
        </w:rPr>
        <w:t>е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в</w:t>
      </w:r>
    </w:p>
    <w:p w14:paraId="0B0866C0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Раздел «Конфигурация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(ассистент)» предоставляет администратору базы знаний </w:t>
      </w:r>
      <w:r>
        <w:rPr>
          <w:rFonts w:ascii="Arial" w:eastAsia="Arial" w:hAnsi="Arial" w:cs="Arial"/>
          <w:color w:val="000000"/>
        </w:rPr>
        <w:t>LLM</w:t>
      </w:r>
      <w:r w:rsidRPr="003C42DA">
        <w:rPr>
          <w:rFonts w:ascii="Arial" w:eastAsia="Arial" w:hAnsi="Arial" w:cs="Arial"/>
          <w:color w:val="000000"/>
          <w:lang w:val="ru-RU"/>
        </w:rPr>
        <w:t xml:space="preserve"> (роль п. 2) единую панель управления профилем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. </w:t>
      </w:r>
      <w:r>
        <w:rPr>
          <w:rFonts w:ascii="Arial" w:eastAsia="Arial" w:hAnsi="Arial" w:cs="Arial"/>
          <w:color w:val="000000"/>
        </w:rPr>
        <w:t>Здесь настраиваются:</w:t>
      </w:r>
    </w:p>
    <w:p w14:paraId="5C5A7A43" w14:textId="77777777" w:rsidR="009D43E8" w:rsidRPr="003C42DA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Параметры модели (</w:t>
      </w:r>
      <w:r>
        <w:rPr>
          <w:rFonts w:ascii="Arial" w:eastAsia="Arial" w:hAnsi="Arial" w:cs="Arial"/>
          <w:color w:val="000000"/>
        </w:rPr>
        <w:t>temperature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>
        <w:rPr>
          <w:rFonts w:ascii="Arial" w:eastAsia="Arial" w:hAnsi="Arial" w:cs="Arial"/>
          <w:color w:val="000000"/>
        </w:rPr>
        <w:t>chunk</w:t>
      </w:r>
      <w:r w:rsidRPr="003C42DA">
        <w:rPr>
          <w:rFonts w:ascii="Arial" w:eastAsia="Arial" w:hAnsi="Arial" w:cs="Arial"/>
          <w:color w:val="000000"/>
          <w:lang w:val="ru-RU"/>
        </w:rPr>
        <w:t>, пороги §3.3)</w:t>
      </w:r>
    </w:p>
    <w:p w14:paraId="1611441E" w14:textId="77777777" w:rsidR="009D43E8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Instructions, Capabilities, Knowledge, Understanding, Guardrails</w:t>
      </w:r>
    </w:p>
    <w:p w14:paraId="2F6EFC54" w14:textId="77777777" w:rsidR="009D43E8" w:rsidRDefault="00317F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before="36" w:after="36"/>
        <w:rPr>
          <w:rFonts w:ascii="Arial" w:eastAsia="Arial" w:hAnsi="Arial" w:cs="Arial"/>
        </w:rPr>
      </w:pPr>
      <w:r>
        <w:rPr>
          <w:rFonts w:ascii="Arial" w:eastAsia="Arial" w:hAnsi="Arial" w:cs="Arial"/>
          <w:color w:val="000000"/>
        </w:rPr>
        <w:t>Test</w:t>
      </w:r>
      <w:r w:rsidRPr="003C42DA">
        <w:rPr>
          <w:rFonts w:ascii="Arial" w:eastAsia="Arial" w:hAnsi="Arial" w:cs="Arial"/>
          <w:color w:val="000000"/>
          <w:lang w:val="ru-RU"/>
        </w:rPr>
        <w:t xml:space="preserve"> &amp; </w:t>
      </w:r>
      <w:r>
        <w:rPr>
          <w:rFonts w:ascii="Arial" w:eastAsia="Arial" w:hAnsi="Arial" w:cs="Arial"/>
          <w:color w:val="000000"/>
        </w:rPr>
        <w:t>Publish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rPr>
          <w:rFonts w:ascii="Arial" w:eastAsia="Arial" w:hAnsi="Arial" w:cs="Arial"/>
          <w:color w:val="000000"/>
        </w:rPr>
        <w:t>sandbox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«Проверить конфигурацию» </w:t>
      </w:r>
      <w:r>
        <w:rPr>
          <w:rFonts w:ascii="Arial" w:eastAsia="Arial" w:hAnsi="Arial" w:cs="Arial"/>
          <w:color w:val="000000"/>
        </w:rPr>
        <w:t>(UC-LLM-01)</w:t>
      </w:r>
    </w:p>
    <w:p w14:paraId="4FD2FCA7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Все настройки выполняются без программирования (</w:t>
      </w:r>
      <w:r>
        <w:rPr>
          <w:rFonts w:ascii="Arial" w:eastAsia="Arial" w:hAnsi="Arial" w:cs="Arial"/>
          <w:color w:val="000000"/>
        </w:rPr>
        <w:t>no</w:t>
      </w:r>
      <w:r w:rsidRPr="003C42DA">
        <w:rPr>
          <w:rFonts w:ascii="Arial" w:eastAsia="Arial" w:hAnsi="Arial" w:cs="Arial"/>
          <w:color w:val="000000"/>
          <w:lang w:val="ru-RU"/>
        </w:rPr>
        <w:t>-</w:t>
      </w:r>
      <w:r>
        <w:rPr>
          <w:rFonts w:ascii="Arial" w:eastAsia="Arial" w:hAnsi="Arial" w:cs="Arial"/>
          <w:color w:val="000000"/>
        </w:rPr>
        <w:t>code</w:t>
      </w:r>
      <w:r w:rsidRPr="003C42DA">
        <w:rPr>
          <w:rFonts w:ascii="Arial" w:eastAsia="Arial" w:hAnsi="Arial" w:cs="Arial"/>
          <w:color w:val="000000"/>
          <w:lang w:val="ru-RU"/>
        </w:rPr>
        <w:t xml:space="preserve">) через визуальный интерфейс. Изменения применяются к профилю </w:t>
      </w:r>
      <w:r>
        <w:rPr>
          <w:rFonts w:ascii="Arial" w:eastAsia="Arial" w:hAnsi="Arial" w:cs="Arial"/>
          <w:color w:val="000000"/>
          <w:sz w:val="22"/>
          <w:szCs w:val="22"/>
        </w:rPr>
        <w:t>assistant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bank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не затрагивают профиль </w:t>
      </w:r>
      <w:r>
        <w:rPr>
          <w:rFonts w:ascii="Arial" w:eastAsia="Arial" w:hAnsi="Arial" w:cs="Arial"/>
          <w:color w:val="000000"/>
          <w:sz w:val="22"/>
          <w:szCs w:val="22"/>
        </w:rPr>
        <w:t>sufler</w:t>
      </w:r>
      <w:r w:rsidRPr="003C42DA">
        <w:rPr>
          <w:rFonts w:ascii="Arial" w:eastAsia="Arial" w:hAnsi="Arial" w:cs="Arial"/>
          <w:color w:val="000000"/>
          <w:sz w:val="22"/>
          <w:szCs w:val="22"/>
          <w:lang w:val="ru-RU"/>
        </w:rPr>
        <w:t>_</w:t>
      </w:r>
      <w:r>
        <w:rPr>
          <w:rFonts w:ascii="Arial" w:eastAsia="Arial" w:hAnsi="Arial" w:cs="Arial"/>
          <w:color w:val="000000"/>
          <w:sz w:val="22"/>
          <w:szCs w:val="22"/>
        </w:rPr>
        <w:t>cc</w:t>
      </w:r>
      <w:r w:rsidRPr="003C42DA">
        <w:rPr>
          <w:rFonts w:ascii="Arial" w:eastAsia="Arial" w:hAnsi="Arial" w:cs="Arial"/>
          <w:color w:val="000000"/>
          <w:lang w:val="ru-RU"/>
        </w:rPr>
        <w:t xml:space="preserve"> модуля Контакт-центра.</w:t>
      </w:r>
    </w:p>
    <w:tbl>
      <w:tblPr>
        <w:tblStyle w:val="52"/>
        <w:tblW w:w="118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00"/>
        <w:gridCol w:w="2790"/>
        <w:gridCol w:w="4530"/>
        <w:gridCol w:w="3360"/>
      </w:tblGrid>
      <w:tr w:rsidR="009D43E8" w14:paraId="65BBDEC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00" w:type="dxa"/>
          </w:tcPr>
          <w:p w14:paraId="6C33803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Слой</w:t>
            </w:r>
          </w:p>
        </w:tc>
        <w:tc>
          <w:tcPr>
            <w:tcW w:w="2790" w:type="dxa"/>
          </w:tcPr>
          <w:p w14:paraId="0ECA86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Название</w:t>
            </w:r>
          </w:p>
        </w:tc>
        <w:tc>
          <w:tcPr>
            <w:tcW w:w="4530" w:type="dxa"/>
          </w:tcPr>
          <w:p w14:paraId="0AA582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Раздел Hub</w:t>
            </w:r>
          </w:p>
        </w:tc>
        <w:tc>
          <w:tcPr>
            <w:tcW w:w="3360" w:type="dxa"/>
          </w:tcPr>
          <w:p w14:paraId="0A832F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18E587DF" w14:textId="77777777" w:rsidTr="009D43E8">
        <w:tc>
          <w:tcPr>
            <w:tcW w:w="1200" w:type="dxa"/>
          </w:tcPr>
          <w:p w14:paraId="735DED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0</w:t>
            </w:r>
          </w:p>
        </w:tc>
        <w:tc>
          <w:tcPr>
            <w:tcW w:w="2790" w:type="dxa"/>
          </w:tcPr>
          <w:p w14:paraId="757E80E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Параметры модели</w:t>
            </w:r>
          </w:p>
        </w:tc>
        <w:tc>
          <w:tcPr>
            <w:tcW w:w="4530" w:type="dxa"/>
          </w:tcPr>
          <w:p w14:paraId="11251BD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2me0nu19v8x9">
              <w:r>
                <w:rPr>
                  <w:rFonts w:ascii="Arial" w:eastAsia="Arial" w:hAnsi="Arial" w:cs="Arial"/>
                  <w:color w:val="156082"/>
                </w:rPr>
                <w:t>III.11.1</w:t>
              </w:r>
            </w:hyperlink>
          </w:p>
        </w:tc>
        <w:tc>
          <w:tcPr>
            <w:tcW w:w="3360" w:type="dxa"/>
          </w:tcPr>
          <w:p w14:paraId="57A9671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3.3.1–3.3.6</w:t>
            </w:r>
          </w:p>
        </w:tc>
      </w:tr>
      <w:tr w:rsidR="009D43E8" w14:paraId="361C24BB" w14:textId="77777777" w:rsidTr="009D43E8">
        <w:tc>
          <w:tcPr>
            <w:tcW w:w="1200" w:type="dxa"/>
          </w:tcPr>
          <w:p w14:paraId="389A42A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</w:t>
            </w:r>
          </w:p>
        </w:tc>
        <w:tc>
          <w:tcPr>
            <w:tcW w:w="2790" w:type="dxa"/>
          </w:tcPr>
          <w:p w14:paraId="10FC46A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Instructions</w:t>
            </w:r>
          </w:p>
        </w:tc>
        <w:tc>
          <w:tcPr>
            <w:tcW w:w="4530" w:type="dxa"/>
          </w:tcPr>
          <w:p w14:paraId="392E64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o5kla3dvrtc">
              <w:r>
                <w:rPr>
                  <w:rFonts w:ascii="Arial" w:eastAsia="Arial" w:hAnsi="Arial" w:cs="Arial"/>
                  <w:color w:val="156082"/>
                </w:rPr>
                <w:t>III.10.1</w:t>
              </w:r>
            </w:hyperlink>
          </w:p>
        </w:tc>
        <w:tc>
          <w:tcPr>
            <w:tcW w:w="3360" w:type="dxa"/>
          </w:tcPr>
          <w:p w14:paraId="43C9F72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</w:t>
            </w:r>
          </w:p>
        </w:tc>
      </w:tr>
      <w:tr w:rsidR="009D43E8" w14:paraId="13E89858" w14:textId="77777777" w:rsidTr="009D43E8">
        <w:tc>
          <w:tcPr>
            <w:tcW w:w="1200" w:type="dxa"/>
          </w:tcPr>
          <w:p w14:paraId="70B9FA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2</w:t>
            </w:r>
          </w:p>
        </w:tc>
        <w:tc>
          <w:tcPr>
            <w:tcW w:w="2790" w:type="dxa"/>
          </w:tcPr>
          <w:p w14:paraId="29C3D95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Capabilities</w:t>
            </w:r>
          </w:p>
        </w:tc>
        <w:tc>
          <w:tcPr>
            <w:tcW w:w="4530" w:type="dxa"/>
          </w:tcPr>
          <w:p w14:paraId="59761DE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flpgqbcqegc8">
              <w:r>
                <w:rPr>
                  <w:rFonts w:ascii="Arial" w:eastAsia="Arial" w:hAnsi="Arial" w:cs="Arial"/>
                  <w:color w:val="156082"/>
                </w:rPr>
                <w:t>III.6.4</w:t>
              </w:r>
            </w:hyperlink>
          </w:p>
        </w:tc>
        <w:tc>
          <w:tcPr>
            <w:tcW w:w="3360" w:type="dxa"/>
          </w:tcPr>
          <w:p w14:paraId="2365CF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5.1.8–12, 5.1.10</w:t>
            </w:r>
          </w:p>
        </w:tc>
      </w:tr>
      <w:tr w:rsidR="009D43E8" w14:paraId="006C16A5" w14:textId="77777777" w:rsidTr="009D43E8">
        <w:tc>
          <w:tcPr>
            <w:tcW w:w="1200" w:type="dxa"/>
          </w:tcPr>
          <w:p w14:paraId="5D2918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</w:t>
            </w:r>
          </w:p>
        </w:tc>
        <w:tc>
          <w:tcPr>
            <w:tcW w:w="2790" w:type="dxa"/>
          </w:tcPr>
          <w:p w14:paraId="0C98DB6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Knowledge</w:t>
            </w:r>
          </w:p>
        </w:tc>
        <w:tc>
          <w:tcPr>
            <w:tcW w:w="4530" w:type="dxa"/>
          </w:tcPr>
          <w:p w14:paraId="5F254DD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Базы знаний</w:t>
            </w:r>
          </w:p>
        </w:tc>
        <w:tc>
          <w:tcPr>
            <w:tcW w:w="3360" w:type="dxa"/>
          </w:tcPr>
          <w:p w14:paraId="3528FC8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5.1.41, 5.3.1</w:t>
            </w:r>
          </w:p>
        </w:tc>
      </w:tr>
      <w:tr w:rsidR="009D43E8" w14:paraId="62C3F51E" w14:textId="77777777" w:rsidTr="009D43E8">
        <w:tc>
          <w:tcPr>
            <w:tcW w:w="1200" w:type="dxa"/>
          </w:tcPr>
          <w:p w14:paraId="4DAD5E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4</w:t>
            </w:r>
          </w:p>
        </w:tc>
        <w:tc>
          <w:tcPr>
            <w:tcW w:w="2790" w:type="dxa"/>
          </w:tcPr>
          <w:p w14:paraId="0F0A900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Understanding</w:t>
            </w:r>
          </w:p>
        </w:tc>
        <w:tc>
          <w:tcPr>
            <w:tcW w:w="4530" w:type="dxa"/>
          </w:tcPr>
          <w:p w14:paraId="2344F56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hyperlink w:anchor="bookmark=id.xfalf1h1syzz">
              <w:r>
                <w:rPr>
                  <w:rFonts w:ascii="Arial" w:eastAsia="Arial" w:hAnsi="Arial" w:cs="Arial"/>
                  <w:color w:val="156082"/>
                </w:rPr>
                <w:t>III.9</w:t>
              </w:r>
            </w:hyperlink>
          </w:p>
        </w:tc>
        <w:tc>
          <w:tcPr>
            <w:tcW w:w="3360" w:type="dxa"/>
          </w:tcPr>
          <w:p w14:paraId="278635A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5.2.*</w:t>
            </w:r>
          </w:p>
        </w:tc>
      </w:tr>
      <w:tr w:rsidR="009D43E8" w14:paraId="1165AE70" w14:textId="77777777" w:rsidTr="009D43E8">
        <w:tc>
          <w:tcPr>
            <w:tcW w:w="1200" w:type="dxa"/>
          </w:tcPr>
          <w:p w14:paraId="129F70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5</w:t>
            </w:r>
          </w:p>
        </w:tc>
        <w:tc>
          <w:tcPr>
            <w:tcW w:w="2790" w:type="dxa"/>
          </w:tcPr>
          <w:p w14:paraId="09A6924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Guardrails</w:t>
            </w:r>
          </w:p>
        </w:tc>
        <w:tc>
          <w:tcPr>
            <w:tcW w:w="4530" w:type="dxa"/>
          </w:tcPr>
          <w:p w14:paraId="5646763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QU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+ фильтры + контекст истории</w:t>
            </w:r>
          </w:p>
        </w:tc>
        <w:tc>
          <w:tcPr>
            <w:tcW w:w="3360" w:type="dxa"/>
          </w:tcPr>
          <w:p w14:paraId="6833418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5.1.15, 5.1.24, 5.3.3</w:t>
            </w:r>
          </w:p>
        </w:tc>
      </w:tr>
      <w:tr w:rsidR="009D43E8" w14:paraId="6E5F9588" w14:textId="77777777" w:rsidTr="009D43E8">
        <w:tc>
          <w:tcPr>
            <w:tcW w:w="1200" w:type="dxa"/>
          </w:tcPr>
          <w:p w14:paraId="04E1C2B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</w:t>
            </w:r>
          </w:p>
        </w:tc>
        <w:tc>
          <w:tcPr>
            <w:tcW w:w="2790" w:type="dxa"/>
          </w:tcPr>
          <w:p w14:paraId="63F80A5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Test &amp; Publish</w:t>
            </w:r>
          </w:p>
        </w:tc>
        <w:tc>
          <w:tcPr>
            <w:tcW w:w="4530" w:type="dxa"/>
          </w:tcPr>
          <w:p w14:paraId="3DB1DBB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Preview + «Проверить конфигурацию»</w:t>
            </w:r>
          </w:p>
        </w:tc>
        <w:tc>
          <w:tcPr>
            <w:tcW w:w="3360" w:type="dxa"/>
          </w:tcPr>
          <w:p w14:paraId="6B45C3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5.3.2, UC-PRM-01</w:t>
            </w:r>
          </w:p>
        </w:tc>
      </w:tr>
    </w:tbl>
    <w:p w14:paraId="63F88036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LLM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-01:</w:t>
      </w:r>
      <w:sdt>
        <w:sdtPr>
          <w:tag w:val="goog_rdk_277"/>
          <w:id w:val="-182174876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все слои </w:t>
          </w:r>
          <w:r>
            <w:rPr>
              <w:rFonts w:ascii="Arial Unicode MS" w:eastAsia="Arial Unicode MS" w:hAnsi="Arial Unicode MS" w:cs="Arial Unicode MS"/>
              <w:color w:val="000000"/>
            </w:rPr>
            <w:t>OK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«Проверить конфигурацию» </w:t>
          </w:r>
          <w:r>
            <w:rPr>
              <w:rFonts w:ascii="Arial Unicode MS" w:eastAsia="Arial Unicode MS" w:hAnsi="Arial Unicode MS" w:cs="Arial Unicode MS"/>
              <w:color w:val="000000"/>
            </w:rPr>
            <w:t>→ sandbox-ответ → ASS-T-LLM-01.</w:t>
          </w:r>
        </w:sdtContent>
      </w:sdt>
    </w:p>
    <w:p w14:paraId="4F5B708E" w14:textId="77777777" w:rsidR="009D43E8" w:rsidRDefault="00317F00">
      <w:pPr>
        <w:pStyle w:val="3"/>
        <w:rPr>
          <w:rFonts w:ascii="Arial" w:eastAsia="Arial" w:hAnsi="Arial" w:cs="Arial"/>
        </w:rPr>
      </w:pPr>
      <w:bookmarkStart w:id="3972" w:name="bookmark=id.2me0nu19v8x9" w:colFirst="0" w:colLast="0"/>
      <w:bookmarkEnd w:id="3972"/>
      <w:r>
        <w:rPr>
          <w:rFonts w:ascii="Arial" w:eastAsia="Arial" w:hAnsi="Arial" w:cs="Arial"/>
        </w:rPr>
        <w:t>III.11.1. Параметры модели LLM (§3.3)</w:t>
      </w:r>
    </w:p>
    <w:p w14:paraId="01F9E8BB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[Прил.1 §3.3.1–3.3.6]: FR-MDL, переключатель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b/>
          <w:bCs/>
          <w:color w:val="000000"/>
        </w:rPr>
        <w:t xml:space="preserve"> | 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sufler_cc</w:t>
      </w:r>
    </w:p>
    <w:p w14:paraId="6B620C0C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UI слайдеров temperature, chunk, порогов retrieval; UC-MDL-01.</w:t>
      </w:r>
    </w:p>
    <w:p w14:paraId="2B751875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Путь:</w:t>
      </w:r>
      <w:r>
        <w:rPr>
          <w:rFonts w:ascii="Arial" w:eastAsia="Arial" w:hAnsi="Arial" w:cs="Arial"/>
          <w:color w:val="000000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/ai-hub/admin</w:t>
      </w:r>
      <w:sdt>
        <w:sdtPr>
          <w:tag w:val="goog_rdk_278"/>
          <w:id w:val="2060861794"/>
        </w:sdtPr>
        <w:sdtContent>
          <w:r>
            <w:rPr>
              <w:rFonts w:ascii="Arial Unicode MS" w:eastAsia="Arial Unicode MS" w:hAnsi="Arial Unicode MS" w:cs="Arial Unicode MS"/>
              <w:color w:val="000000"/>
            </w:rPr>
            <w:t xml:space="preserve"> → </w:t>
          </w:r>
        </w:sdtContent>
      </w:sdt>
      <w:r>
        <w:rPr>
          <w:rFonts w:ascii="Arial" w:eastAsia="Arial" w:hAnsi="Arial" w:cs="Arial"/>
          <w:b/>
          <w:bCs/>
          <w:color w:val="000000"/>
        </w:rPr>
        <w:t>Параметры модели LLM</w:t>
      </w:r>
      <w:r>
        <w:rPr>
          <w:rFonts w:ascii="Arial" w:eastAsia="Arial" w:hAnsi="Arial" w:cs="Arial"/>
          <w:color w:val="000000"/>
        </w:rPr>
        <w:t xml:space="preserve"> · переключатель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 | </w:t>
      </w:r>
      <w:r>
        <w:rPr>
          <w:rFonts w:ascii="Arial" w:eastAsia="Arial" w:hAnsi="Arial" w:cs="Arial"/>
          <w:color w:val="000000"/>
          <w:sz w:val="22"/>
          <w:szCs w:val="22"/>
        </w:rPr>
        <w:t>sufler_cc</w:t>
      </w:r>
      <w:r>
        <w:rPr>
          <w:rFonts w:ascii="Arial" w:eastAsia="Arial" w:hAnsi="Arial" w:cs="Arial"/>
          <w:color w:val="000000"/>
        </w:rPr>
        <w:t xml:space="preserve"> (КЦ — </w:t>
      </w:r>
      <w:hyperlink w:anchor="bookmark=id.33c18hut3xlv">
        <w:r>
          <w:rPr>
            <w:rFonts w:ascii="Arial" w:eastAsia="Arial" w:hAnsi="Arial" w:cs="Arial"/>
            <w:color w:val="156082"/>
          </w:rPr>
          <w:t>II.3.5.2</w:t>
        </w:r>
      </w:hyperlink>
      <w:r>
        <w:rPr>
          <w:rFonts w:ascii="Arial" w:eastAsia="Arial" w:hAnsi="Arial" w:cs="Arial"/>
          <w:color w:val="000000"/>
        </w:rPr>
        <w:t>).</w:t>
      </w:r>
    </w:p>
    <w:tbl>
      <w:tblPr>
        <w:tblStyle w:val="51"/>
        <w:tblW w:w="121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15"/>
        <w:gridCol w:w="6665"/>
        <w:gridCol w:w="3840"/>
      </w:tblGrid>
      <w:tr w:rsidR="009D43E8" w14:paraId="7F07FA7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15" w:type="dxa"/>
          </w:tcPr>
          <w:p w14:paraId="463800D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ТТ</w:t>
            </w:r>
          </w:p>
        </w:tc>
        <w:tc>
          <w:tcPr>
            <w:tcW w:w="6665" w:type="dxa"/>
          </w:tcPr>
          <w:p w14:paraId="6D861F9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Параметр</w:t>
            </w:r>
          </w:p>
        </w:tc>
        <w:tc>
          <w:tcPr>
            <w:tcW w:w="3840" w:type="dxa"/>
          </w:tcPr>
          <w:p w14:paraId="4D7791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UI</w:t>
            </w:r>
          </w:p>
        </w:tc>
      </w:tr>
      <w:tr w:rsidR="009D43E8" w14:paraId="067D8C03" w14:textId="77777777" w:rsidTr="009D43E8">
        <w:tc>
          <w:tcPr>
            <w:tcW w:w="1615" w:type="dxa"/>
          </w:tcPr>
          <w:p w14:paraId="70200EF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</w:t>
            </w:r>
          </w:p>
        </w:tc>
        <w:tc>
          <w:tcPr>
            <w:tcW w:w="6665" w:type="dxa"/>
          </w:tcPr>
          <w:p w14:paraId="18EA862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Температура</w:t>
            </w:r>
          </w:p>
        </w:tc>
        <w:tc>
          <w:tcPr>
            <w:tcW w:w="3840" w:type="dxa"/>
          </w:tcPr>
          <w:p w14:paraId="782A36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Slider 0–1</w:t>
            </w:r>
          </w:p>
        </w:tc>
      </w:tr>
      <w:tr w:rsidR="009D43E8" w14:paraId="402C734F" w14:textId="77777777" w:rsidTr="009D43E8">
        <w:tc>
          <w:tcPr>
            <w:tcW w:w="1615" w:type="dxa"/>
          </w:tcPr>
          <w:p w14:paraId="19710F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3.3.2</w:t>
            </w:r>
          </w:p>
        </w:tc>
        <w:tc>
          <w:tcPr>
            <w:tcW w:w="6665" w:type="dxa"/>
          </w:tcPr>
          <w:p w14:paraId="216AB01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длина ответа</w:t>
            </w:r>
          </w:p>
        </w:tc>
        <w:tc>
          <w:tcPr>
            <w:tcW w:w="3840" w:type="dxa"/>
          </w:tcPr>
          <w:p w14:paraId="14F2C2E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Число + preset</w:t>
            </w:r>
          </w:p>
        </w:tc>
      </w:tr>
      <w:tr w:rsidR="009D43E8" w14:paraId="40085113" w14:textId="77777777" w:rsidTr="009D43E8">
        <w:tc>
          <w:tcPr>
            <w:tcW w:w="1615" w:type="dxa"/>
          </w:tcPr>
          <w:p w14:paraId="045071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3.3.3</w:t>
            </w:r>
          </w:p>
        </w:tc>
        <w:tc>
          <w:tcPr>
            <w:tcW w:w="6665" w:type="dxa"/>
          </w:tcPr>
          <w:p w14:paraId="1D20C52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size</w:t>
            </w:r>
          </w:p>
        </w:tc>
        <w:tc>
          <w:tcPr>
            <w:tcW w:w="3840" w:type="dxa"/>
          </w:tcPr>
          <w:p w14:paraId="0D3832F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Символы</w:t>
            </w:r>
          </w:p>
        </w:tc>
      </w:tr>
      <w:tr w:rsidR="009D43E8" w14:paraId="738787E0" w14:textId="77777777" w:rsidTr="009D43E8">
        <w:tc>
          <w:tcPr>
            <w:tcW w:w="1615" w:type="dxa"/>
          </w:tcPr>
          <w:p w14:paraId="1A1B1ED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3.3.4</w:t>
            </w:r>
          </w:p>
        </w:tc>
        <w:tc>
          <w:tcPr>
            <w:tcW w:w="6665" w:type="dxa"/>
          </w:tcPr>
          <w:p w14:paraId="1D7B0F4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overlap</w:t>
            </w:r>
          </w:p>
        </w:tc>
        <w:tc>
          <w:tcPr>
            <w:tcW w:w="3840" w:type="dxa"/>
          </w:tcPr>
          <w:p w14:paraId="1504C8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Символы</w:t>
            </w:r>
          </w:p>
        </w:tc>
      </w:tr>
      <w:tr w:rsidR="009D43E8" w14:paraId="137FB8CF" w14:textId="77777777" w:rsidTr="009D43E8">
        <w:tc>
          <w:tcPr>
            <w:tcW w:w="1615" w:type="dxa"/>
          </w:tcPr>
          <w:p w14:paraId="31749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3.3.5</w:t>
            </w:r>
          </w:p>
        </w:tc>
        <w:tc>
          <w:tcPr>
            <w:tcW w:w="6665" w:type="dxa"/>
          </w:tcPr>
          <w:p w14:paraId="6020BD1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Семант. порог включения фрагмента</w:t>
            </w:r>
          </w:p>
        </w:tc>
        <w:tc>
          <w:tcPr>
            <w:tcW w:w="3840" w:type="dxa"/>
          </w:tcPr>
          <w:p w14:paraId="63035FD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slider</w:t>
            </w:r>
          </w:p>
        </w:tc>
      </w:tr>
      <w:tr w:rsidR="009D43E8" w14:paraId="7D939428" w14:textId="77777777" w:rsidTr="009D43E8">
        <w:tc>
          <w:tcPr>
            <w:tcW w:w="1615" w:type="dxa"/>
          </w:tcPr>
          <w:p w14:paraId="25E1958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3.3.6</w:t>
            </w:r>
          </w:p>
        </w:tc>
        <w:tc>
          <w:tcPr>
            <w:tcW w:w="6665" w:type="dxa"/>
          </w:tcPr>
          <w:p w14:paraId="5A32E61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 детерминированного ответа из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7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7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7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7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7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</w:p>
        </w:tc>
        <w:tc>
          <w:tcPr>
            <w:tcW w:w="3840" w:type="dxa"/>
          </w:tcPr>
          <w:p w14:paraId="6DB2C0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% slider</w:t>
            </w:r>
          </w:p>
        </w:tc>
      </w:tr>
      <w:tr w:rsidR="009D43E8" w14:paraId="1D2410B2" w14:textId="77777777" w:rsidTr="009D43E8">
        <w:tc>
          <w:tcPr>
            <w:tcW w:w="1615" w:type="dxa"/>
          </w:tcPr>
          <w:p w14:paraId="21A7B5F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3.1</w:t>
            </w:r>
          </w:p>
        </w:tc>
        <w:tc>
          <w:tcPr>
            <w:tcW w:w="6665" w:type="dxa"/>
          </w:tcPr>
          <w:p w14:paraId="39FDCE08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79"/>
                <w:id w:val="140607742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Контекст ≥8200</w:t>
                </w:r>
              </w:sdtContent>
            </w:sdt>
          </w:p>
        </w:tc>
        <w:tc>
          <w:tcPr>
            <w:tcW w:w="3840" w:type="dxa"/>
          </w:tcPr>
          <w:p w14:paraId="58D5CC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read-only badge</w:t>
            </w:r>
          </w:p>
        </w:tc>
      </w:tr>
      <w:tr w:rsidR="009D43E8" w14:paraId="7E77160D" w14:textId="77777777" w:rsidTr="009D43E8">
        <w:tc>
          <w:tcPr>
            <w:tcW w:w="1615" w:type="dxa"/>
          </w:tcPr>
          <w:p w14:paraId="0BA139A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3.2</w:t>
            </w:r>
          </w:p>
        </w:tc>
        <w:tc>
          <w:tcPr>
            <w:tcW w:w="6665" w:type="dxa"/>
          </w:tcPr>
          <w:p w14:paraId="432DB65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Несколько LLM на модуль</w:t>
            </w:r>
          </w:p>
        </w:tc>
        <w:tc>
          <w:tcPr>
            <w:tcW w:w="3840" w:type="dxa"/>
          </w:tcPr>
          <w:p w14:paraId="4BB875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select</w:t>
            </w:r>
          </w:p>
        </w:tc>
      </w:tr>
    </w:tbl>
    <w:p w14:paraId="3995EFF4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50"/>
        <w:tblW w:w="12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85"/>
        <w:gridCol w:w="3135"/>
        <w:gridCol w:w="6360"/>
        <w:gridCol w:w="1860"/>
      </w:tblGrid>
      <w:tr w:rsidR="009D43E8" w14:paraId="1840555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4823279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ID</w:t>
            </w:r>
          </w:p>
        </w:tc>
        <w:tc>
          <w:tcPr>
            <w:tcW w:w="3135" w:type="dxa"/>
          </w:tcPr>
          <w:p w14:paraId="07B30F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Описание</w:t>
            </w:r>
          </w:p>
        </w:tc>
        <w:tc>
          <w:tcPr>
            <w:tcW w:w="6360" w:type="dxa"/>
          </w:tcPr>
          <w:p w14:paraId="7B57D95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Реализация</w:t>
            </w:r>
          </w:p>
        </w:tc>
        <w:tc>
          <w:tcPr>
            <w:tcW w:w="1860" w:type="dxa"/>
          </w:tcPr>
          <w:p w14:paraId="743B0BC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73D5D210" w14:textId="77777777" w:rsidTr="009D43E8">
        <w:tc>
          <w:tcPr>
            <w:tcW w:w="1485" w:type="dxa"/>
          </w:tcPr>
          <w:p w14:paraId="7717E3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FR-MDL-01</w:t>
            </w:r>
          </w:p>
        </w:tc>
        <w:tc>
          <w:tcPr>
            <w:tcW w:w="3135" w:type="dxa"/>
          </w:tcPr>
          <w:p w14:paraId="6A76AC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Температура</w:t>
            </w:r>
          </w:p>
        </w:tc>
        <w:tc>
          <w:tcPr>
            <w:tcW w:w="6360" w:type="dxa"/>
          </w:tcPr>
          <w:p w14:paraId="65B259FD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меняет </w:t>
            </w:r>
            <w:r>
              <w:rPr>
                <w:rFonts w:ascii="Arial" w:eastAsia="Arial" w:hAnsi="Arial" w:cs="Arial"/>
                <w:color w:val="000000"/>
              </w:rPr>
              <w:t>temperature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хранилище параметров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§3.3.1.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вывод модели с новым значением </w:t>
            </w:r>
            <w:r>
              <w:rPr>
                <w:rFonts w:ascii="Arial" w:eastAsia="Arial" w:hAnsi="Arial" w:cs="Arial"/>
                <w:color w:val="000000"/>
              </w:rPr>
              <w:t>temperature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MDL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-01.</w:t>
            </w:r>
          </w:p>
        </w:tc>
        <w:tc>
          <w:tcPr>
            <w:tcW w:w="1860" w:type="dxa"/>
          </w:tcPr>
          <w:p w14:paraId="063329C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3.3.1</w:t>
            </w:r>
          </w:p>
        </w:tc>
      </w:tr>
      <w:tr w:rsidR="009D43E8" w14:paraId="38593FF3" w14:textId="77777777" w:rsidTr="009D43E8">
        <w:tc>
          <w:tcPr>
            <w:tcW w:w="1485" w:type="dxa"/>
          </w:tcPr>
          <w:p w14:paraId="6CE8A0C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FR-MDL-02</w:t>
            </w:r>
          </w:p>
        </w:tc>
        <w:tc>
          <w:tcPr>
            <w:tcW w:w="3135" w:type="dxa"/>
          </w:tcPr>
          <w:p w14:paraId="336DD56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Max длина ответа</w:t>
            </w:r>
          </w:p>
        </w:tc>
        <w:tc>
          <w:tcPr>
            <w:tcW w:w="6360" w:type="dxa"/>
          </w:tcPr>
          <w:p w14:paraId="179FBC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max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tokens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ограничение длины ответа §3.3.2.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Выход:</w:t>
            </w:r>
            <w:r>
              <w:rPr>
                <w:rFonts w:ascii="Arial" w:eastAsia="Arial" w:hAnsi="Arial" w:cs="Arial"/>
                <w:color w:val="000000"/>
              </w:rPr>
              <w:t xml:space="preserve"> ответ ограничен заданной длиной.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При</w:t>
            </w:r>
            <w:r>
              <w:rPr>
                <w:rFonts w:ascii="Arial" w:eastAsia="Arial" w:hAnsi="Arial" w:cs="Arial"/>
                <w:b/>
                <w:bCs/>
              </w:rPr>
              <w:t>е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мка:</w:t>
            </w:r>
            <w:r>
              <w:rPr>
                <w:rFonts w:ascii="Arial" w:eastAsia="Arial" w:hAnsi="Arial" w:cs="Arial"/>
                <w:color w:val="000000"/>
              </w:rPr>
              <w:t xml:space="preserve"> ASS-T-MDL-01.</w:t>
            </w:r>
          </w:p>
        </w:tc>
        <w:tc>
          <w:tcPr>
            <w:tcW w:w="1860" w:type="dxa"/>
          </w:tcPr>
          <w:p w14:paraId="6607126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3.3.2</w:t>
            </w:r>
          </w:p>
        </w:tc>
      </w:tr>
      <w:tr w:rsidR="009D43E8" w14:paraId="5734EEC9" w14:textId="77777777" w:rsidTr="009D43E8">
        <w:tc>
          <w:tcPr>
            <w:tcW w:w="1485" w:type="dxa"/>
          </w:tcPr>
          <w:p w14:paraId="52F71A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FR-MDL-03</w:t>
            </w:r>
          </w:p>
        </w:tc>
        <w:tc>
          <w:tcPr>
            <w:tcW w:w="3135" w:type="dxa"/>
          </w:tcPr>
          <w:p w14:paraId="6CCFF0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size</w:t>
            </w:r>
          </w:p>
        </w:tc>
        <w:tc>
          <w:tcPr>
            <w:tcW w:w="6360" w:type="dxa"/>
          </w:tcPr>
          <w:p w14:paraId="004FFD41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size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настройка индексатора §3.3.3.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переразбиение при публикации.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860" w:type="dxa"/>
          </w:tcPr>
          <w:p w14:paraId="17B35E4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3.3.3</w:t>
            </w:r>
          </w:p>
        </w:tc>
      </w:tr>
      <w:tr w:rsidR="009D43E8" w14:paraId="1BD2F233" w14:textId="77777777" w:rsidTr="009D43E8">
        <w:tc>
          <w:tcPr>
            <w:tcW w:w="1485" w:type="dxa"/>
          </w:tcPr>
          <w:p w14:paraId="24B97C2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FR-MDL-04</w:t>
            </w:r>
          </w:p>
        </w:tc>
        <w:tc>
          <w:tcPr>
            <w:tcW w:w="3135" w:type="dxa"/>
          </w:tcPr>
          <w:p w14:paraId="7ADDB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Chunk overlap</w:t>
            </w:r>
          </w:p>
        </w:tc>
        <w:tc>
          <w:tcPr>
            <w:tcW w:w="6360" w:type="dxa"/>
          </w:tcPr>
          <w:p w14:paraId="25CDC1A5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</w:t>
            </w:r>
            <w:r>
              <w:rPr>
                <w:rFonts w:ascii="Arial" w:eastAsia="Arial" w:hAnsi="Arial" w:cs="Arial"/>
                <w:color w:val="000000"/>
              </w:rPr>
              <w:t>chunk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overlap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перекрытие фрагментов §3.3.4.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качество индекса обновлено.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-18.</w:t>
            </w:r>
          </w:p>
        </w:tc>
        <w:tc>
          <w:tcPr>
            <w:tcW w:w="1860" w:type="dxa"/>
          </w:tcPr>
          <w:p w14:paraId="618A90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3.3.4</w:t>
            </w:r>
          </w:p>
        </w:tc>
      </w:tr>
      <w:tr w:rsidR="009D43E8" w14:paraId="66E4890D" w14:textId="77777777" w:rsidTr="009D43E8">
        <w:tc>
          <w:tcPr>
            <w:tcW w:w="1485" w:type="dxa"/>
          </w:tcPr>
          <w:p w14:paraId="06A2512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FR-MDL-05</w:t>
            </w:r>
          </w:p>
        </w:tc>
        <w:tc>
          <w:tcPr>
            <w:tcW w:w="3135" w:type="dxa"/>
          </w:tcPr>
          <w:p w14:paraId="1C0F97E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Семант. порог в контекст</w:t>
            </w:r>
          </w:p>
        </w:tc>
        <w:tc>
          <w:tcPr>
            <w:tcW w:w="6360" w:type="dxa"/>
          </w:tcPr>
          <w:p w14:paraId="1D43AA93" w14:textId="77777777" w:rsidR="009D43E8" w:rsidRPr="00025E46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семантический порог.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фильтр контекста §3.3.5.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в промпт попадают только релевантные фрагменты. 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025E46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025E46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860" w:type="dxa"/>
          </w:tcPr>
          <w:p w14:paraId="47F3969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3.3.5</w:t>
            </w:r>
          </w:p>
        </w:tc>
      </w:tr>
      <w:tr w:rsidR="009D43E8" w14:paraId="1DC37F33" w14:textId="77777777" w:rsidTr="009D43E8">
        <w:tc>
          <w:tcPr>
            <w:tcW w:w="1485" w:type="dxa"/>
          </w:tcPr>
          <w:p w14:paraId="686A970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FR-MDL-06</w:t>
            </w:r>
          </w:p>
        </w:tc>
        <w:tc>
          <w:tcPr>
            <w:tcW w:w="3135" w:type="dxa"/>
          </w:tcPr>
          <w:p w14:paraId="5C30E98B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Порог детерминированного ответа из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78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79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80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81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82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</w:p>
        </w:tc>
        <w:tc>
          <w:tcPr>
            <w:tcW w:w="6360" w:type="dxa"/>
          </w:tcPr>
          <w:p w14:paraId="5B7C58F4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администратор зада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т порог детерминированного ответа.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порог детерминированного ответа из 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398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398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398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3986" w:author="Никита Гринь" w:date="2026-07-31T11:05:00Z" w16du:dateUtc="2026-07-31T08:05:00Z">
                  <w:rPr/>
                </w:rPrChange>
              </w:rPr>
              <w:instrText>.1</w:instrText>
            </w:r>
            <w:r>
              <w:instrText>fkeonkkdgu</w:instrText>
            </w:r>
            <w:r w:rsidRPr="003D1E67">
              <w:rPr>
                <w:lang w:val="ru-RU"/>
                <w:rPrChange w:id="3987" w:author="Никита Гринь" w:date="2026-07-31T11:05:00Z" w16du:dateUtc="2026-07-31T08:05:00Z">
                  <w:rPr/>
                </w:rPrChange>
              </w:rPr>
              <w:instrText>5"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b/>
                <w:bCs/>
                <w:color w:val="156082"/>
              </w:rPr>
              <w:t>KB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§3.3.6.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режим ответа только с цитированием источника. 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При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b/>
                <w:bCs/>
                <w:color w:val="000000"/>
                <w:lang w:val="ru-RU"/>
              </w:rPr>
              <w:t>мка: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ASS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-02.</w:t>
            </w:r>
          </w:p>
        </w:tc>
        <w:tc>
          <w:tcPr>
            <w:tcW w:w="1860" w:type="dxa"/>
          </w:tcPr>
          <w:p w14:paraId="4C6D723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3.3.6</w:t>
            </w:r>
          </w:p>
        </w:tc>
      </w:tr>
    </w:tbl>
    <w:p w14:paraId="6FF38B7C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UC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MDL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-01:</w:t>
      </w:r>
      <w:sdt>
        <w:sdtPr>
          <w:tag w:val="goog_rdk_280"/>
          <w:id w:val="-1628969540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изменение </w:t>
          </w:r>
          <w:r>
            <w:rPr>
              <w:rFonts w:ascii="Arial Unicode MS" w:eastAsia="Arial Unicode MS" w:hAnsi="Arial Unicode MS" w:cs="Arial Unicode MS"/>
              <w:color w:val="000000"/>
            </w:rPr>
            <w:t>temperature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→ «Тест с текущими параметрами» → </w:t>
          </w:r>
          <w:r>
            <w:rPr>
              <w:rFonts w:ascii="Arial Unicode MS" w:eastAsia="Arial Unicode MS" w:hAnsi="Arial Unicode MS" w:cs="Arial Unicode MS"/>
              <w:color w:val="000000"/>
            </w:rPr>
            <w:t>ASS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T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  <w:color w:val="000000"/>
            </w:rPr>
            <w:t>MDL</w:t>
          </w:r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-01.</w:t>
          </w:r>
        </w:sdtContent>
      </w:sdt>
    </w:p>
    <w:p w14:paraId="6D3B0A95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color w:val="000000"/>
        </w:rPr>
        <w:t xml:space="preserve">Preset </w:t>
      </w:r>
      <w:r>
        <w:rPr>
          <w:rFonts w:ascii="Arial" w:eastAsia="Arial" w:hAnsi="Arial" w:cs="Arial"/>
          <w:color w:val="000000"/>
          <w:sz w:val="22"/>
          <w:szCs w:val="22"/>
        </w:rPr>
        <w:t>assistant_bank</w:t>
      </w:r>
      <w:r>
        <w:rPr>
          <w:rFonts w:ascii="Arial" w:eastAsia="Arial" w:hAnsi="Arial" w:cs="Arial"/>
          <w:color w:val="000000"/>
        </w:rPr>
        <w:t xml:space="preserve">: temperature 0.3–0.4; max ответа 800–1200 симв. </w:t>
      </w:r>
      <w:r w:rsidRPr="003C42DA">
        <w:rPr>
          <w:rFonts w:ascii="Arial" w:eastAsia="Arial" w:hAnsi="Arial" w:cs="Arial"/>
          <w:color w:val="000000"/>
          <w:lang w:val="ru-RU"/>
        </w:rPr>
        <w:t>(ориентир; суфл</w:t>
      </w:r>
      <w:r w:rsidRPr="003C42DA">
        <w:rPr>
          <w:rFonts w:ascii="Arial" w:eastAsia="Arial" w:hAnsi="Arial" w:cs="Arial"/>
          <w:lang w:val="ru-RU"/>
        </w:rPr>
        <w:t>е</w:t>
      </w:r>
      <w:sdt>
        <w:sdtPr>
          <w:tag w:val="goog_rdk_281"/>
          <w:id w:val="-1743191597"/>
        </w:sdtPr>
        <w:sdtContent>
          <w:r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р КЦ — ≤500, §3.4).</w:t>
          </w:r>
        </w:sdtContent>
      </w:sdt>
    </w:p>
    <w:p w14:paraId="0D11DDC2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0175170C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0401EA59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58881AA5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787307C2" w14:textId="77777777" w:rsidR="009D43E8" w:rsidRPr="003C42DA" w:rsidRDefault="009D43E8">
      <w:pPr>
        <w:rPr>
          <w:lang w:val="ru-RU"/>
        </w:rPr>
      </w:pPr>
    </w:p>
    <w:p w14:paraId="6FFD99EE" w14:textId="77777777" w:rsidR="009D43E8" w:rsidRPr="003C42DA" w:rsidRDefault="009D43E8">
      <w:pPr>
        <w:pStyle w:val="1"/>
        <w:rPr>
          <w:rFonts w:ascii="Arial" w:eastAsia="Arial" w:hAnsi="Arial" w:cs="Arial"/>
          <w:lang w:val="ru-RU"/>
        </w:rPr>
      </w:pPr>
    </w:p>
    <w:p w14:paraId="6F07346C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3988" w:name="bookmark=id.5rvh25btg5h6" w:colFirst="0" w:colLast="0"/>
      <w:bookmarkEnd w:id="3988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 Модуль распознавания документов (§2.2.4, §6)</w:t>
      </w:r>
    </w:p>
    <w:p w14:paraId="027301E8" w14:textId="28736D8C" w:rsidR="009D43E8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3989" w:author="Никита Гринь" w:date="2026-08-03T14:36:00Z" w16du:dateUtc="2026-08-03T11:36:00Z"/>
          <w:rFonts w:ascii="Arial" w:eastAsia="Arial" w:hAnsi="Arial" w:cs="Arial"/>
          <w:color w:val="000000"/>
          <w:lang w:val="ru-RU"/>
        </w:rPr>
      </w:pPr>
      <w:sdt>
        <w:sdtPr>
          <w:tag w:val="goog_rdk_282"/>
          <w:id w:val="-1104277677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Модуль распознавания документов автоматизирует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IDP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для банковских документов (паспорта, договоры, выписки и др.) во вкладке «Документы»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. </w:t>
          </w:r>
          <w:ins w:id="3990" w:author="Никита Гринь" w:date="2026-08-03T14:34:00Z" w16du:dateUtc="2026-08-03T11:34:00Z">
            <w:r w:rsidR="00C06442" w:rsidRPr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t>Pipeline: поступление документа (ручная загрузка через web-интерфейс либо автоматический приём из ЭДО / API) → классификация → извлечение полей → HITL → экспорт в системы банка.</w:t>
            </w:r>
          </w:ins>
          <w:ins w:id="3991" w:author="Никита Гринь" w:date="2026-08-03T14:35:00Z" w16du:dateUtc="2026-08-03T11:35:00Z">
            <w:r w:rsidR="00C06442">
              <w:rPr>
                <w:rFonts w:asciiTheme="minorHAnsi" w:eastAsia="Arial Unicode MS" w:hAnsiTheme="minorHAnsi" w:cs="Arial Unicode MS"/>
                <w:color w:val="000000"/>
                <w:lang w:val="ru-RU"/>
              </w:rPr>
              <w:t xml:space="preserve"> </w:t>
            </w:r>
          </w:ins>
          <w:del w:id="3992" w:author="Никита Гринь" w:date="2026-08-03T14:34:00Z" w16du:dateUtc="2026-08-03T11:34:00Z">
            <w:r w:rsidR="00317F00" w:rsidDel="00C06442">
              <w:rPr>
                <w:rFonts w:ascii="Arial Unicode MS" w:eastAsia="Arial Unicode MS" w:hAnsi="Arial Unicode MS" w:cs="Arial Unicode MS"/>
                <w:color w:val="000000"/>
              </w:rPr>
              <w:delText>Pipeline</w:delText>
            </w:r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>: загрузка</w:delText>
            </w:r>
          </w:del>
          <w:ins w:id="3994" w:author="Солдатенко Евгений Павлович" w:date="2026-07-31T09:30:00Z">
            <w:del w:id="3995" w:author="Никита Гринь" w:date="2026-08-03T14:34:00Z" w16du:dateUtc="2026-08-03T11:34:00Z">
              <w:r w:rsidR="00451512" w:rsidDel="00C06442">
                <w:rPr>
                  <w:rFonts w:asciiTheme="minorHAnsi" w:eastAsia="Arial Unicode MS" w:hAnsiTheme="minorHAnsi" w:cs="Arial Unicode MS"/>
                  <w:color w:val="000000"/>
                  <w:lang w:val="ru-RU"/>
                </w:rPr>
                <w:delText>(импорт?)</w:delText>
              </w:r>
            </w:del>
          </w:ins>
          <w:del w:id="3996" w:author="Никита Гринь" w:date="2026-08-03T14:34:00Z" w16du:dateUtc="2026-08-03T11:34:00Z"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 </w:delText>
            </w:r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→ классификация → извлечение полей → </w:delText>
            </w:r>
            <w:r w:rsidR="00317F00" w:rsidDel="00C06442">
              <w:rPr>
                <w:rFonts w:ascii="Arial Unicode MS" w:eastAsia="Arial Unicode MS" w:hAnsi="Arial Unicode MS" w:cs="Arial Unicode MS"/>
                <w:color w:val="000000"/>
              </w:rPr>
              <w:delText>HITL</w:delText>
            </w:r>
            <w:r w:rsidR="00317F00" w:rsidRPr="003C42DA" w:rsidDel="00C06442">
              <w:rPr>
                <w:rFonts w:ascii="Arial Unicode MS" w:eastAsia="Arial Unicode MS" w:hAnsi="Arial Unicode MS" w:cs="Arial Unicode MS"/>
                <w:color w:val="000000"/>
                <w:lang w:val="ru-RU"/>
              </w:rPr>
              <w:delText xml:space="preserve"> → экспорт в системы банка. </w:delText>
            </w:r>
          </w:del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Разв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>е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ртывание </w:t>
      </w:r>
      <w:r w:rsidR="00317F00">
        <w:rPr>
          <w:rFonts w:ascii="Arial" w:eastAsia="Arial" w:hAnsi="Arial" w:cs="Arial"/>
          <w:color w:val="000000"/>
        </w:rPr>
        <w:t>on</w:t>
      </w:r>
      <w:r w:rsidR="00317F00" w:rsidRPr="003C42DA">
        <w:rPr>
          <w:rFonts w:ascii="Arial" w:eastAsia="Arial" w:hAnsi="Arial" w:cs="Arial"/>
          <w:color w:val="000000"/>
          <w:lang w:val="ru-RU"/>
        </w:rPr>
        <w:t>-</w:t>
      </w:r>
      <w:r w:rsidR="00317F00">
        <w:rPr>
          <w:rFonts w:ascii="Arial" w:eastAsia="Arial" w:hAnsi="Arial" w:cs="Arial"/>
          <w:color w:val="000000"/>
        </w:rPr>
        <w:t>prem</w:t>
      </w:r>
      <w:r w:rsidR="00317F00" w:rsidRPr="003C42DA">
        <w:rPr>
          <w:rFonts w:ascii="Arial" w:eastAsia="Arial" w:hAnsi="Arial" w:cs="Arial"/>
          <w:color w:val="000000"/>
          <w:lang w:val="ru-RU"/>
        </w:rPr>
        <w:t xml:space="preserve"> в изолированной сети; роли — §2.4 п.11–13.</w:t>
      </w:r>
    </w:p>
    <w:p w14:paraId="039E8805" w14:textId="77777777" w:rsidR="00C06442" w:rsidRPr="00C06442" w:rsidRDefault="00C06442" w:rsidP="00C064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3997" w:author="Никита Гринь" w:date="2026-08-03T14:36:00Z" w16du:dateUtc="2026-08-03T11:36:00Z"/>
          <w:rFonts w:ascii="Arial" w:eastAsia="Arial" w:hAnsi="Arial" w:cs="Arial"/>
          <w:color w:val="000000"/>
          <w:lang w:val="ru-RU"/>
        </w:rPr>
      </w:pPr>
      <w:ins w:id="3998" w:author="Никита Гринь" w:date="2026-08-03T14:36:00Z" w16du:dateUtc="2026-08-03T11:36:00Z">
        <w:r w:rsidRPr="00C06442">
          <w:rPr>
            <w:rFonts w:ascii="Arial" w:eastAsia="Arial" w:hAnsi="Arial" w:cs="Arial"/>
            <w:color w:val="000000"/>
            <w:lang w:val="ru-RU"/>
          </w:rPr>
          <w:t>Каналы поступления документов (§6.1.4):</w:t>
        </w:r>
      </w:ins>
    </w:p>
    <w:p w14:paraId="73D4D991" w14:textId="77777777" w:rsidR="00C06442" w:rsidRPr="00C06442" w:rsidRDefault="00C06442" w:rsidP="00C064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ins w:id="3999" w:author="Никита Гринь" w:date="2026-08-03T14:36:00Z" w16du:dateUtc="2026-08-03T11:36:00Z"/>
          <w:rFonts w:ascii="Arial" w:eastAsia="Arial" w:hAnsi="Arial" w:cs="Arial"/>
          <w:color w:val="000000"/>
          <w:lang w:val="ru-RU"/>
        </w:rPr>
      </w:pPr>
      <w:ins w:id="4000" w:author="Никита Гринь" w:date="2026-08-03T14:36:00Z" w16du:dateUtc="2026-08-03T11:36:00Z">
        <w:r w:rsidRPr="00C06442">
          <w:rPr>
            <w:rFonts w:ascii="Arial" w:eastAsia="Arial" w:hAnsi="Arial" w:cs="Arial"/>
            <w:color w:val="000000"/>
            <w:lang w:val="ru-RU"/>
          </w:rPr>
          <w:t>• Ручная загрузка — пользователь загружает файл во вкладке «Документы».</w:t>
        </w:r>
      </w:ins>
    </w:p>
    <w:p w14:paraId="0E912C64" w14:textId="47AB80E4" w:rsidR="00C06442" w:rsidRPr="003C42DA" w:rsidRDefault="00C06442" w:rsidP="00C06442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ins w:id="4001" w:author="Никита Гринь" w:date="2026-08-03T14:36:00Z" w16du:dateUtc="2026-08-03T11:36:00Z">
        <w:r w:rsidRPr="00C06442">
          <w:rPr>
            <w:rFonts w:ascii="Arial" w:eastAsia="Arial" w:hAnsi="Arial" w:cs="Arial"/>
            <w:color w:val="000000"/>
            <w:lang w:val="ru-RU"/>
          </w:rPr>
          <w:t>• Приём из ЭДО / API — документ поступает автоматически по интеграции, без ручной загрузки.</w:t>
        </w:r>
      </w:ins>
    </w:p>
    <w:p w14:paraId="111CDFB3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002" w:name="bookmark=id.mjq875rzdkza" w:colFirst="0" w:colLast="0"/>
      <w:bookmarkEnd w:id="4002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.1. Назначение и границы</w:t>
      </w:r>
    </w:p>
    <w:p w14:paraId="1BBE954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§6.1]: назначение </w:t>
      </w:r>
      <w:r>
        <w:rPr>
          <w:rFonts w:ascii="Arial" w:eastAsia="Arial" w:hAnsi="Arial" w:cs="Arial"/>
          <w:b/>
          <w:bCs/>
          <w:color w:val="000000"/>
        </w:rPr>
        <w:t>OCR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/</w:t>
      </w:r>
      <w:r>
        <w:rPr>
          <w:rFonts w:ascii="Arial" w:eastAsia="Arial" w:hAnsi="Arial" w:cs="Arial"/>
          <w:b/>
          <w:bCs/>
          <w:color w:val="000000"/>
        </w:rPr>
        <w:t>IDP</w:t>
      </w:r>
    </w:p>
    <w:p w14:paraId="79714E3B" w14:textId="77777777" w:rsidR="009D43E8" w:rsidRPr="003C42DA" w:rsidRDefault="000000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sdt>
        <w:sdtPr>
          <w:tag w:val="goog_rdk_283"/>
          <w:id w:val="517678901"/>
        </w:sdtPr>
        <w:sdtContent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Границы модуля, виды документов §6.1.3,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KPI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 xml:space="preserve"> (≥95% </w:t>
          </w:r>
          <w:r w:rsidR="00317F00">
            <w:rPr>
              <w:rFonts w:ascii="Arial Unicode MS" w:eastAsia="Arial Unicode MS" w:hAnsi="Arial Unicode MS" w:cs="Arial Unicode MS"/>
              <w:color w:val="000000"/>
            </w:rPr>
            <w:t>OCR</w:t>
          </w:r>
          <w:r w:rsidR="00317F00" w:rsidRPr="003C42DA">
            <w:rPr>
              <w:rFonts w:ascii="Arial Unicode MS" w:eastAsia="Arial Unicode MS" w:hAnsi="Arial Unicode MS" w:cs="Arial Unicode MS"/>
              <w:color w:val="000000"/>
              <w:lang w:val="ru-RU"/>
            </w:rPr>
            <w:t>, ≥1 стр/с).</w:t>
          </w:r>
        </w:sdtContent>
      </w:sdt>
    </w:p>
    <w:p w14:paraId="0AD3294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scope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отдел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>н от СУЗ-</w:t>
      </w:r>
      <w:r>
        <w:rPr>
          <w:rFonts w:ascii="Arial" w:eastAsia="Arial" w:hAnsi="Arial" w:cs="Arial"/>
          <w:color w:val="000000"/>
        </w:rPr>
        <w:t>RAG</w:t>
      </w:r>
      <w:r w:rsidRPr="003C42DA">
        <w:rPr>
          <w:rFonts w:ascii="Arial" w:eastAsia="Arial" w:hAnsi="Arial" w:cs="Arial"/>
          <w:color w:val="000000"/>
          <w:lang w:val="ru-RU"/>
        </w:rPr>
        <w:t xml:space="preserve"> и ассистента.</w:t>
      </w:r>
    </w:p>
    <w:p w14:paraId="61E3DF76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Трассировка: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пункты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6.1.1–6.1.25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6.2.1–6.2.5</w:t>
      </w:r>
      <w:r w:rsidRPr="003C42DA">
        <w:rPr>
          <w:rFonts w:ascii="Arial" w:eastAsia="Arial" w:hAnsi="Arial" w:cs="Arial"/>
          <w:color w:val="000000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6.3</w:t>
      </w:r>
      <w:r w:rsidRPr="003C42DA">
        <w:rPr>
          <w:rFonts w:ascii="Arial" w:eastAsia="Arial" w:hAnsi="Arial" w:cs="Arial"/>
          <w:color w:val="000000"/>
          <w:lang w:val="ru-RU"/>
        </w:rPr>
        <w:t xml:space="preserve"> Приложения 1.</w:t>
      </w:r>
    </w:p>
    <w:p w14:paraId="7E009B10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003" w:name="bookmark=id.smu0fehmgo28" w:colFirst="0" w:colLast="0"/>
      <w:bookmarkEnd w:id="4003"/>
      <w:r w:rsidRPr="003C42DA">
        <w:rPr>
          <w:rFonts w:ascii="Arial" w:eastAsia="Arial" w:hAnsi="Arial" w:cs="Arial"/>
          <w:lang w:val="ru-RU"/>
        </w:rPr>
        <w:t>Виды документов (§6.1.3)</w:t>
      </w:r>
    </w:p>
    <w:tbl>
      <w:tblPr>
        <w:tblStyle w:val="49"/>
        <w:tblW w:w="13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640"/>
        <w:gridCol w:w="4340"/>
        <w:gridCol w:w="6295"/>
      </w:tblGrid>
      <w:tr w:rsidR="009D43E8" w14:paraId="3D31F0E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849B5E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№</w:t>
            </w:r>
          </w:p>
        </w:tc>
        <w:tc>
          <w:tcPr>
            <w:tcW w:w="4340" w:type="dxa"/>
          </w:tcPr>
          <w:p w14:paraId="3ED4AAA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Категория</w:t>
            </w:r>
          </w:p>
        </w:tc>
        <w:tc>
          <w:tcPr>
            <w:tcW w:w="6295" w:type="dxa"/>
          </w:tcPr>
          <w:p w14:paraId="7FA377A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Примеры</w:t>
            </w:r>
          </w:p>
        </w:tc>
      </w:tr>
      <w:tr w:rsidR="009D43E8" w14:paraId="6BA80146" w14:textId="77777777" w:rsidTr="009D43E8">
        <w:tc>
          <w:tcPr>
            <w:tcW w:w="2640" w:type="dxa"/>
          </w:tcPr>
          <w:p w14:paraId="3FF285A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6.1.3.1</w:t>
            </w:r>
          </w:p>
        </w:tc>
        <w:tc>
          <w:tcPr>
            <w:tcW w:w="4340" w:type="dxa"/>
          </w:tcPr>
          <w:p w14:paraId="55FD83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Удостоверяющие личность</w:t>
            </w:r>
          </w:p>
        </w:tc>
        <w:tc>
          <w:tcPr>
            <w:tcW w:w="6295" w:type="dxa"/>
          </w:tcPr>
          <w:p w14:paraId="79B9E58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Паспорт, ID</w:t>
            </w:r>
          </w:p>
        </w:tc>
      </w:tr>
      <w:tr w:rsidR="009D43E8" w14:paraId="5DE0C1F4" w14:textId="77777777" w:rsidTr="009D43E8">
        <w:tc>
          <w:tcPr>
            <w:tcW w:w="2640" w:type="dxa"/>
          </w:tcPr>
          <w:p w14:paraId="2745DD5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6.1.3.2</w:t>
            </w:r>
          </w:p>
        </w:tc>
        <w:tc>
          <w:tcPr>
            <w:tcW w:w="4340" w:type="dxa"/>
          </w:tcPr>
          <w:p w14:paraId="3E48C5F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Анкеты, заявления</w:t>
            </w:r>
          </w:p>
        </w:tc>
        <w:tc>
          <w:tcPr>
            <w:tcW w:w="6295" w:type="dxa"/>
          </w:tcPr>
          <w:p w14:paraId="08DE940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Заявки клиентов</w:t>
            </w:r>
          </w:p>
        </w:tc>
      </w:tr>
      <w:tr w:rsidR="009D43E8" w14:paraId="6D6C2C3A" w14:textId="77777777" w:rsidTr="009D43E8">
        <w:tc>
          <w:tcPr>
            <w:tcW w:w="2640" w:type="dxa"/>
          </w:tcPr>
          <w:p w14:paraId="127D947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6.1.3.3</w:t>
            </w:r>
          </w:p>
        </w:tc>
        <w:tc>
          <w:tcPr>
            <w:tcW w:w="4340" w:type="dxa"/>
          </w:tcPr>
          <w:p w14:paraId="76B494F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Справки</w:t>
            </w:r>
          </w:p>
        </w:tc>
        <w:tc>
          <w:tcPr>
            <w:tcW w:w="6295" w:type="dxa"/>
          </w:tcPr>
          <w:p w14:paraId="08C44A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Внутренние/внешние</w:t>
            </w:r>
          </w:p>
        </w:tc>
      </w:tr>
      <w:tr w:rsidR="009D43E8" w14:paraId="2EF19DB7" w14:textId="77777777" w:rsidTr="009D43E8">
        <w:tc>
          <w:tcPr>
            <w:tcW w:w="2640" w:type="dxa"/>
          </w:tcPr>
          <w:p w14:paraId="69E9B1B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6.1.3.4</w:t>
            </w:r>
          </w:p>
        </w:tc>
        <w:tc>
          <w:tcPr>
            <w:tcW w:w="4340" w:type="dxa"/>
          </w:tcPr>
          <w:p w14:paraId="4552C09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Договоры</w:t>
            </w:r>
          </w:p>
        </w:tc>
        <w:tc>
          <w:tcPr>
            <w:tcW w:w="6295" w:type="dxa"/>
          </w:tcPr>
          <w:p w14:paraId="12B46E2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Кредит, депозит, аренда</w:t>
            </w:r>
          </w:p>
        </w:tc>
      </w:tr>
      <w:tr w:rsidR="009D43E8" w14:paraId="425A58EC" w14:textId="77777777" w:rsidTr="009D43E8">
        <w:tc>
          <w:tcPr>
            <w:tcW w:w="2640" w:type="dxa"/>
          </w:tcPr>
          <w:p w14:paraId="063C32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6.1.3.5</w:t>
            </w:r>
          </w:p>
        </w:tc>
        <w:tc>
          <w:tcPr>
            <w:tcW w:w="4340" w:type="dxa"/>
          </w:tcPr>
          <w:p w14:paraId="4E57E1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Плат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жные</w:t>
            </w:r>
          </w:p>
        </w:tc>
        <w:tc>
          <w:tcPr>
            <w:tcW w:w="6295" w:type="dxa"/>
          </w:tcPr>
          <w:p w14:paraId="1C60A30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Квитанции, чеки, счета</w:t>
            </w:r>
          </w:p>
        </w:tc>
      </w:tr>
      <w:tr w:rsidR="009D43E8" w14:paraId="1F6BE034" w14:textId="77777777" w:rsidTr="009D43E8">
        <w:tc>
          <w:tcPr>
            <w:tcW w:w="2640" w:type="dxa"/>
          </w:tcPr>
          <w:p w14:paraId="1F121D5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6.1.3.6</w:t>
            </w:r>
          </w:p>
        </w:tc>
        <w:tc>
          <w:tcPr>
            <w:tcW w:w="4340" w:type="dxa"/>
          </w:tcPr>
          <w:p w14:paraId="14FD6B8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Уставные ЮЛ</w:t>
            </w:r>
          </w:p>
        </w:tc>
        <w:tc>
          <w:tcPr>
            <w:tcW w:w="6295" w:type="dxa"/>
          </w:tcPr>
          <w:p w14:paraId="5911EA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Устав, выписки, лицензии</w:t>
            </w:r>
          </w:p>
        </w:tc>
      </w:tr>
      <w:tr w:rsidR="009D43E8" w14:paraId="17BB4D4E" w14:textId="77777777" w:rsidTr="009D43E8">
        <w:tc>
          <w:tcPr>
            <w:tcW w:w="2640" w:type="dxa"/>
          </w:tcPr>
          <w:p w14:paraId="0884DC0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6.1.3.7</w:t>
            </w:r>
          </w:p>
        </w:tc>
        <w:tc>
          <w:tcPr>
            <w:tcW w:w="4340" w:type="dxa"/>
          </w:tcPr>
          <w:p w14:paraId="6BFA71D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Банковские выписки</w:t>
            </w:r>
          </w:p>
        </w:tc>
        <w:tc>
          <w:tcPr>
            <w:tcW w:w="6295" w:type="dxa"/>
          </w:tcPr>
          <w:p w14:paraId="01EDB81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7F4227BE" w14:textId="77777777" w:rsidTr="009D43E8">
        <w:tc>
          <w:tcPr>
            <w:tcW w:w="2640" w:type="dxa"/>
          </w:tcPr>
          <w:p w14:paraId="079156C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6.1.3.8</w:t>
            </w:r>
          </w:p>
        </w:tc>
        <w:tc>
          <w:tcPr>
            <w:tcW w:w="4340" w:type="dxa"/>
          </w:tcPr>
          <w:p w14:paraId="6DB9AAB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Жиль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, имущество</w:t>
            </w:r>
          </w:p>
        </w:tc>
        <w:tc>
          <w:tcPr>
            <w:tcW w:w="6295" w:type="dxa"/>
          </w:tcPr>
          <w:p w14:paraId="06D6F35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499B5E6A" w14:textId="77777777" w:rsidTr="009D43E8">
        <w:tc>
          <w:tcPr>
            <w:tcW w:w="2640" w:type="dxa"/>
          </w:tcPr>
          <w:p w14:paraId="27FBAD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6.1.3.9</w:t>
            </w:r>
          </w:p>
        </w:tc>
        <w:tc>
          <w:tcPr>
            <w:tcW w:w="4340" w:type="dxa"/>
          </w:tcPr>
          <w:p w14:paraId="7D45267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Рукописные</w:t>
            </w:r>
          </w:p>
        </w:tc>
        <w:tc>
          <w:tcPr>
            <w:tcW w:w="6295" w:type="dxa"/>
          </w:tcPr>
          <w:p w14:paraId="60E198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Пониженный auto-approve (v1.1)</w:t>
            </w:r>
          </w:p>
        </w:tc>
      </w:tr>
    </w:tbl>
    <w:p w14:paraId="6881F00E" w14:textId="5C7014DC" w:rsidR="009D43E8" w:rsidDel="000141DB" w:rsidRDefault="000141DB">
      <w:pPr>
        <w:pStyle w:val="3"/>
        <w:rPr>
          <w:del w:id="4004" w:author="Никита Гринь" w:date="2026-08-03T14:39:00Z" w16du:dateUtc="2026-08-03T11:39:00Z"/>
          <w:rFonts w:ascii="Arial" w:eastAsia="Arial" w:hAnsi="Arial" w:cs="Arial"/>
          <w:color w:val="000000"/>
          <w:lang w:val="ru-RU"/>
        </w:rPr>
      </w:pPr>
      <w:ins w:id="4005" w:author="Никита Гринь" w:date="2026-08-03T14:39:00Z" w16du:dateUtc="2026-08-03T11:39:00Z">
        <w:r w:rsidRPr="000141DB">
          <w:rPr>
            <w:rFonts w:ascii="Arial" w:eastAsia="Arial" w:hAnsi="Arial" w:cs="Arial"/>
            <w:color w:val="000000"/>
            <w:lang w:val="ru-RU"/>
          </w:rPr>
          <w:t>Конкретный перечень типов документов (doc_type) для пилота согласовывается с Заказчиком на этапе внедрения (поручение 4.2: доп. согласование модуля распознавания документов).</w:t>
        </w:r>
      </w:ins>
      <w:del w:id="4006" w:author="Никита Гринь" w:date="2026-08-03T14:39:00Z" w16du:dateUtc="2026-08-03T11:39:00Z">
        <w:r w:rsidR="00317F00" w:rsidRPr="003C42DA" w:rsidDel="000141DB">
          <w:rPr>
            <w:rFonts w:ascii="Arial" w:eastAsia="Arial" w:hAnsi="Arial" w:cs="Arial"/>
            <w:color w:val="000000"/>
            <w:lang w:val="ru-RU"/>
          </w:rPr>
          <w:delText xml:space="preserve">Конкретный перечень </w:delText>
        </w:r>
        <w:r w:rsidR="00317F00" w:rsidDel="000141DB">
          <w:rPr>
            <w:rFonts w:ascii="Arial" w:eastAsia="Arial" w:hAnsi="Arial" w:cs="Arial"/>
            <w:color w:val="000000"/>
            <w:sz w:val="22"/>
            <w:szCs w:val="22"/>
          </w:rPr>
          <w:delText>doc</w:delText>
        </w:r>
        <w:r w:rsidR="00317F00" w:rsidRPr="003C42DA" w:rsidDel="000141DB">
          <w:rPr>
            <w:rFonts w:ascii="Arial" w:eastAsia="Arial" w:hAnsi="Arial" w:cs="Arial"/>
            <w:color w:val="000000"/>
            <w:sz w:val="22"/>
            <w:szCs w:val="22"/>
            <w:lang w:val="ru-RU"/>
          </w:rPr>
          <w:delText>_</w:delText>
        </w:r>
        <w:r w:rsidR="00317F00" w:rsidDel="000141DB">
          <w:rPr>
            <w:rFonts w:ascii="Arial" w:eastAsia="Arial" w:hAnsi="Arial" w:cs="Arial"/>
            <w:color w:val="000000"/>
            <w:sz w:val="22"/>
            <w:szCs w:val="22"/>
          </w:rPr>
          <w:delText>type</w:delText>
        </w:r>
        <w:r w:rsidR="00317F00" w:rsidRPr="003C42DA" w:rsidDel="000141DB">
          <w:rPr>
            <w:rFonts w:ascii="Arial" w:eastAsia="Arial" w:hAnsi="Arial" w:cs="Arial"/>
            <w:color w:val="000000"/>
            <w:lang w:val="ru-RU"/>
          </w:rPr>
          <w:delText xml:space="preserve"> для пилота — </w:delText>
        </w:r>
        <w:r w:rsidR="00317F00" w:rsidRPr="003C42DA" w:rsidDel="000141DB">
          <w:rPr>
            <w:rFonts w:ascii="Arial" w:eastAsia="Arial" w:hAnsi="Arial" w:cs="Arial"/>
            <w:color w:val="000000"/>
            <w:lang w:val="ru-RU"/>
          </w:rPr>
          <w:delText>на этапе согласования § п. 4.2.</w:delText>
        </w:r>
      </w:del>
    </w:p>
    <w:p w14:paraId="2EE70C1E" w14:textId="77777777" w:rsidR="000141DB" w:rsidRPr="000141DB" w:rsidRDefault="000141DB">
      <w:pPr>
        <w:rPr>
          <w:ins w:id="4008" w:author="Никита Гринь" w:date="2026-08-03T14:39:00Z" w16du:dateUtc="2026-08-03T11:39:00Z"/>
          <w:lang w:val="ru-RU"/>
          <w:rPrChange w:id="4009" w:author="Никита Гринь" w:date="2026-08-03T14:39:00Z" w16du:dateUtc="2026-08-03T11:39:00Z">
            <w:rPr>
              <w:ins w:id="4010" w:author="Никита Гринь" w:date="2026-08-03T14:39:00Z" w16du:dateUtc="2026-08-03T11:39:00Z"/>
              <w:rFonts w:ascii="Arial" w:eastAsia="Arial" w:hAnsi="Arial" w:cs="Arial"/>
              <w:color w:val="000000"/>
              <w:lang w:val="ru-RU"/>
            </w:rPr>
          </w:rPrChange>
        </w:rPr>
        <w:pPrChange w:id="4011" w:author="Никита Гринь" w:date="2026-08-03T14:39:00Z" w16du:dateUtc="2026-08-03T11:39:00Z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180" w:after="180"/>
          </w:pPr>
        </w:pPrChange>
      </w:pPr>
    </w:p>
    <w:p w14:paraId="5BE34A56" w14:textId="77777777" w:rsidR="009D43E8" w:rsidRDefault="00317F00">
      <w:pPr>
        <w:pStyle w:val="3"/>
        <w:rPr>
          <w:rFonts w:ascii="Arial" w:eastAsia="Arial" w:hAnsi="Arial" w:cs="Arial"/>
        </w:rPr>
      </w:pPr>
      <w:bookmarkStart w:id="4012" w:name="bookmark=id.pilm9lf4dn8u" w:colFirst="0" w:colLast="0"/>
      <w:bookmarkEnd w:id="4012"/>
      <w:r>
        <w:rPr>
          <w:rFonts w:ascii="Arial" w:eastAsia="Arial" w:hAnsi="Arial" w:cs="Arial"/>
        </w:rPr>
        <w:t>Границы модуля</w:t>
      </w:r>
    </w:p>
    <w:tbl>
      <w:tblPr>
        <w:tblStyle w:val="48"/>
        <w:tblW w:w="103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415"/>
        <w:gridCol w:w="5965"/>
      </w:tblGrid>
      <w:tr w:rsidR="009D43E8" w14:paraId="4109DCE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15" w:type="dxa"/>
          </w:tcPr>
          <w:p w14:paraId="39A7AB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Входит</w:t>
            </w:r>
          </w:p>
        </w:tc>
        <w:tc>
          <w:tcPr>
            <w:tcW w:w="5965" w:type="dxa"/>
          </w:tcPr>
          <w:p w14:paraId="7074847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Не входит</w:t>
            </w:r>
          </w:p>
        </w:tc>
      </w:tr>
      <w:tr w:rsidR="009D43E8" w:rsidRPr="0050000B" w14:paraId="73B2A66A" w14:textId="77777777" w:rsidTr="009D43E8">
        <w:tc>
          <w:tcPr>
            <w:tcW w:w="4415" w:type="dxa"/>
          </w:tcPr>
          <w:p w14:paraId="326BB16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Вкладка «Документы» в </w:t>
            </w:r>
            <w:r>
              <w:rPr>
                <w:rFonts w:ascii="Arial" w:eastAsia="Arial" w:hAnsi="Arial" w:cs="Arial"/>
                <w:color w:val="000000"/>
              </w:rPr>
              <w:t>AI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Hub</w:t>
            </w:r>
          </w:p>
        </w:tc>
        <w:tc>
          <w:tcPr>
            <w:tcW w:w="5965" w:type="dxa"/>
          </w:tcPr>
          <w:p w14:paraId="68828EF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Суфл</w:t>
            </w:r>
            <w:r w:rsidRPr="003C42DA">
              <w:rPr>
                <w:rFonts w:ascii="Arial" w:eastAsia="Arial" w:hAnsi="Arial" w:cs="Arial"/>
                <w:lang w:val="ru-RU"/>
              </w:rPr>
              <w:t>е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р, онлайн-чат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01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01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01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016" w:author="Никита Гринь" w:date="2026-07-31T11:05:00Z" w16du:dateUtc="2026-07-31T08:05:00Z">
                  <w:rPr/>
                </w:rPrChange>
              </w:rPr>
              <w:instrText>.57</w:instrText>
            </w:r>
            <w:r>
              <w:instrText>lpi</w:instrText>
            </w:r>
            <w:r w:rsidRPr="003D1E67">
              <w:rPr>
                <w:lang w:val="ru-RU"/>
                <w:rPrChange w:id="4017" w:author="Никита Гринь" w:date="2026-07-31T11:05:00Z" w16du:dateUtc="2026-07-31T08:05:00Z">
                  <w:rPr/>
                </w:rPrChange>
              </w:rPr>
              <w:instrText>6</w:instrText>
            </w:r>
            <w:r>
              <w:instrText>vccj</w:instrText>
            </w:r>
            <w:r w:rsidRPr="003D1E67">
              <w:rPr>
                <w:lang w:val="ru-RU"/>
                <w:rPrChange w:id="4018" w:author="Никита Гринь" w:date="2026-07-31T11:05:00Z" w16du:dateUtc="2026-07-31T08:05:00Z">
                  <w:rPr/>
                </w:rPrChange>
              </w:rPr>
              <w:instrText>5</w:instrText>
            </w:r>
            <w:r>
              <w:instrText>m</w:instrText>
            </w:r>
            <w:r w:rsidRPr="003D1E67">
              <w:rPr>
                <w:lang w:val="ru-RU"/>
                <w:rPrChange w:id="4019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II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1E1CC248" w14:textId="77777777" w:rsidTr="009D43E8">
        <w:tc>
          <w:tcPr>
            <w:tcW w:w="4415" w:type="dxa"/>
          </w:tcPr>
          <w:p w14:paraId="27A71BCF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Загрузка </w:t>
            </w:r>
            <w:r>
              <w:rPr>
                <w:rFonts w:ascii="Arial" w:eastAsia="Arial" w:hAnsi="Arial" w:cs="Arial"/>
                <w:color w:val="000000"/>
              </w:rPr>
              <w:t>UI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color w:val="000000"/>
              </w:rPr>
              <w:t>API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ingest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пакетная загрузка (§6.1.4–5)</w:t>
            </w:r>
          </w:p>
        </w:tc>
        <w:tc>
          <w:tcPr>
            <w:tcW w:w="5965" w:type="dxa"/>
          </w:tcPr>
          <w:p w14:paraId="50E28BDF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4"/>
                <w:id w:val="1351252791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Парсинг вложений СУЗ →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RAG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(вне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scope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 модуля </w:t>
                </w:r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>OCR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color w:val="000000"/>
                    <w:lang w:val="ru-RU"/>
                  </w:rPr>
                  <w:t xml:space="preserve">; см. </w:t>
                </w:r>
              </w:sdtContent>
            </w:sdt>
            <w:r w:rsidR="00317F00">
              <w:fldChar w:fldCharType="begin"/>
            </w:r>
            <w:r w:rsidR="00317F00">
              <w:instrText>HYPERLINK</w:instrText>
            </w:r>
            <w:r w:rsidR="00317F00" w:rsidRPr="003D1E67">
              <w:rPr>
                <w:lang w:val="ru-RU"/>
                <w:rPrChange w:id="4020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 w:rsidR="00317F00">
              <w:instrText>l</w:instrText>
            </w:r>
            <w:r w:rsidR="00317F00" w:rsidRPr="003D1E67">
              <w:rPr>
                <w:lang w:val="ru-RU"/>
                <w:rPrChange w:id="4021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 w:rsidR="00317F00">
              <w:instrText>bookmark</w:instrText>
            </w:r>
            <w:r w:rsidR="00317F00" w:rsidRPr="003D1E67">
              <w:rPr>
                <w:lang w:val="ru-RU"/>
                <w:rPrChange w:id="4022" w:author="Никита Гринь" w:date="2026-07-31T11:05:00Z" w16du:dateUtc="2026-07-31T08:05:00Z">
                  <w:rPr/>
                </w:rPrChange>
              </w:rPr>
              <w:instrText>=</w:instrText>
            </w:r>
            <w:r w:rsidR="00317F00">
              <w:instrText>id</w:instrText>
            </w:r>
            <w:r w:rsidR="00317F00" w:rsidRPr="003D1E67">
              <w:rPr>
                <w:lang w:val="ru-RU"/>
                <w:rPrChange w:id="4023" w:author="Никита Гринь" w:date="2026-07-31T11:05:00Z" w16du:dateUtc="2026-07-31T08:05:00Z">
                  <w:rPr/>
                </w:rPrChange>
              </w:rPr>
              <w:instrText>.6</w:instrText>
            </w:r>
            <w:r w:rsidR="00317F00">
              <w:instrText>hrwvs</w:instrText>
            </w:r>
            <w:r w:rsidR="00317F00" w:rsidRPr="003D1E67">
              <w:rPr>
                <w:lang w:val="ru-RU"/>
                <w:rPrChange w:id="4024" w:author="Никита Гринь" w:date="2026-07-31T11:05:00Z" w16du:dateUtc="2026-07-31T08:05:00Z">
                  <w:rPr/>
                </w:rPrChange>
              </w:rPr>
              <w:instrText>4</w:instrText>
            </w:r>
            <w:r w:rsidR="00317F00">
              <w:instrText>g</w:instrText>
            </w:r>
            <w:r w:rsidR="00317F00" w:rsidRPr="003D1E67">
              <w:rPr>
                <w:lang w:val="ru-RU"/>
                <w:rPrChange w:id="4025" w:author="Никита Гринь" w:date="2026-07-31T11:05:00Z" w16du:dateUtc="2026-07-31T08:05:00Z">
                  <w:rPr/>
                </w:rPrChange>
              </w:rPr>
              <w:instrText>5</w:instrText>
            </w:r>
            <w:r w:rsidR="00317F00">
              <w:instrText>dom</w:instrText>
            </w:r>
            <w:r w:rsidR="00317F00" w:rsidRPr="003D1E67">
              <w:rPr>
                <w:lang w:val="ru-RU"/>
                <w:rPrChange w:id="4026" w:author="Никита Гринь" w:date="2026-07-31T11:05:00Z" w16du:dateUtc="2026-07-31T08:05:00Z">
                  <w:rPr/>
                </w:rPrChange>
              </w:rPr>
              <w:instrText>" \</w:instrText>
            </w:r>
            <w:r w:rsidR="00317F00">
              <w:instrText>h</w:instrText>
            </w:r>
            <w:r w:rsidR="00317F00">
              <w:fldChar w:fldCharType="separate"/>
            </w:r>
            <w:r w:rsidR="00317F00">
              <w:rPr>
                <w:rFonts w:ascii="Arial" w:eastAsia="Arial" w:hAnsi="Arial" w:cs="Arial"/>
                <w:color w:val="156082"/>
              </w:rPr>
              <w:t>VI.1</w:t>
            </w:r>
            <w:r w:rsidR="00317F00">
              <w:fldChar w:fldCharType="end"/>
            </w:r>
            <w:r w:rsidR="00317F00">
              <w:rPr>
                <w:rFonts w:ascii="Arial" w:eastAsia="Arial" w:hAnsi="Arial" w:cs="Arial"/>
                <w:color w:val="000000"/>
              </w:rPr>
              <w:t>)</w:t>
            </w:r>
          </w:p>
        </w:tc>
      </w:tr>
      <w:tr w:rsidR="009D43E8" w:rsidRPr="0050000B" w14:paraId="452ACA9A" w14:textId="77777777" w:rsidTr="009D43E8">
        <w:tc>
          <w:tcPr>
            <w:tcW w:w="4415" w:type="dxa"/>
          </w:tcPr>
          <w:p w14:paraId="5055F695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, классификация, извлечение полей, валидация, </w:t>
            </w:r>
            <w:r>
              <w:rPr>
                <w:rFonts w:ascii="Arial" w:eastAsia="Arial" w:hAnsi="Arial" w:cs="Arial"/>
                <w:color w:val="000000"/>
              </w:rPr>
              <w:t>HITL</w:t>
            </w:r>
          </w:p>
        </w:tc>
        <w:tc>
          <w:tcPr>
            <w:tcW w:w="5965" w:type="dxa"/>
          </w:tcPr>
          <w:p w14:paraId="0CE1955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Модуль ИИ-ассистент как отдельный чат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027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028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029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030" w:author="Никита Гринь" w:date="2026-07-31T11:05:00Z" w16du:dateUtc="2026-07-31T08:05:00Z">
                  <w:rPr/>
                </w:rPrChange>
              </w:rPr>
              <w:instrText>.</w:instrText>
            </w:r>
            <w:r>
              <w:instrText>rgkvy</w:instrText>
            </w:r>
            <w:r w:rsidRPr="003D1E67">
              <w:rPr>
                <w:lang w:val="ru-RU"/>
                <w:rPrChange w:id="4031" w:author="Никита Гринь" w:date="2026-07-31T11:05:00Z" w16du:dateUtc="2026-07-31T08:05:00Z">
                  <w:rPr/>
                </w:rPrChange>
              </w:rPr>
              <w:instrText>5</w:instrText>
            </w:r>
            <w:r>
              <w:instrText>xtrlk</w:instrText>
            </w:r>
            <w:r w:rsidRPr="003D1E67">
              <w:rPr>
                <w:lang w:val="ru-RU"/>
                <w:rPrChange w:id="4032" w:author="Никита Гринь" w:date="2026-07-31T11:05:00Z" w16du:dateUtc="2026-07-31T08:05:00Z">
                  <w:rPr/>
                </w:rPrChange>
              </w:rPr>
              <w:instrText>4"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III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5B51854A" w14:textId="77777777" w:rsidTr="009D43E8">
        <w:tc>
          <w:tcPr>
            <w:tcW w:w="4415" w:type="dxa"/>
          </w:tcPr>
          <w:p w14:paraId="15AB3EEE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</w:rPr>
              <w:t>post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-</w:t>
            </w:r>
            <w:r>
              <w:rPr>
                <w:rFonts w:ascii="Arial" w:eastAsia="Arial" w:hAnsi="Arial" w:cs="Arial"/>
                <w:color w:val="000000"/>
              </w:rPr>
              <w:t>processing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, интеграция с чат-ассистентом (§6.1.24)</w:t>
            </w:r>
          </w:p>
        </w:tc>
        <w:tc>
          <w:tcPr>
            <w:tcW w:w="5965" w:type="dxa"/>
          </w:tcPr>
          <w:p w14:paraId="6599E0C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Обучение моделей в облаке</w:t>
            </w:r>
          </w:p>
        </w:tc>
      </w:tr>
      <w:tr w:rsidR="009D43E8" w:rsidRPr="0050000B" w14:paraId="5D49A023" w14:textId="77777777" w:rsidTr="009D43E8">
        <w:tc>
          <w:tcPr>
            <w:tcW w:w="4415" w:type="dxa"/>
          </w:tcPr>
          <w:p w14:paraId="617354E7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lastRenderedPageBreak/>
              <w:t>Интеграция с ЭДО, экспорт в системы банка</w:t>
            </w:r>
          </w:p>
        </w:tc>
        <w:tc>
          <w:tcPr>
            <w:tcW w:w="5965" w:type="dxa"/>
          </w:tcPr>
          <w:p w14:paraId="208D06C6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Детальная спецификация платформы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033" w:author="Никита Гринь" w:date="2026-07-31T11:05:00Z" w16du:dateUtc="2026-07-31T08:05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034" w:author="Никита Гринь" w:date="2026-07-31T11:05:00Z" w16du:dateUtc="2026-07-31T08:05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035" w:author="Никита Гринь" w:date="2026-07-31T11:05:00Z" w16du:dateUtc="2026-07-31T08:05:00Z">
                  <w:rPr/>
                </w:rPrChange>
              </w:rPr>
              <w:instrText>=</w:instrText>
            </w:r>
            <w:r>
              <w:instrText>id</w:instrText>
            </w:r>
            <w:r w:rsidRPr="003D1E67">
              <w:rPr>
                <w:lang w:val="ru-RU"/>
                <w:rPrChange w:id="4036" w:author="Никита Гринь" w:date="2026-07-31T11:05:00Z" w16du:dateUtc="2026-07-31T08:05:00Z">
                  <w:rPr/>
                </w:rPrChange>
              </w:rPr>
              <w:instrText>.</w:instrText>
            </w:r>
            <w:r>
              <w:instrText>vz</w:instrText>
            </w:r>
            <w:r w:rsidRPr="003D1E67">
              <w:rPr>
                <w:lang w:val="ru-RU"/>
                <w:rPrChange w:id="4037" w:author="Никита Гринь" w:date="2026-07-31T11:05:00Z" w16du:dateUtc="2026-07-31T08:05:00Z">
                  <w:rPr/>
                </w:rPrChange>
              </w:rPr>
              <w:instrText>8</w:instrText>
            </w:r>
            <w:r>
              <w:instrText>ssq</w:instrText>
            </w:r>
            <w:r w:rsidRPr="003D1E67">
              <w:rPr>
                <w:lang w:val="ru-RU"/>
                <w:rPrChange w:id="4038" w:author="Никита Гринь" w:date="2026-07-31T11:05:00Z" w16du:dateUtc="2026-07-31T08:05:00Z">
                  <w:rPr/>
                </w:rPrChange>
              </w:rPr>
              <w:instrText>4</w:instrText>
            </w:r>
            <w:r>
              <w:instrText>d</w:instrText>
            </w:r>
            <w:r w:rsidRPr="003D1E67">
              <w:rPr>
                <w:lang w:val="ru-RU"/>
                <w:rPrChange w:id="4039" w:author="Никита Гринь" w:date="2026-07-31T11:05:00Z" w16du:dateUtc="2026-07-31T08:05:00Z">
                  <w:rPr/>
                </w:rPrChange>
              </w:rPr>
              <w:instrText>5</w:instrText>
            </w:r>
            <w:r>
              <w:instrText>zlg</w:instrText>
            </w:r>
            <w:r w:rsidRPr="003D1E67">
              <w:rPr>
                <w:lang w:val="ru-RU"/>
                <w:rPrChange w:id="4040" w:author="Никита Гринь" w:date="2026-07-31T11:05:00Z" w16du:dateUtc="2026-07-31T08:05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Part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color w:val="156082"/>
              </w:rPr>
              <w:t>V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</w:tr>
      <w:tr w:rsidR="009D43E8" w14:paraId="44549166" w14:textId="77777777" w:rsidTr="009D43E8">
        <w:tc>
          <w:tcPr>
            <w:tcW w:w="4415" w:type="dxa"/>
          </w:tcPr>
          <w:p w14:paraId="6C91401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§6.2, обучение §6.3</w:t>
            </w:r>
          </w:p>
        </w:tc>
        <w:tc>
          <w:tcPr>
            <w:tcW w:w="5965" w:type="dxa"/>
          </w:tcPr>
          <w:p w14:paraId="1B55C43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  <w:tr w:rsidR="009D43E8" w14:paraId="177E4E4C" w14:textId="77777777" w:rsidTr="009D43E8">
        <w:tc>
          <w:tcPr>
            <w:tcW w:w="4415" w:type="dxa"/>
          </w:tcPr>
          <w:p w14:paraId="7B5ACAB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Локальное разв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ртывание, изолированная сеть (§6.1.22)</w:t>
            </w:r>
          </w:p>
        </w:tc>
        <w:tc>
          <w:tcPr>
            <w:tcW w:w="5965" w:type="dxa"/>
          </w:tcPr>
          <w:p w14:paraId="651FFEC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—</w:t>
            </w:r>
          </w:p>
        </w:tc>
      </w:tr>
    </w:tbl>
    <w:p w14:paraId="638E74F3" w14:textId="77777777" w:rsidR="009D43E8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KPI [Прил.1]:</w:t>
      </w:r>
    </w:p>
    <w:tbl>
      <w:tblPr>
        <w:tblStyle w:val="47"/>
        <w:tblW w:w="112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05"/>
        <w:gridCol w:w="4830"/>
        <w:gridCol w:w="3330"/>
      </w:tblGrid>
      <w:tr w:rsidR="009D43E8" w14:paraId="2B3D4D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05" w:type="dxa"/>
          </w:tcPr>
          <w:p w14:paraId="6B29891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Показатель</w:t>
            </w:r>
          </w:p>
        </w:tc>
        <w:tc>
          <w:tcPr>
            <w:tcW w:w="4830" w:type="dxa"/>
          </w:tcPr>
          <w:p w14:paraId="337CDFA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Значение</w:t>
            </w:r>
          </w:p>
        </w:tc>
        <w:tc>
          <w:tcPr>
            <w:tcW w:w="3330" w:type="dxa"/>
          </w:tcPr>
          <w:p w14:paraId="589D727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Пункт в ТТ</w:t>
            </w:r>
          </w:p>
        </w:tc>
      </w:tr>
      <w:tr w:rsidR="009D43E8" w14:paraId="5C34B5D8" w14:textId="77777777" w:rsidTr="009D43E8">
        <w:tc>
          <w:tcPr>
            <w:tcW w:w="3105" w:type="dxa"/>
          </w:tcPr>
          <w:p w14:paraId="69C55F5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Точность OCR</w:t>
            </w:r>
          </w:p>
        </w:tc>
        <w:tc>
          <w:tcPr>
            <w:tcW w:w="4830" w:type="dxa"/>
          </w:tcPr>
          <w:p w14:paraId="53E70004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5"/>
                <w:id w:val="-103366387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95%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на стандартных отсканированных документах</w:t>
            </w:r>
          </w:p>
        </w:tc>
        <w:tc>
          <w:tcPr>
            <w:tcW w:w="3330" w:type="dxa"/>
          </w:tcPr>
          <w:p w14:paraId="5FF885D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6.1.18</w:t>
            </w:r>
          </w:p>
        </w:tc>
      </w:tr>
      <w:tr w:rsidR="009D43E8" w14:paraId="3614963D" w14:textId="77777777" w:rsidTr="009D43E8">
        <w:tc>
          <w:tcPr>
            <w:tcW w:w="3105" w:type="dxa"/>
          </w:tcPr>
          <w:p w14:paraId="6D3106A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Производительность</w:t>
            </w:r>
          </w:p>
        </w:tc>
        <w:tc>
          <w:tcPr>
            <w:tcW w:w="4830" w:type="dxa"/>
          </w:tcPr>
          <w:p w14:paraId="0CD8C65B" w14:textId="77777777" w:rsidR="009D43E8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sdt>
              <w:sdtPr>
                <w:tag w:val="goog_rdk_286"/>
                <w:id w:val="895437396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  <w:color w:val="000000"/>
                  </w:rPr>
                  <w:t xml:space="preserve">≥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  <w:color w:val="000000"/>
              </w:rPr>
              <w:t>1 страница / 1 сек</w:t>
            </w:r>
            <w:r w:rsidR="00317F00">
              <w:rPr>
                <w:rFonts w:ascii="Arial" w:eastAsia="Arial" w:hAnsi="Arial" w:cs="Arial"/>
                <w:color w:val="000000"/>
              </w:rPr>
              <w:t xml:space="preserve"> на 1 поток</w:t>
            </w:r>
          </w:p>
        </w:tc>
        <w:tc>
          <w:tcPr>
            <w:tcW w:w="3330" w:type="dxa"/>
          </w:tcPr>
          <w:p w14:paraId="733E3F7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6.1.19</w:t>
            </w:r>
          </w:p>
        </w:tc>
      </w:tr>
      <w:tr w:rsidR="009D43E8" w14:paraId="71E2DE9A" w14:textId="77777777" w:rsidTr="009D43E8">
        <w:tc>
          <w:tcPr>
            <w:tcW w:w="3105" w:type="dxa"/>
          </w:tcPr>
          <w:p w14:paraId="4ED4610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входа</w:t>
            </w:r>
          </w:p>
        </w:tc>
        <w:tc>
          <w:tcPr>
            <w:tcW w:w="4830" w:type="dxa"/>
          </w:tcPr>
          <w:p w14:paraId="449B0C3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PDF, </w:t>
            </w:r>
            <w:r>
              <w:rPr>
                <w:rFonts w:ascii="Arial" w:eastAsia="Arial" w:hAnsi="Arial" w:cs="Arial"/>
                <w:b/>
                <w:bCs/>
                <w:color w:val="000000"/>
              </w:rPr>
              <w:t>JPEG</w:t>
            </w:r>
            <w:r>
              <w:rPr>
                <w:rFonts w:ascii="Arial" w:eastAsia="Arial" w:hAnsi="Arial" w:cs="Arial"/>
                <w:color w:val="000000"/>
              </w:rPr>
              <w:t>, PNG, TIFF (+ .jpg)</w:t>
            </w:r>
          </w:p>
        </w:tc>
        <w:tc>
          <w:tcPr>
            <w:tcW w:w="3330" w:type="dxa"/>
          </w:tcPr>
          <w:p w14:paraId="0B31003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6.1.6</w:t>
            </w:r>
          </w:p>
        </w:tc>
      </w:tr>
      <w:tr w:rsidR="009D43E8" w14:paraId="43DD96FB" w14:textId="77777777" w:rsidTr="009D43E8">
        <w:tc>
          <w:tcPr>
            <w:tcW w:w="3105" w:type="dxa"/>
          </w:tcPr>
          <w:p w14:paraId="2782AD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Форматы экспорта документа</w:t>
            </w:r>
          </w:p>
        </w:tc>
        <w:tc>
          <w:tcPr>
            <w:tcW w:w="4830" w:type="dxa"/>
          </w:tcPr>
          <w:p w14:paraId="5B54AAC2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pdf, docx, txt, xlsx</w:t>
            </w:r>
          </w:p>
        </w:tc>
        <w:tc>
          <w:tcPr>
            <w:tcW w:w="3330" w:type="dxa"/>
          </w:tcPr>
          <w:p w14:paraId="5A27CC8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6.1.16</w:t>
            </w:r>
          </w:p>
        </w:tc>
      </w:tr>
      <w:tr w:rsidR="009D43E8" w14:paraId="7D252549" w14:textId="77777777" w:rsidTr="009D43E8">
        <w:tc>
          <w:tcPr>
            <w:tcW w:w="3105" w:type="dxa"/>
          </w:tcPr>
          <w:p w14:paraId="26F5E96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Выгрузка данных</w:t>
            </w:r>
          </w:p>
        </w:tc>
        <w:tc>
          <w:tcPr>
            <w:tcW w:w="4830" w:type="dxa"/>
          </w:tcPr>
          <w:p w14:paraId="43082CE6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Excel, CSV, JSON</w:t>
            </w:r>
          </w:p>
        </w:tc>
        <w:tc>
          <w:tcPr>
            <w:tcW w:w="3330" w:type="dxa"/>
          </w:tcPr>
          <w:p w14:paraId="2BAF3F8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6.1.23</w:t>
            </w:r>
          </w:p>
        </w:tc>
      </w:tr>
      <w:tr w:rsidR="009D43E8" w14:paraId="793C6DD0" w14:textId="77777777" w:rsidTr="009D43E8">
        <w:tc>
          <w:tcPr>
            <w:tcW w:w="3105" w:type="dxa"/>
          </w:tcPr>
          <w:p w14:paraId="15145C6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ИБ</w:t>
            </w:r>
          </w:p>
        </w:tc>
        <w:tc>
          <w:tcPr>
            <w:tcW w:w="4830" w:type="dxa"/>
          </w:tcPr>
          <w:p w14:paraId="4929B11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Шифрование, аудит, RBAC</w:t>
            </w:r>
          </w:p>
        </w:tc>
        <w:tc>
          <w:tcPr>
            <w:tcW w:w="3330" w:type="dxa"/>
          </w:tcPr>
          <w:p w14:paraId="5F7A7DE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6.1.21, §8–9</w:t>
            </w:r>
          </w:p>
        </w:tc>
      </w:tr>
    </w:tbl>
    <w:p w14:paraId="1E4DCA89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Детальные </w:t>
      </w:r>
      <w:r>
        <w:rPr>
          <w:rFonts w:ascii="Arial" w:eastAsia="Arial" w:hAnsi="Arial" w:cs="Arial"/>
          <w:color w:val="000000"/>
        </w:rPr>
        <w:t>FR</w:t>
      </w:r>
      <w:r w:rsidRPr="003C42DA">
        <w:rPr>
          <w:rFonts w:ascii="Arial" w:eastAsia="Arial" w:hAnsi="Arial" w:cs="Arial"/>
          <w:color w:val="000000"/>
          <w:lang w:val="ru-RU"/>
        </w:rPr>
        <w:t>/</w:t>
      </w:r>
      <w:r>
        <w:rPr>
          <w:rFonts w:ascii="Arial" w:eastAsia="Arial" w:hAnsi="Arial" w:cs="Arial"/>
          <w:color w:val="000000"/>
        </w:rPr>
        <w:t>UC</w:t>
      </w:r>
      <w:r w:rsidRPr="003C42DA">
        <w:rPr>
          <w:rFonts w:ascii="Arial" w:eastAsia="Arial" w:hAnsi="Arial" w:cs="Arial"/>
          <w:color w:val="000000"/>
          <w:lang w:val="ru-RU"/>
        </w:rPr>
        <w:t>/при</w:t>
      </w:r>
      <w:r w:rsidRPr="003C42DA">
        <w:rPr>
          <w:rFonts w:ascii="Arial" w:eastAsia="Arial" w:hAnsi="Arial" w:cs="Arial"/>
          <w:lang w:val="ru-RU"/>
        </w:rPr>
        <w:t>е</w:t>
      </w:r>
      <w:r w:rsidRPr="003C42DA">
        <w:rPr>
          <w:rFonts w:ascii="Arial" w:eastAsia="Arial" w:hAnsi="Arial" w:cs="Arial"/>
          <w:color w:val="000000"/>
          <w:lang w:val="ru-RU"/>
        </w:rPr>
        <w:t xml:space="preserve">мка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[Прил.1 §6]</w:t>
      </w:r>
      <w:r w:rsidRPr="003C42DA">
        <w:rPr>
          <w:rFonts w:ascii="Arial" w:eastAsia="Arial" w:hAnsi="Arial" w:cs="Arial"/>
          <w:color w:val="000000"/>
          <w:lang w:val="ru-RU"/>
        </w:rPr>
        <w:t xml:space="preserve"> (настоящий раздел 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.2–</w:t>
      </w:r>
      <w:r>
        <w:rPr>
          <w:rFonts w:ascii="Arial" w:eastAsia="Arial" w:hAnsi="Arial" w:cs="Arial"/>
          <w:color w:val="000000"/>
        </w:rPr>
        <w:t>IV</w:t>
      </w:r>
      <w:r w:rsidRPr="003C42DA">
        <w:rPr>
          <w:rFonts w:ascii="Arial" w:eastAsia="Arial" w:hAnsi="Arial" w:cs="Arial"/>
          <w:color w:val="000000"/>
          <w:lang w:val="ru-RU"/>
        </w:rPr>
        <w:t>.8).</w:t>
      </w:r>
    </w:p>
    <w:p w14:paraId="295FBAE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041" w:name="bookmark=id.1mofu5eluyrg" w:colFirst="0" w:colLast="0"/>
      <w:bookmarkEnd w:id="4041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.2. Роли</w:t>
      </w:r>
    </w:p>
    <w:p w14:paraId="5892985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§2.4 п.11–13]: администратор, пользователь, аналитик </w:t>
      </w:r>
      <w:r>
        <w:rPr>
          <w:rFonts w:ascii="Arial" w:eastAsia="Arial" w:hAnsi="Arial" w:cs="Arial"/>
          <w:b/>
          <w:bCs/>
          <w:color w:val="000000"/>
        </w:rPr>
        <w:t>OCR</w:t>
      </w:r>
    </w:p>
    <w:p w14:paraId="0AEB530B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>Три договорные роли модуля с функциями по ТТ дословно.</w:t>
      </w:r>
    </w:p>
    <w:p w14:paraId="00DD962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RBAC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согласован с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tbl>
      <w:tblPr>
        <w:tblStyle w:val="46"/>
        <w:tblW w:w="128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65"/>
        <w:gridCol w:w="2105"/>
        <w:gridCol w:w="4860"/>
        <w:gridCol w:w="2235"/>
        <w:gridCol w:w="2760"/>
      </w:tblGrid>
      <w:tr w:rsidR="009D43E8" w14:paraId="4FBCBFB9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4FD52E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lastRenderedPageBreak/>
              <w:t>№ §2.4</w:t>
            </w:r>
          </w:p>
        </w:tc>
        <w:tc>
          <w:tcPr>
            <w:tcW w:w="2105" w:type="dxa"/>
          </w:tcPr>
          <w:p w14:paraId="405C4B4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Роль (ТТ, дословно)</w:t>
            </w:r>
          </w:p>
        </w:tc>
        <w:tc>
          <w:tcPr>
            <w:tcW w:w="4860" w:type="dxa"/>
          </w:tcPr>
          <w:p w14:paraId="2FC0DC0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Функции по ТТ</w:t>
            </w:r>
          </w:p>
        </w:tc>
        <w:tc>
          <w:tcPr>
            <w:tcW w:w="2235" w:type="dxa"/>
          </w:tcPr>
          <w:p w14:paraId="14C5CE5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Вкладка Hub</w:t>
            </w:r>
          </w:p>
        </w:tc>
        <w:tc>
          <w:tcPr>
            <w:tcW w:w="2760" w:type="dxa"/>
          </w:tcPr>
          <w:p w14:paraId="0389924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AD-группа</w:t>
            </w:r>
          </w:p>
        </w:tc>
      </w:tr>
      <w:tr w:rsidR="009D43E8" w14:paraId="46732AD8" w14:textId="77777777" w:rsidTr="009D43E8">
        <w:tc>
          <w:tcPr>
            <w:tcW w:w="864" w:type="dxa"/>
          </w:tcPr>
          <w:p w14:paraId="1713FC9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11</w:t>
            </w:r>
          </w:p>
        </w:tc>
        <w:tc>
          <w:tcPr>
            <w:tcW w:w="2105" w:type="dxa"/>
          </w:tcPr>
          <w:p w14:paraId="74CD10C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Администратор модуля распознавания документов</w:t>
            </w:r>
          </w:p>
        </w:tc>
        <w:tc>
          <w:tcPr>
            <w:tcW w:w="4860" w:type="dxa"/>
          </w:tcPr>
          <w:p w14:paraId="7A0994C8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Контроль за предоставлением доступов в модуль распознавания документов; управление настройками безопасности модуля распознавания документов; контроль за своевременным обновлением модуля распознавания документов и обеспечение его работоспособности; управление интеграциями с другими системами банка</w:t>
            </w:r>
          </w:p>
        </w:tc>
        <w:tc>
          <w:tcPr>
            <w:tcW w:w="2235" w:type="dxa"/>
          </w:tcPr>
          <w:p w14:paraId="5C9DAB79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«Документы», Центр настроек (раздел </w:t>
            </w:r>
            <w:r>
              <w:rPr>
                <w:rFonts w:ascii="Arial" w:eastAsia="Arial" w:hAnsi="Arial" w:cs="Arial"/>
                <w:color w:val="000000"/>
              </w:rPr>
              <w:t>OCR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)</w:t>
            </w:r>
          </w:p>
        </w:tc>
        <w:tc>
          <w:tcPr>
            <w:tcW w:w="2760" w:type="dxa"/>
          </w:tcPr>
          <w:p w14:paraId="27C833AD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  <w:tr w:rsidR="009D43E8" w14:paraId="47F3969C" w14:textId="77777777" w:rsidTr="009D43E8">
        <w:tc>
          <w:tcPr>
            <w:tcW w:w="864" w:type="dxa"/>
          </w:tcPr>
          <w:p w14:paraId="4B3F86BF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12</w:t>
            </w:r>
          </w:p>
        </w:tc>
        <w:tc>
          <w:tcPr>
            <w:tcW w:w="2105" w:type="dxa"/>
          </w:tcPr>
          <w:p w14:paraId="5F2124E7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Пользователь модуля распознавания документов</w:t>
            </w:r>
          </w:p>
        </w:tc>
        <w:tc>
          <w:tcPr>
            <w:tcW w:w="4860" w:type="dxa"/>
          </w:tcPr>
          <w:p w14:paraId="159191C1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Доступ к интерфейсу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через модуль распознавания документов для отправки запросов и получения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; предоставление обратной связи по качеству ответов модуля </w:t>
            </w:r>
            <w:r>
              <w:rPr>
                <w:rFonts w:ascii="Arial" w:eastAsia="Arial" w:hAnsi="Arial" w:cs="Arial"/>
                <w:color w:val="000000"/>
              </w:rPr>
              <w:t>LLM</w:t>
            </w:r>
            <w:r w:rsidRPr="003C42DA">
              <w:rPr>
                <w:rFonts w:ascii="Arial" w:eastAsia="Arial" w:hAnsi="Arial" w:cs="Arial"/>
                <w:color w:val="000000"/>
                <w:lang w:val="ru-RU"/>
              </w:rPr>
              <w:t xml:space="preserve"> путем проставления оценки релевантности и полезности ответа</w:t>
            </w:r>
          </w:p>
        </w:tc>
        <w:tc>
          <w:tcPr>
            <w:tcW w:w="2235" w:type="dxa"/>
          </w:tcPr>
          <w:p w14:paraId="0C9158C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«Документы»</w:t>
            </w:r>
          </w:p>
        </w:tc>
        <w:tc>
          <w:tcPr>
            <w:tcW w:w="2760" w:type="dxa"/>
          </w:tcPr>
          <w:p w14:paraId="3F089973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  <w:tr w:rsidR="009D43E8" w14:paraId="5AB0A882" w14:textId="77777777" w:rsidTr="009D43E8">
        <w:tc>
          <w:tcPr>
            <w:tcW w:w="864" w:type="dxa"/>
          </w:tcPr>
          <w:p w14:paraId="66E5C399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13</w:t>
            </w:r>
          </w:p>
        </w:tc>
        <w:tc>
          <w:tcPr>
            <w:tcW w:w="2105" w:type="dxa"/>
          </w:tcPr>
          <w:p w14:paraId="178DB820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Аналитик модуля распознавания документов</w:t>
            </w:r>
          </w:p>
        </w:tc>
        <w:tc>
          <w:tcPr>
            <w:tcW w:w="4860" w:type="dxa"/>
          </w:tcPr>
          <w:p w14:paraId="32DD5A8C" w14:textId="77777777" w:rsidR="009D43E8" w:rsidRPr="003C42DA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r w:rsidRPr="003C42DA">
              <w:rPr>
                <w:rFonts w:ascii="Arial" w:eastAsia="Arial" w:hAnsi="Arial" w:cs="Arial"/>
                <w:color w:val="000000"/>
                <w:lang w:val="ru-RU"/>
              </w:rPr>
              <w:t>Сбор и анализ данных о работе модуля распознавания документов; формирование отчетности модуля распознавания документов</w:t>
            </w:r>
          </w:p>
        </w:tc>
        <w:tc>
          <w:tcPr>
            <w:tcW w:w="2235" w:type="dxa"/>
          </w:tcPr>
          <w:p w14:paraId="70E78C2A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Отч</w:t>
            </w:r>
            <w:r>
              <w:rPr>
                <w:rFonts w:ascii="Arial" w:eastAsia="Arial" w:hAnsi="Arial" w:cs="Arial"/>
              </w:rPr>
              <w:t>е</w:t>
            </w:r>
            <w:r>
              <w:rPr>
                <w:rFonts w:ascii="Arial" w:eastAsia="Arial" w:hAnsi="Arial" w:cs="Arial"/>
                <w:color w:val="000000"/>
              </w:rPr>
              <w:t>тность OCR (§6.2)</w:t>
            </w:r>
          </w:p>
        </w:tc>
        <w:tc>
          <w:tcPr>
            <w:tcW w:w="2760" w:type="dxa"/>
          </w:tcPr>
          <w:p w14:paraId="7DF92941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TBD</w:t>
            </w:r>
          </w:p>
        </w:tc>
      </w:tr>
    </w:tbl>
    <w:p w14:paraId="463D73D8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color w:val="000000"/>
          <w:lang w:val="ru-RU"/>
        </w:rPr>
        <w:t xml:space="preserve">Сопоставление </w:t>
      </w:r>
      <w:r>
        <w:rPr>
          <w:rFonts w:ascii="Arial" w:eastAsia="Arial" w:hAnsi="Arial" w:cs="Arial"/>
          <w:color w:val="000000"/>
        </w:rPr>
        <w:t>AD</w:t>
      </w:r>
      <w:r w:rsidRPr="003C42DA">
        <w:rPr>
          <w:rFonts w:ascii="Arial" w:eastAsia="Arial" w:hAnsi="Arial" w:cs="Arial"/>
          <w:color w:val="000000"/>
          <w:lang w:val="ru-RU"/>
        </w:rPr>
        <w:t xml:space="preserve">-групп — </w:t>
      </w:r>
      <w:r>
        <w:fldChar w:fldCharType="begin"/>
      </w:r>
      <w:r>
        <w:instrText>HYPERLINK</w:instrText>
      </w:r>
      <w:r w:rsidRPr="003D1E67">
        <w:rPr>
          <w:lang w:val="ru-RU"/>
          <w:rPrChange w:id="4042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043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044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045" w:author="Никита Гринь" w:date="2026-07-31T11:05:00Z" w16du:dateUtc="2026-07-31T08:05:00Z">
            <w:rPr/>
          </w:rPrChange>
        </w:rPr>
        <w:instrText>.</w:instrText>
      </w:r>
      <w:r>
        <w:instrText>qqe</w:instrText>
      </w:r>
      <w:r w:rsidRPr="003D1E67">
        <w:rPr>
          <w:lang w:val="ru-RU"/>
          <w:rPrChange w:id="4046" w:author="Никита Гринь" w:date="2026-07-31T11:05:00Z" w16du:dateUtc="2026-07-31T08:05:00Z">
            <w:rPr/>
          </w:rPrChange>
        </w:rPr>
        <w:instrText>4</w:instrText>
      </w:r>
      <w:r>
        <w:instrText>w</w:instrText>
      </w:r>
      <w:r w:rsidRPr="003D1E67">
        <w:rPr>
          <w:lang w:val="ru-RU"/>
          <w:rPrChange w:id="4047" w:author="Никита Гринь" w:date="2026-07-31T11:05:00Z" w16du:dateUtc="2026-07-31T08:05:00Z">
            <w:rPr/>
          </w:rPrChange>
        </w:rPr>
        <w:instrText>267</w:instrText>
      </w:r>
      <w:r>
        <w:instrText>k</w:instrText>
      </w:r>
      <w:r w:rsidRPr="003D1E67">
        <w:rPr>
          <w:lang w:val="ru-RU"/>
          <w:rPrChange w:id="4048" w:author="Никита Гринь" w:date="2026-07-31T11:05:00Z" w16du:dateUtc="2026-07-31T08:05:00Z">
            <w:rPr/>
          </w:rPrChange>
        </w:rPr>
        <w:instrText>1</w:instrText>
      </w:r>
      <w:r>
        <w:instrText>ew</w:instrText>
      </w:r>
      <w:r w:rsidRPr="003D1E67">
        <w:rPr>
          <w:lang w:val="ru-RU"/>
          <w:rPrChange w:id="4049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.4.1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 xml:space="preserve">; параметры </w:t>
      </w:r>
      <w:r>
        <w:rPr>
          <w:rFonts w:ascii="Arial" w:eastAsia="Arial" w:hAnsi="Arial" w:cs="Arial"/>
          <w:color w:val="000000"/>
        </w:rPr>
        <w:t>LDAPS</w:t>
      </w:r>
      <w:r w:rsidRPr="003C42DA">
        <w:rPr>
          <w:rFonts w:ascii="Arial" w:eastAsia="Arial" w:hAnsi="Arial" w:cs="Arial"/>
          <w:color w:val="000000"/>
          <w:lang w:val="ru-RU"/>
        </w:rPr>
        <w:t xml:space="preserve"> — </w:t>
      </w:r>
      <w:r>
        <w:fldChar w:fldCharType="begin"/>
      </w:r>
      <w:r>
        <w:instrText>HYPERLINK</w:instrText>
      </w:r>
      <w:r w:rsidRPr="003D1E67">
        <w:rPr>
          <w:lang w:val="ru-RU"/>
          <w:rPrChange w:id="4050" w:author="Никита Гринь" w:date="2026-07-31T11:05:00Z" w16du:dateUtc="2026-07-31T08:05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051" w:author="Никита Гринь" w:date="2026-07-31T11:05:00Z" w16du:dateUtc="2026-07-31T08:05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052" w:author="Никита Гринь" w:date="2026-07-31T11:05:00Z" w16du:dateUtc="2026-07-31T08:05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053" w:author="Никита Гринь" w:date="2026-07-31T11:05:00Z" w16du:dateUtc="2026-07-31T08:05:00Z">
            <w:rPr/>
          </w:rPrChange>
        </w:rPr>
        <w:instrText>.</w:instrText>
      </w:r>
      <w:r>
        <w:instrText>ww</w:instrText>
      </w:r>
      <w:r w:rsidRPr="003D1E67">
        <w:rPr>
          <w:lang w:val="ru-RU"/>
          <w:rPrChange w:id="4054" w:author="Никита Гринь" w:date="2026-07-31T11:05:00Z" w16du:dateUtc="2026-07-31T08:05:00Z">
            <w:rPr/>
          </w:rPrChange>
        </w:rPr>
        <w:instrText>4</w:instrText>
      </w:r>
      <w:r>
        <w:instrText>y</w:instrText>
      </w:r>
      <w:r w:rsidRPr="003D1E67">
        <w:rPr>
          <w:lang w:val="ru-RU"/>
          <w:rPrChange w:id="4055" w:author="Никита Гринь" w:date="2026-07-31T11:05:00Z" w16du:dateUtc="2026-07-31T08:05:00Z">
            <w:rPr/>
          </w:rPrChange>
        </w:rPr>
        <w:instrText>21</w:instrText>
      </w:r>
      <w:r>
        <w:instrText>oi</w:instrText>
      </w:r>
      <w:r w:rsidRPr="003D1E67">
        <w:rPr>
          <w:lang w:val="ru-RU"/>
          <w:rPrChange w:id="4056" w:author="Никита Гринь" w:date="2026-07-31T11:05:00Z" w16du:dateUtc="2026-07-31T08:05:00Z">
            <w:rPr/>
          </w:rPrChange>
        </w:rPr>
        <w:instrText>267</w:instrText>
      </w:r>
      <w:r>
        <w:instrText>l</w:instrText>
      </w:r>
      <w:r w:rsidRPr="003D1E67">
        <w:rPr>
          <w:lang w:val="ru-RU"/>
          <w:rPrChange w:id="4057" w:author="Никита Гринь" w:date="2026-07-31T11:05:00Z" w16du:dateUtc="2026-07-31T08:05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>
        <w:fldChar w:fldCharType="end"/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3E91FF8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058" w:name="bookmark=id.x1gv91bxn4dx" w:colFirst="0" w:colLast="0"/>
      <w:bookmarkEnd w:id="4058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 xml:space="preserve">.3. Интерфейсы и </w:t>
      </w:r>
      <w:r w:rsidRPr="003C42DA">
        <w:rPr>
          <w:rFonts w:ascii="Arial" w:eastAsia="Arial" w:hAnsi="Arial" w:cs="Arial"/>
          <w:lang w:val="ru-RU"/>
        </w:rPr>
        <w:t>макеты</w:t>
      </w:r>
    </w:p>
    <w:p w14:paraId="0204EAFD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[Прил.1 §6.1.15]: </w:t>
      </w:r>
      <w:r>
        <w:rPr>
          <w:rFonts w:ascii="Arial" w:eastAsia="Arial" w:hAnsi="Arial" w:cs="Arial"/>
          <w:b/>
          <w:bCs/>
          <w:color w:val="000000"/>
        </w:rPr>
        <w:t>sub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tabs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Очередь / Загрузить / Проверка</w:t>
      </w:r>
    </w:p>
    <w:p w14:paraId="11B79294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color w:val="000000"/>
        </w:rPr>
        <w:t xml:space="preserve">HITL overlay, confidence, слайды IV-1…IV-4. </w:t>
      </w:r>
      <w:r w:rsidRPr="003C42DA">
        <w:rPr>
          <w:rFonts w:ascii="Arial" w:eastAsia="Arial" w:hAnsi="Arial" w:cs="Arial"/>
          <w:color w:val="000000"/>
          <w:lang w:val="ru-RU"/>
        </w:rPr>
        <w:t xml:space="preserve">Операторские экраны — </w:t>
      </w:r>
      <w:r>
        <w:rPr>
          <w:rFonts w:ascii="Arial" w:eastAsia="Arial" w:hAnsi="Arial" w:cs="Arial"/>
          <w:color w:val="000000"/>
        </w:rPr>
        <w:t>canvas</w:t>
      </w:r>
      <w:r w:rsidRPr="003C42DA">
        <w:rPr>
          <w:rFonts w:ascii="Arial" w:eastAsia="Arial" w:hAnsi="Arial" w:cs="Arial"/>
          <w:color w:val="000000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Документы · </w:t>
      </w:r>
      <w:r>
        <w:rPr>
          <w:rFonts w:ascii="Arial" w:eastAsia="Arial" w:hAnsi="Arial" w:cs="Arial"/>
          <w:b/>
          <w:bCs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; админ «Типы документов» —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Центр настроек </w:t>
      </w:r>
      <w:r>
        <w:rPr>
          <w:rFonts w:ascii="Arial" w:eastAsia="Arial" w:hAnsi="Arial" w:cs="Arial"/>
          <w:b/>
          <w:bCs/>
          <w:color w:val="000000"/>
        </w:rPr>
        <w:t>AI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</w:t>
      </w:r>
      <w:r>
        <w:rPr>
          <w:rFonts w:ascii="Arial" w:eastAsia="Arial" w:hAnsi="Arial" w:cs="Arial"/>
          <w:b/>
          <w:bCs/>
          <w:color w:val="000000"/>
        </w:rPr>
        <w:t>Hub</w:t>
      </w:r>
      <w:r w:rsidRPr="003C42DA">
        <w:rPr>
          <w:rFonts w:ascii="Arial" w:eastAsia="Arial" w:hAnsi="Arial" w:cs="Arial"/>
          <w:color w:val="000000"/>
          <w:lang w:val="ru-RU"/>
        </w:rPr>
        <w:t>.</w:t>
      </w:r>
    </w:p>
    <w:p w14:paraId="4A7EE0C1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 w:rsidRPr="003C42DA">
        <w:rPr>
          <w:rFonts w:ascii="Arial" w:eastAsia="Arial" w:hAnsi="Arial" w:cs="Arial"/>
          <w:b/>
          <w:bCs/>
          <w:color w:val="000000"/>
          <w:lang w:val="ru-RU"/>
        </w:rPr>
        <w:lastRenderedPageBreak/>
        <w:t>Целевой эффект:</w:t>
      </w:r>
      <w:r w:rsidRPr="003C42DA">
        <w:rPr>
          <w:rFonts w:ascii="Arial" w:eastAsia="Arial" w:hAnsi="Arial" w:cs="Arial"/>
          <w:color w:val="000000"/>
          <w:lang w:val="ru-RU"/>
        </w:rPr>
        <w:t xml:space="preserve"> оператор проверяет </w:t>
      </w:r>
      <w:r>
        <w:rPr>
          <w:rFonts w:ascii="Arial" w:eastAsia="Arial" w:hAnsi="Arial" w:cs="Arial"/>
          <w:color w:val="000000"/>
        </w:rPr>
        <w:t>OCR</w:t>
      </w:r>
      <w:r w:rsidRPr="003C42DA">
        <w:rPr>
          <w:rFonts w:ascii="Arial" w:eastAsia="Arial" w:hAnsi="Arial" w:cs="Arial"/>
          <w:color w:val="000000"/>
          <w:lang w:val="ru-RU"/>
        </w:rPr>
        <w:t xml:space="preserve"> визуально поверх оригинала.</w:t>
      </w:r>
    </w:p>
    <w:p w14:paraId="0081244F" w14:textId="77777777" w:rsidR="009D43E8" w:rsidRPr="003C42DA" w:rsidRDefault="00317F00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color w:val="000000"/>
          <w:lang w:val="ru-RU"/>
        </w:rPr>
      </w:pPr>
      <w:r>
        <w:rPr>
          <w:rFonts w:ascii="Arial" w:eastAsia="Arial" w:hAnsi="Arial" w:cs="Arial"/>
          <w:b/>
          <w:bCs/>
          <w:color w:val="000000"/>
        </w:rPr>
        <w:t>Sub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-</w:t>
      </w:r>
      <w:r>
        <w:rPr>
          <w:rFonts w:ascii="Arial" w:eastAsia="Arial" w:hAnsi="Arial" w:cs="Arial"/>
          <w:b/>
          <w:bCs/>
          <w:color w:val="000000"/>
        </w:rPr>
        <w:t>tabs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 xml:space="preserve"> вкладки «Документы»:Очередь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Загрузить</w:t>
      </w:r>
      <w:r w:rsidRPr="003C42DA">
        <w:rPr>
          <w:rFonts w:ascii="Arial" w:eastAsia="Arial" w:hAnsi="Arial" w:cs="Arial"/>
          <w:color w:val="000000"/>
          <w:lang w:val="ru-RU"/>
        </w:rPr>
        <w:t xml:space="preserve"> · </w:t>
      </w:r>
      <w:r w:rsidRPr="003C42DA">
        <w:rPr>
          <w:rFonts w:ascii="Arial" w:eastAsia="Arial" w:hAnsi="Arial" w:cs="Arial"/>
          <w:b/>
          <w:bCs/>
          <w:color w:val="000000"/>
          <w:lang w:val="ru-RU"/>
        </w:rPr>
        <w:t>Проверка</w:t>
      </w:r>
    </w:p>
    <w:tbl>
      <w:tblPr>
        <w:tblStyle w:val="45"/>
        <w:tblW w:w="92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90"/>
        <w:gridCol w:w="6430"/>
      </w:tblGrid>
      <w:tr w:rsidR="009D43E8" w14:paraId="2DE6C08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90" w:type="dxa"/>
          </w:tcPr>
          <w:p w14:paraId="755A9628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Sub-tab</w:t>
            </w:r>
          </w:p>
        </w:tc>
        <w:tc>
          <w:tcPr>
            <w:tcW w:w="6430" w:type="dxa"/>
          </w:tcPr>
          <w:p w14:paraId="2F3F63DC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Элементы</w:t>
            </w:r>
          </w:p>
        </w:tc>
      </w:tr>
      <w:tr w:rsidR="009D43E8" w:rsidRPr="0050000B" w14:paraId="3A76091B" w14:textId="77777777" w:rsidTr="009D43E8">
        <w:tc>
          <w:tcPr>
            <w:tcW w:w="2790" w:type="dxa"/>
          </w:tcPr>
          <w:p w14:paraId="087480BE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Очередь</w:t>
            </w:r>
          </w:p>
        </w:tc>
        <w:tc>
          <w:tcPr>
            <w:tcW w:w="6430" w:type="dxa"/>
          </w:tcPr>
          <w:p w14:paraId="787BA501" w14:textId="5607BF2D" w:rsidR="009D43E8" w:rsidRPr="003C42DA" w:rsidRDefault="0001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4061" w:author="Никита Гринь" w:date="2026-08-03T14:46:00Z" w16du:dateUtc="2026-08-03T11:46:00Z">
              <w:r w:rsidRPr="000141DB">
                <w:rPr>
                  <w:rFonts w:ascii="Arial" w:eastAsia="Arial" w:hAnsi="Arial" w:cs="Arial"/>
                  <w:color w:val="000000"/>
                  <w:lang w:val="ru-RU"/>
                </w:rPr>
                <w:t>Фильтры (в т.ч. по источнику: ручная загрузка / API / ЭДО); таблица (файл, тип, статус, источник); progress; «Открыть». Документы из ЭДО появляются в очереди автоматически, без ручной загрузки.</w:t>
              </w:r>
            </w:ins>
            <w:del w:id="4062" w:author="Никита Гринь" w:date="2026-08-03T14:46:00Z" w16du:dateUtc="2026-08-03T11:46:00Z"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 xml:space="preserve">Фильтры; таблица (файл, тип, статус); </w:delText>
              </w:r>
              <w:r w:rsidR="00317F00" w:rsidDel="000141DB">
                <w:rPr>
                  <w:rFonts w:ascii="Arial" w:eastAsia="Arial" w:hAnsi="Arial" w:cs="Arial"/>
                  <w:color w:val="000000"/>
                </w:rPr>
                <w:delText>progress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; «Открыть»</w:delText>
              </w:r>
            </w:del>
          </w:p>
        </w:tc>
      </w:tr>
      <w:tr w:rsidR="009D43E8" w:rsidRPr="008E2FA7" w14:paraId="556C5614" w14:textId="77777777" w:rsidTr="009D43E8">
        <w:tc>
          <w:tcPr>
            <w:tcW w:w="2790" w:type="dxa"/>
          </w:tcPr>
          <w:p w14:paraId="5D482075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Загрузить</w:t>
            </w:r>
          </w:p>
        </w:tc>
        <w:tc>
          <w:tcPr>
            <w:tcW w:w="6430" w:type="dxa"/>
          </w:tcPr>
          <w:p w14:paraId="33120591" w14:textId="518FA214" w:rsidR="009D43E8" w:rsidRPr="003C42DA" w:rsidRDefault="000141D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  <w:lang w:val="ru-RU"/>
              </w:rPr>
            </w:pPr>
            <w:ins w:id="4063" w:author="Никита Гринь" w:date="2026-08-03T14:46:00Z" w16du:dateUtc="2026-08-03T11:46:00Z">
              <w:r w:rsidRPr="000141DB">
                <w:rPr>
                  <w:rFonts w:ascii="Arial" w:eastAsia="Arial" w:hAnsi="Arial" w:cs="Arial"/>
                  <w:color w:val="000000"/>
                </w:rPr>
                <w:t>Drop</w:t>
              </w:r>
              <w:r w:rsidRPr="000141DB">
                <w:rPr>
                  <w:rFonts w:ascii="Arial" w:eastAsia="Arial" w:hAnsi="Arial" w:cs="Arial"/>
                  <w:color w:val="000000"/>
                  <w:lang w:val="ru-RU"/>
                  <w:rPrChange w:id="4064" w:author="Никита Гринь" w:date="2026-08-03T14:46:00Z" w16du:dateUtc="2026-08-03T11:46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>-</w:t>
              </w:r>
              <w:r w:rsidRPr="000141DB">
                <w:rPr>
                  <w:rFonts w:ascii="Arial" w:eastAsia="Arial" w:hAnsi="Arial" w:cs="Arial"/>
                  <w:color w:val="000000"/>
                </w:rPr>
                <w:t>zone</w:t>
              </w:r>
              <w:r w:rsidRPr="000141DB">
                <w:rPr>
                  <w:rFonts w:ascii="Arial" w:eastAsia="Arial" w:hAnsi="Arial" w:cs="Arial"/>
                  <w:color w:val="000000"/>
                  <w:lang w:val="ru-RU"/>
                  <w:rPrChange w:id="4065" w:author="Никита Гринь" w:date="2026-08-03T14:46:00Z" w16du:dateUtc="2026-08-03T11:46:00Z">
                    <w:rPr>
                      <w:rFonts w:ascii="Arial" w:eastAsia="Arial" w:hAnsi="Arial" w:cs="Arial"/>
                      <w:color w:val="000000"/>
                    </w:rPr>
                  </w:rPrChange>
                </w:rPr>
                <w:t xml:space="preserve">; тип документа; пакет; «Начать распознавание» (только ручная загрузка; приём из ЭДО — не здесь, см. </w:t>
              </w:r>
              <w:r w:rsidRPr="000141DB">
                <w:rPr>
                  <w:rFonts w:ascii="Arial" w:eastAsia="Arial" w:hAnsi="Arial" w:cs="Arial"/>
                  <w:color w:val="000000"/>
                </w:rPr>
                <w:t>«Очередь»)</w:t>
              </w:r>
            </w:ins>
            <w:del w:id="4066" w:author="Никита Гринь" w:date="2026-08-03T14:46:00Z" w16du:dateUtc="2026-08-03T11:46:00Z">
              <w:r w:rsidR="00317F00" w:rsidDel="000141DB">
                <w:rPr>
                  <w:rFonts w:ascii="Arial" w:eastAsia="Arial" w:hAnsi="Arial" w:cs="Arial"/>
                  <w:color w:val="000000"/>
                </w:rPr>
                <w:delText>Drop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-</w:delText>
              </w:r>
              <w:r w:rsidR="00317F00" w:rsidDel="000141DB">
                <w:rPr>
                  <w:rFonts w:ascii="Arial" w:eastAsia="Arial" w:hAnsi="Arial" w:cs="Arial"/>
                  <w:color w:val="000000"/>
                </w:rPr>
                <w:delText>zone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; тип документа; пакет; «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Начать распознавание</w:delText>
              </w:r>
              <w:r w:rsidR="00317F00" w:rsidRPr="003C42DA" w:rsidDel="000141DB">
                <w:rPr>
                  <w:rFonts w:ascii="Arial" w:eastAsia="Arial" w:hAnsi="Arial" w:cs="Arial"/>
                  <w:color w:val="000000"/>
                  <w:lang w:val="ru-RU"/>
                </w:rPr>
                <w:delText>»</w:delText>
              </w:r>
            </w:del>
          </w:p>
        </w:tc>
      </w:tr>
      <w:tr w:rsidR="009D43E8" w14:paraId="64FDCD68" w14:textId="77777777" w:rsidTr="009D43E8">
        <w:tc>
          <w:tcPr>
            <w:tcW w:w="2790" w:type="dxa"/>
          </w:tcPr>
          <w:p w14:paraId="382F2544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Проверка</w:t>
            </w:r>
          </w:p>
        </w:tc>
        <w:tc>
          <w:tcPr>
            <w:tcW w:w="6430" w:type="dxa"/>
          </w:tcPr>
          <w:p w14:paraId="03B5800B" w14:textId="77777777" w:rsidR="009D43E8" w:rsidRDefault="00317F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6" w:after="36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Split: viewer + bbox; поля + confidence; LLM-правка; «Утвердить и экспорт»</w:t>
            </w:r>
          </w:p>
        </w:tc>
      </w:tr>
    </w:tbl>
    <w:p w14:paraId="77BDFD7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B1097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C59251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8B1713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901123D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9257BE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E106E7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76BBC7B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B2A72F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688E44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CAAC91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EF0776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A2094C9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EF8C6F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18. Макет интерфейса модуля распознавания документов — очередь задач</w:t>
      </w:r>
    </w:p>
    <w:p w14:paraId="78F62422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5A1D6F6" wp14:editId="4CC06D90">
            <wp:extent cx="8229600" cy="3759200"/>
            <wp:effectExtent l="0" t="0" r="0" b="0"/>
            <wp:docPr id="43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D518D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B27174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B4952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BC9A50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1CD8E9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E3C013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D4C597D" w14:textId="77777777" w:rsidR="009D43E8" w:rsidRPr="003C42DA" w:rsidRDefault="00317F00">
      <w:pPr>
        <w:spacing w:before="180" w:after="180"/>
        <w:rPr>
          <w:rFonts w:ascii="Arial" w:eastAsia="Arial" w:hAnsi="Arial" w:cs="Arial"/>
          <w:b/>
          <w:bCs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19. Макет интерфейса модуля распознавания документов — загрузка документов</w:t>
      </w:r>
    </w:p>
    <w:p w14:paraId="55120047" w14:textId="77777777" w:rsidR="009D43E8" w:rsidRDefault="00317F00">
      <w:pPr>
        <w:spacing w:before="180" w:after="18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  <w:noProof/>
          <w:lang w:val="ru-RU"/>
        </w:rPr>
        <w:drawing>
          <wp:inline distT="114300" distB="114300" distL="114300" distR="114300" wp14:anchorId="0D38111F" wp14:editId="3AF583A4">
            <wp:extent cx="8229600" cy="3708400"/>
            <wp:effectExtent l="0" t="0" r="0" b="0"/>
            <wp:docPr id="3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70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A184E7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057454F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AECEA7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DEBA36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3E9A8BF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5FB95E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20. Макет интерфейса модуля распознавания документов — проверка: просмотр текста поверх оригинала</w:t>
      </w:r>
    </w:p>
    <w:p w14:paraId="6FB2BC0C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77C7F8F3" wp14:editId="4DA68254">
            <wp:extent cx="7623175" cy="4411560"/>
            <wp:effectExtent l="0" t="0" r="0" b="0"/>
            <wp:docPr id="61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23175" cy="44115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44"/>
        <w:tblW w:w="79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60"/>
        <w:gridCol w:w="3960"/>
      </w:tblGrid>
      <w:tr w:rsidR="009D43E8" w14:paraId="1D5236C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6E4FF3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Элемент</w:t>
            </w:r>
          </w:p>
        </w:tc>
        <w:tc>
          <w:tcPr>
            <w:tcW w:w="3960" w:type="dxa"/>
          </w:tcPr>
          <w:p w14:paraId="0A2089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</w:tr>
      <w:tr w:rsidR="009D43E8" w:rsidRPr="0050000B" w14:paraId="1EF9F376" w14:textId="77777777" w:rsidTr="009D43E8">
        <w:tc>
          <w:tcPr>
            <w:tcW w:w="3960" w:type="dxa"/>
          </w:tcPr>
          <w:p w14:paraId="760BBB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Viewer</w:t>
            </w:r>
          </w:p>
        </w:tc>
        <w:tc>
          <w:tcPr>
            <w:tcW w:w="3960" w:type="dxa"/>
          </w:tcPr>
          <w:p w14:paraId="3B2F41B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/изображение; подсветка </w:t>
            </w:r>
            <w:r>
              <w:rPr>
                <w:rFonts w:ascii="Arial" w:eastAsia="Arial" w:hAnsi="Arial" w:cs="Arial"/>
              </w:rPr>
              <w:t>bbox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 полям</w:t>
            </w:r>
          </w:p>
        </w:tc>
      </w:tr>
      <w:tr w:rsidR="009D43E8" w:rsidRPr="0050000B" w14:paraId="61E99CB9" w14:textId="77777777" w:rsidTr="009D43E8">
        <w:tc>
          <w:tcPr>
            <w:tcW w:w="3960" w:type="dxa"/>
          </w:tcPr>
          <w:p w14:paraId="75FDBC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Confidence</w:t>
            </w:r>
          </w:p>
        </w:tc>
        <w:tc>
          <w:tcPr>
            <w:tcW w:w="3960" w:type="dxa"/>
          </w:tcPr>
          <w:p w14:paraId="223EE52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Цвет: авто / на проверку / ошибка валидации</w:t>
            </w:r>
          </w:p>
        </w:tc>
      </w:tr>
      <w:tr w:rsidR="009D43E8" w14:paraId="16205C72" w14:textId="77777777" w:rsidTr="009D43E8">
        <w:tc>
          <w:tcPr>
            <w:tcW w:w="3960" w:type="dxa"/>
          </w:tcPr>
          <w:p w14:paraId="5A2E4E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Поля</w:t>
            </w:r>
          </w:p>
        </w:tc>
        <w:tc>
          <w:tcPr>
            <w:tcW w:w="3960" w:type="dxa"/>
          </w:tcPr>
          <w:p w14:paraId="3D8E460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Таблица: поле · значение · confidence · inline edit</w:t>
            </w:r>
          </w:p>
        </w:tc>
      </w:tr>
      <w:tr w:rsidR="009D43E8" w14:paraId="521DC28F" w14:textId="77777777" w:rsidTr="009D43E8">
        <w:tc>
          <w:tcPr>
            <w:tcW w:w="3960" w:type="dxa"/>
          </w:tcPr>
          <w:p w14:paraId="7287513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LLM</w:t>
            </w:r>
          </w:p>
        </w:tc>
        <w:tc>
          <w:tcPr>
            <w:tcW w:w="3960" w:type="dxa"/>
          </w:tcPr>
          <w:p w14:paraId="4C436F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Предложение правки — Принять / Отклонить</w:t>
            </w:r>
          </w:p>
        </w:tc>
      </w:tr>
      <w:tr w:rsidR="009D43E8" w14:paraId="6D5626B7" w14:textId="77777777" w:rsidTr="009D43E8">
        <w:tc>
          <w:tcPr>
            <w:tcW w:w="3960" w:type="dxa"/>
          </w:tcPr>
          <w:p w14:paraId="5ABDD0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Экспорт</w:t>
            </w:r>
          </w:p>
        </w:tc>
        <w:tc>
          <w:tcPr>
            <w:tcW w:w="3960" w:type="dxa"/>
          </w:tcPr>
          <w:p w14:paraId="3EFC3A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JSON / XML / CSV после approve</w:t>
            </w:r>
          </w:p>
        </w:tc>
      </w:tr>
    </w:tbl>
    <w:p w14:paraId="1D182CE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37F351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225974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728DD99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5CA24E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6F5A4AD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BB721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A13BB4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203BF18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14C7000C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3159777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04814E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8569624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CCAD41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Слайд 21. Макет интерфейса Центра настроек — типы документов</w:t>
      </w:r>
    </w:p>
    <w:p w14:paraId="7C368D14" w14:textId="77777777" w:rsidR="009D43E8" w:rsidRDefault="00317F00">
      <w:pPr>
        <w:spacing w:before="180" w:after="180"/>
        <w:rPr>
          <w:rFonts w:ascii="Arial" w:eastAsia="Arial" w:hAnsi="Arial" w:cs="Arial"/>
          <w:i/>
          <w:iCs/>
        </w:rPr>
      </w:pPr>
      <w:r>
        <w:rPr>
          <w:rFonts w:ascii="Arial" w:eastAsia="Arial" w:hAnsi="Arial" w:cs="Arial"/>
          <w:i/>
          <w:iCs/>
          <w:noProof/>
          <w:lang w:val="ru-RU"/>
        </w:rPr>
        <w:lastRenderedPageBreak/>
        <w:drawing>
          <wp:inline distT="114300" distB="114300" distL="114300" distR="114300" wp14:anchorId="07E2BAB1" wp14:editId="2020DA8A">
            <wp:extent cx="8229600" cy="4546600"/>
            <wp:effectExtent l="0" t="0" r="0" b="0"/>
            <wp:docPr id="34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4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F3099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4E8852FE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p w14:paraId="5EE4CC50" w14:textId="77777777" w:rsidR="009D43E8" w:rsidRDefault="009D43E8">
      <w:pPr>
        <w:spacing w:before="180" w:after="180"/>
        <w:rPr>
          <w:rFonts w:ascii="Arial" w:eastAsia="Arial" w:hAnsi="Arial" w:cs="Arial"/>
          <w:i/>
          <w:iCs/>
        </w:rPr>
      </w:pPr>
    </w:p>
    <w:tbl>
      <w:tblPr>
        <w:tblStyle w:val="43"/>
        <w:tblW w:w="129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05"/>
        <w:gridCol w:w="5340"/>
        <w:gridCol w:w="6015"/>
      </w:tblGrid>
      <w:tr w:rsidR="009D43E8" w14:paraId="4492C18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05" w:type="dxa"/>
          </w:tcPr>
          <w:p w14:paraId="0A7F04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ID</w:t>
            </w:r>
          </w:p>
        </w:tc>
        <w:tc>
          <w:tcPr>
            <w:tcW w:w="5340" w:type="dxa"/>
          </w:tcPr>
          <w:p w14:paraId="45D9FB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к UI</w:t>
            </w:r>
          </w:p>
        </w:tc>
        <w:tc>
          <w:tcPr>
            <w:tcW w:w="6015" w:type="dxa"/>
          </w:tcPr>
          <w:p w14:paraId="568B99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7223735C" w14:textId="77777777" w:rsidTr="009D43E8">
        <w:tc>
          <w:tcPr>
            <w:tcW w:w="1605" w:type="dxa"/>
          </w:tcPr>
          <w:p w14:paraId="4D186A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FR-OCR-UI-01</w:t>
            </w:r>
          </w:p>
        </w:tc>
        <w:tc>
          <w:tcPr>
            <w:tcW w:w="5340" w:type="dxa"/>
          </w:tcPr>
          <w:p w14:paraId="3CBFA0F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Просмотр распознанного текста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поверх оригинала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документа</w:t>
            </w:r>
          </w:p>
        </w:tc>
        <w:tc>
          <w:tcPr>
            <w:tcW w:w="6015" w:type="dxa"/>
          </w:tcPr>
          <w:p w14:paraId="1E8F14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текст поверх оригинала §6.1.15.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просмотр распознанного текста на скане.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4017E1DF" w14:textId="77777777" w:rsidTr="009D43E8">
        <w:tc>
          <w:tcPr>
            <w:tcW w:w="1605" w:type="dxa"/>
          </w:tcPr>
          <w:p w14:paraId="550D7C6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FR-OCR-UI-02</w:t>
            </w:r>
          </w:p>
        </w:tc>
        <w:tc>
          <w:tcPr>
            <w:tcW w:w="5340" w:type="dxa"/>
          </w:tcPr>
          <w:p w14:paraId="0169FEC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Ручная корректировка извлеченных данных пользователем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6015" w:type="dxa"/>
          </w:tcPr>
          <w:p w14:paraId="5A606B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исправляет поле.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редактирование </w:t>
            </w:r>
            <w:r>
              <w:rPr>
                <w:rFonts w:ascii="Arial" w:eastAsia="Arial" w:hAnsi="Arial" w:cs="Arial"/>
              </w:rPr>
              <w:t>inline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сохранение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скорректированные извлеченные данные.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3CDC7836" w14:textId="77777777" w:rsidTr="009D43E8">
        <w:tc>
          <w:tcPr>
            <w:tcW w:w="1605" w:type="dxa"/>
          </w:tcPr>
          <w:p w14:paraId="6F40F7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FR-OCR-UI-03</w:t>
            </w:r>
          </w:p>
        </w:tc>
        <w:tc>
          <w:tcPr>
            <w:tcW w:w="5340" w:type="dxa"/>
          </w:tcPr>
          <w:p w14:paraId="2A5E6B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Подсветка сомнительных зон распознавания</w:t>
            </w:r>
          </w:p>
        </w:tc>
        <w:tc>
          <w:tcPr>
            <w:tcW w:w="6015" w:type="dxa"/>
          </w:tcPr>
          <w:p w14:paraId="03610A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зоны с низкой уверенностью распознавания.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подсветка сомнительных областей.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визуальные маркеры для проверки.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</w:tr>
      <w:tr w:rsidR="009D43E8" w14:paraId="65118EDD" w14:textId="77777777" w:rsidTr="009D43E8">
        <w:tc>
          <w:tcPr>
            <w:tcW w:w="1605" w:type="dxa"/>
          </w:tcPr>
          <w:p w14:paraId="70FC93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FR-OCR-UI-04</w:t>
            </w:r>
          </w:p>
        </w:tc>
        <w:tc>
          <w:tcPr>
            <w:tcW w:w="5340" w:type="dxa"/>
          </w:tcPr>
          <w:p w14:paraId="24BECD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Ручная переквалификация типа документа</w:t>
            </w:r>
          </w:p>
        </w:tc>
        <w:tc>
          <w:tcPr>
            <w:tcW w:w="6015" w:type="dxa"/>
          </w:tcPr>
          <w:p w14:paraId="46D7EF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тип документа определен неверно.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ручная переквалификация через выпадающий список §6.1.7.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обновлен </w:t>
            </w:r>
            <w:r>
              <w:rPr>
                <w:rFonts w:ascii="Arial" w:eastAsia="Arial" w:hAnsi="Arial" w:cs="Arial"/>
                <w:sz w:val="22"/>
                <w:szCs w:val="22"/>
              </w:rPr>
              <w:t>doc_type</w:t>
            </w:r>
            <w:r>
              <w:rPr>
                <w:rFonts w:ascii="Arial" w:eastAsia="Arial" w:hAnsi="Arial" w:cs="Arial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DOC-T-05.</w:t>
            </w:r>
          </w:p>
        </w:tc>
      </w:tr>
    </w:tbl>
    <w:p w14:paraId="6DA2B323" w14:textId="77777777" w:rsidR="009D43E8" w:rsidRDefault="00317F00">
      <w:pPr>
        <w:pStyle w:val="2"/>
        <w:rPr>
          <w:rFonts w:ascii="Arial" w:eastAsia="Arial" w:hAnsi="Arial" w:cs="Arial"/>
        </w:rPr>
      </w:pPr>
      <w:bookmarkStart w:id="4068" w:name="bookmark=kix.5f0ujoip03ke" w:colFirst="0" w:colLast="0"/>
      <w:bookmarkEnd w:id="4068"/>
      <w:r>
        <w:rPr>
          <w:rFonts w:ascii="Arial" w:eastAsia="Arial" w:hAnsi="Arial" w:cs="Arial"/>
        </w:rPr>
        <w:t>IV.4. Пользовательские сценарии</w:t>
      </w:r>
    </w:p>
    <w:p w14:paraId="15BF336A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[Прил.1 §6.1.4–6.1.25]: UC-DOC-01…13, UC-DOC-RPT</w:t>
      </w:r>
    </w:p>
    <w:p w14:paraId="632419F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Сценарии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HITL</w:t>
      </w:r>
      <w:r w:rsidRPr="003C42DA">
        <w:rPr>
          <w:rFonts w:ascii="Arial" w:eastAsia="Arial" w:hAnsi="Arial" w:cs="Arial"/>
          <w:lang w:val="ru-RU"/>
        </w:rPr>
        <w:t xml:space="preserve">, экспорт, </w:t>
      </w:r>
      <w:r>
        <w:rPr>
          <w:rFonts w:ascii="Arial" w:eastAsia="Arial" w:hAnsi="Arial" w:cs="Arial"/>
        </w:rPr>
        <w:t>RPA</w:t>
      </w:r>
      <w:r w:rsidRPr="003C42DA">
        <w:rPr>
          <w:rFonts w:ascii="Arial" w:eastAsia="Arial" w:hAnsi="Arial" w:cs="Arial"/>
          <w:lang w:val="ru-RU"/>
        </w:rPr>
        <w:t>, отчетность.</w:t>
      </w:r>
    </w:p>
    <w:p w14:paraId="7B05C66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трассируется к 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>.</w:t>
      </w:r>
    </w:p>
    <w:p w14:paraId="2798CF1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Сценарии производные от </w:t>
      </w:r>
      <w:r w:rsidRPr="003C42DA">
        <w:rPr>
          <w:rFonts w:ascii="Arial" w:eastAsia="Arial" w:hAnsi="Arial" w:cs="Arial"/>
          <w:b/>
          <w:bCs/>
          <w:lang w:val="ru-RU"/>
        </w:rPr>
        <w:t>[Прил.1 §6.1]</w:t>
      </w:r>
      <w:sdt>
        <w:sdtPr>
          <w:tag w:val="goog_rdk_287"/>
          <w:id w:val="-525330521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(загрузка → распознавание → валидация → экспорт / интеграция).</w:t>
          </w:r>
        </w:sdtContent>
      </w:sdt>
    </w:p>
    <w:tbl>
      <w:tblPr>
        <w:tblStyle w:val="42"/>
        <w:tblW w:w="13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480"/>
        <w:gridCol w:w="5550"/>
        <w:gridCol w:w="2010"/>
      </w:tblGrid>
      <w:tr w:rsidR="009D43E8" w14:paraId="470624A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2C4E247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</w:t>
            </w:r>
          </w:p>
        </w:tc>
        <w:tc>
          <w:tcPr>
            <w:tcW w:w="3480" w:type="dxa"/>
          </w:tcPr>
          <w:p w14:paraId="4CDA958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5550" w:type="dxa"/>
          </w:tcPr>
          <w:p w14:paraId="78A7CF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2010" w:type="dxa"/>
          </w:tcPr>
          <w:p w14:paraId="58E0E6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62F9A6A8" w14:textId="77777777" w:rsidTr="009D43E8">
        <w:tc>
          <w:tcPr>
            <w:tcW w:w="1980" w:type="dxa"/>
          </w:tcPr>
          <w:p w14:paraId="51B9B9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UC-DOC-01</w:t>
            </w:r>
          </w:p>
        </w:tc>
        <w:tc>
          <w:tcPr>
            <w:tcW w:w="3480" w:type="dxa"/>
          </w:tcPr>
          <w:p w14:paraId="5D13BCA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Загрузка документа через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>-интерфейс</w:t>
            </w:r>
          </w:p>
        </w:tc>
        <w:tc>
          <w:tcPr>
            <w:tcW w:w="5550" w:type="dxa"/>
          </w:tcPr>
          <w:p w14:paraId="5938C74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пользователь загружает документ; система присваивает </w:t>
            </w:r>
            <w:r>
              <w:rPr>
                <w:rFonts w:ascii="Arial" w:eastAsia="Arial" w:hAnsi="Arial" w:cs="Arial"/>
                <w:sz w:val="22"/>
                <w:szCs w:val="22"/>
              </w:rPr>
              <w:t>task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антивирусная проверка и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постановка в очередь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задача принята к обработке.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DOC-T-01.</w:t>
            </w:r>
          </w:p>
        </w:tc>
        <w:tc>
          <w:tcPr>
            <w:tcW w:w="2010" w:type="dxa"/>
          </w:tcPr>
          <w:p w14:paraId="7241D7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6.1.4</w:t>
            </w:r>
          </w:p>
        </w:tc>
      </w:tr>
      <w:tr w:rsidR="009D43E8" w14:paraId="50E7EDA4" w14:textId="77777777" w:rsidTr="009D43E8">
        <w:tc>
          <w:tcPr>
            <w:tcW w:w="1980" w:type="dxa"/>
          </w:tcPr>
          <w:p w14:paraId="1E7B685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UC-DOC-02</w:t>
            </w:r>
          </w:p>
        </w:tc>
        <w:tc>
          <w:tcPr>
            <w:tcW w:w="3480" w:type="dxa"/>
          </w:tcPr>
          <w:p w14:paraId="7F5F1F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 через API</w:t>
            </w:r>
          </w:p>
        </w:tc>
        <w:tc>
          <w:tcPr>
            <w:tcW w:w="5550" w:type="dxa"/>
          </w:tcPr>
          <w:p w14:paraId="7F375E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внешняя система отправляет документ через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multipart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тот же конвейер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что и для веб-загрузки.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задача поставлена в очередь.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DOC-T-02.</w:t>
            </w:r>
          </w:p>
        </w:tc>
        <w:tc>
          <w:tcPr>
            <w:tcW w:w="2010" w:type="dxa"/>
          </w:tcPr>
          <w:p w14:paraId="0A3290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5B8D461F" w14:textId="77777777" w:rsidTr="009D43E8">
        <w:tc>
          <w:tcPr>
            <w:tcW w:w="1980" w:type="dxa"/>
          </w:tcPr>
          <w:p w14:paraId="6C9488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UC-DOC-03</w:t>
            </w:r>
          </w:p>
        </w:tc>
        <w:tc>
          <w:tcPr>
            <w:tcW w:w="3480" w:type="dxa"/>
          </w:tcPr>
          <w:p w14:paraId="1954644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Загрузка из ПО электронного документооборота</w:t>
            </w:r>
          </w:p>
        </w:tc>
        <w:tc>
          <w:tcPr>
            <w:tcW w:w="5550" w:type="dxa"/>
          </w:tcPr>
          <w:p w14:paraId="5597BC5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система электронного документооборота отправляет </w:t>
            </w:r>
            <w:r>
              <w:rPr>
                <w:rFonts w:ascii="Arial" w:eastAsia="Arial" w:hAnsi="Arial" w:cs="Arial"/>
              </w:rPr>
              <w:t>webhook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прием документа в конвейер </w:t>
            </w:r>
            <w:r>
              <w:rPr>
                <w:rFonts w:ascii="Arial" w:eastAsia="Arial" w:hAnsi="Arial" w:cs="Arial"/>
              </w:rPr>
              <w:t>ingest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документ поставлен в очередь OCR.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DOC-T-03.</w:t>
            </w:r>
          </w:p>
        </w:tc>
        <w:tc>
          <w:tcPr>
            <w:tcW w:w="2010" w:type="dxa"/>
          </w:tcPr>
          <w:p w14:paraId="3921AA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36B74747" w14:textId="77777777" w:rsidTr="009D43E8">
        <w:tc>
          <w:tcPr>
            <w:tcW w:w="1980" w:type="dxa"/>
          </w:tcPr>
          <w:p w14:paraId="55C7E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UC-DOC-04</w:t>
            </w:r>
          </w:p>
        </w:tc>
        <w:tc>
          <w:tcPr>
            <w:tcW w:w="3480" w:type="dxa"/>
          </w:tcPr>
          <w:p w14:paraId="716FB52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Пакетная загрузка документов</w:t>
            </w:r>
          </w:p>
        </w:tc>
        <w:tc>
          <w:tcPr>
            <w:tcW w:w="5550" w:type="dxa"/>
          </w:tcPr>
          <w:p w14:paraId="6585C6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пакет документов в </w:t>
            </w:r>
            <w:r>
              <w:rPr>
                <w:rFonts w:ascii="Arial" w:eastAsia="Arial" w:hAnsi="Arial" w:cs="Arial"/>
              </w:rPr>
              <w:t>ZIP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-архиве.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параллельные воркеры обрабатывают файлы пакета.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статус пакетной задачи в интерфейсе.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DOC-T-04.</w:t>
            </w:r>
          </w:p>
        </w:tc>
        <w:tc>
          <w:tcPr>
            <w:tcW w:w="2010" w:type="dxa"/>
          </w:tcPr>
          <w:p w14:paraId="581EF55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6.1.5</w:t>
            </w:r>
          </w:p>
        </w:tc>
      </w:tr>
      <w:tr w:rsidR="009D43E8" w14:paraId="12CFE424" w14:textId="77777777" w:rsidTr="009D43E8">
        <w:tc>
          <w:tcPr>
            <w:tcW w:w="1980" w:type="dxa"/>
          </w:tcPr>
          <w:p w14:paraId="303630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UC-DOC-05</w:t>
            </w:r>
          </w:p>
        </w:tc>
        <w:tc>
          <w:tcPr>
            <w:tcW w:w="3480" w:type="dxa"/>
          </w:tcPr>
          <w:p w14:paraId="29EFAA2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Автоопределение типа документа; ручная переквалификация</w:t>
            </w:r>
          </w:p>
        </w:tc>
        <w:tc>
          <w:tcPr>
            <w:tcW w:w="5550" w:type="dxa"/>
          </w:tcPr>
          <w:p w14:paraId="6A5FFD4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без заранее заданного типа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-классификатор </w:t>
            </w:r>
            <w:r>
              <w:rPr>
                <w:rFonts w:ascii="Arial" w:eastAsia="Arial" w:hAnsi="Arial" w:cs="Arial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возможностью ручной коррекции.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классифицирован и направлен на обработку.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2010" w:type="dxa"/>
          </w:tcPr>
          <w:p w14:paraId="7F8455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0A5FB074" w14:textId="77777777" w:rsidTr="009D43E8">
        <w:tc>
          <w:tcPr>
            <w:tcW w:w="1980" w:type="dxa"/>
          </w:tcPr>
          <w:p w14:paraId="4C7003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UC-DOC-06</w:t>
            </w:r>
          </w:p>
        </w:tc>
        <w:tc>
          <w:tcPr>
            <w:tcW w:w="3480" w:type="dxa"/>
          </w:tcPr>
          <w:p w14:paraId="0036EE3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, извлечение полей, валидация данных</w:t>
            </w:r>
          </w:p>
        </w:tc>
        <w:tc>
          <w:tcPr>
            <w:tcW w:w="5550" w:type="dxa"/>
          </w:tcPr>
          <w:p w14:paraId="565D09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проходит этап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извлечение полей и проверка по правилам валидации.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данные с результатом проверки.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2010" w:type="dxa"/>
          </w:tcPr>
          <w:p w14:paraId="4A3C67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6.1.8–6.1.14</w:t>
            </w:r>
          </w:p>
        </w:tc>
      </w:tr>
      <w:tr w:rsidR="009D43E8" w14:paraId="41D08B9F" w14:textId="77777777" w:rsidTr="009D43E8">
        <w:tc>
          <w:tcPr>
            <w:tcW w:w="1980" w:type="dxa"/>
          </w:tcPr>
          <w:p w14:paraId="1401116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UC-DOC-07</w:t>
            </w:r>
          </w:p>
        </w:tc>
        <w:tc>
          <w:tcPr>
            <w:tcW w:w="3480" w:type="dxa"/>
          </w:tcPr>
          <w:p w14:paraId="08049BC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просмотр </w:t>
            </w:r>
            <w:r>
              <w:rPr>
                <w:rFonts w:ascii="Arial" w:eastAsia="Arial" w:hAnsi="Arial" w:cs="Arial"/>
              </w:rPr>
              <w:t>overlay</w:t>
            </w:r>
            <w:r w:rsidRPr="003C42DA">
              <w:rPr>
                <w:rFonts w:ascii="Arial" w:eastAsia="Arial" w:hAnsi="Arial" w:cs="Arial"/>
                <w:lang w:val="ru-RU"/>
              </w:rPr>
              <w:t>, корректировка, подсветка зон</w:t>
            </w:r>
          </w:p>
        </w:tc>
        <w:tc>
          <w:tcPr>
            <w:tcW w:w="5550" w:type="dxa"/>
          </w:tcPr>
          <w:p w14:paraId="33D88C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наложения текста на скан (§6.1.15).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оператор исправил зоны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DOC-T-07.</w:t>
            </w:r>
          </w:p>
        </w:tc>
        <w:tc>
          <w:tcPr>
            <w:tcW w:w="2010" w:type="dxa"/>
          </w:tcPr>
          <w:p w14:paraId="159CF78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6.1.15</w:t>
            </w:r>
          </w:p>
        </w:tc>
      </w:tr>
      <w:tr w:rsidR="009D43E8" w14:paraId="0A971D66" w14:textId="77777777" w:rsidTr="009D43E8">
        <w:tc>
          <w:tcPr>
            <w:tcW w:w="1980" w:type="dxa"/>
          </w:tcPr>
          <w:p w14:paraId="7889389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UC-DOC-08</w:t>
            </w:r>
          </w:p>
        </w:tc>
        <w:tc>
          <w:tcPr>
            <w:tcW w:w="3480" w:type="dxa"/>
          </w:tcPr>
          <w:p w14:paraId="434CCCE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Экспорт распознанного документа (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745E727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или система инициирует экспорт результата.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файла в формате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DOC-T-08.</w:t>
            </w:r>
          </w:p>
        </w:tc>
        <w:tc>
          <w:tcPr>
            <w:tcW w:w="2010" w:type="dxa"/>
          </w:tcPr>
          <w:p w14:paraId="66594A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6.1.16</w:t>
            </w:r>
          </w:p>
        </w:tc>
      </w:tr>
      <w:tr w:rsidR="009D43E8" w14:paraId="33FE3799" w14:textId="77777777" w:rsidTr="009D43E8">
        <w:tc>
          <w:tcPr>
            <w:tcW w:w="1980" w:type="dxa"/>
          </w:tcPr>
          <w:p w14:paraId="624F88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UC-DOC-09</w:t>
            </w:r>
          </w:p>
        </w:tc>
        <w:tc>
          <w:tcPr>
            <w:tcW w:w="3480" w:type="dxa"/>
          </w:tcPr>
          <w:p w14:paraId="203E1E8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Выгрузка данных (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0A2595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запрашивает операционный отчет.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структурированный экспорт в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отчета о статусах обработки.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DOC-T-09.</w:t>
            </w:r>
          </w:p>
        </w:tc>
        <w:tc>
          <w:tcPr>
            <w:tcW w:w="2010" w:type="dxa"/>
          </w:tcPr>
          <w:p w14:paraId="5EF68F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</w:tr>
      <w:tr w:rsidR="009D43E8" w14:paraId="16FEA087" w14:textId="77777777" w:rsidTr="009D43E8">
        <w:tc>
          <w:tcPr>
            <w:tcW w:w="1980" w:type="dxa"/>
          </w:tcPr>
          <w:p w14:paraId="3AA7B0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UC-DOC-10</w:t>
            </w:r>
          </w:p>
        </w:tc>
        <w:tc>
          <w:tcPr>
            <w:tcW w:w="3480" w:type="dxa"/>
          </w:tcPr>
          <w:p w14:paraId="4E39D92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Подтверждение распознавания через чат-ассистент</w:t>
            </w:r>
          </w:p>
        </w:tc>
        <w:tc>
          <w:tcPr>
            <w:tcW w:w="5550" w:type="dxa"/>
          </w:tcPr>
          <w:p w14:paraId="1C4D254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извлеченные поля готовы к подтверждению оператором.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полей в чат ассистента для проверки.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подтвердил или исправил результат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-10.</w:t>
            </w:r>
          </w:p>
        </w:tc>
        <w:tc>
          <w:tcPr>
            <w:tcW w:w="2010" w:type="dxa"/>
          </w:tcPr>
          <w:p w14:paraId="569B18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5E337C2A" w14:textId="77777777" w:rsidTr="009D43E8">
        <w:tc>
          <w:tcPr>
            <w:tcW w:w="1980" w:type="dxa"/>
          </w:tcPr>
          <w:p w14:paraId="41611A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UC-DOC-11</w:t>
            </w:r>
          </w:p>
        </w:tc>
        <w:tc>
          <w:tcPr>
            <w:tcW w:w="3480" w:type="dxa"/>
          </w:tcPr>
          <w:p w14:paraId="455120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Включение в цепочку обработки </w:t>
            </w:r>
            <w:r>
              <w:rPr>
                <w:rFonts w:ascii="Arial" w:eastAsia="Arial" w:hAnsi="Arial" w:cs="Arial"/>
              </w:rPr>
              <w:t>RPA</w:t>
            </w:r>
          </w:p>
        </w:tc>
        <w:tc>
          <w:tcPr>
            <w:tcW w:w="5550" w:type="dxa"/>
          </w:tcPr>
          <w:p w14:paraId="545E64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обработан; следующий шаг — автоматизация.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в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-цепочку (§6.1.25).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запущена RPA-оркестрация.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DOC-T-11 (открыто).</w:t>
            </w:r>
          </w:p>
        </w:tc>
        <w:tc>
          <w:tcPr>
            <w:tcW w:w="2010" w:type="dxa"/>
          </w:tcPr>
          <w:p w14:paraId="44391D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  <w:tr w:rsidR="009D43E8" w14:paraId="54D001D7" w14:textId="77777777" w:rsidTr="009D43E8">
        <w:tc>
          <w:tcPr>
            <w:tcW w:w="1980" w:type="dxa"/>
          </w:tcPr>
          <w:p w14:paraId="782F31B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UC-DOC-RPT-01</w:t>
            </w:r>
          </w:p>
        </w:tc>
        <w:tc>
          <w:tcPr>
            <w:tcW w:w="3480" w:type="dxa"/>
          </w:tcPr>
          <w:p w14:paraId="45925CB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Аналитик: формирование отчета по §6.2 (регулярный / 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hoc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5550" w:type="dxa"/>
          </w:tcPr>
          <w:p w14:paraId="1AFBDD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открывает конструктор отчетов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(§6.2).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отчета по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выбранным показателям.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на панели мониторинга.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2010" w:type="dxa"/>
          </w:tcPr>
          <w:p w14:paraId="4B77FA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6.2.1–6.2.5</w:t>
            </w:r>
          </w:p>
        </w:tc>
      </w:tr>
      <w:tr w:rsidR="009D43E8" w14:paraId="1720E389" w14:textId="77777777" w:rsidTr="009D43E8">
        <w:tc>
          <w:tcPr>
            <w:tcW w:w="1980" w:type="dxa"/>
          </w:tcPr>
          <w:p w14:paraId="4AE37C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UC-DOC-RPT-02</w:t>
            </w:r>
          </w:p>
        </w:tc>
        <w:tc>
          <w:tcPr>
            <w:tcW w:w="3480" w:type="dxa"/>
          </w:tcPr>
          <w:p w14:paraId="1437D3A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Аналитик: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экспорт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сформированного отчета (отдельное действие)</w:t>
            </w:r>
          </w:p>
        </w:tc>
        <w:tc>
          <w:tcPr>
            <w:tcW w:w="5550" w:type="dxa"/>
          </w:tcPr>
          <w:p w14:paraId="3CBFD8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запрашивает выгрузку сформированного отчета.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экспорт артефакта отчета.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отчета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DOC-T-RPT-02.</w:t>
            </w:r>
          </w:p>
        </w:tc>
        <w:tc>
          <w:tcPr>
            <w:tcW w:w="2010" w:type="dxa"/>
          </w:tcPr>
          <w:p w14:paraId="26E76B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6.2.4, 6.2.5</w:t>
            </w:r>
          </w:p>
        </w:tc>
      </w:tr>
    </w:tbl>
    <w:p w14:paraId="63C5BCBC" w14:textId="77777777" w:rsidR="009D43E8" w:rsidRDefault="00317F00">
      <w:pPr>
        <w:pStyle w:val="2"/>
        <w:rPr>
          <w:rFonts w:ascii="Arial" w:eastAsia="Arial" w:hAnsi="Arial" w:cs="Arial"/>
        </w:rPr>
      </w:pPr>
      <w:bookmarkStart w:id="4071" w:name="bookmark=kix.8035kg517m74" w:colFirst="0" w:colLast="0"/>
      <w:bookmarkEnd w:id="4071"/>
      <w:r>
        <w:rPr>
          <w:rFonts w:ascii="Arial" w:eastAsia="Arial" w:hAnsi="Arial" w:cs="Arial"/>
        </w:rPr>
        <w:t>IV.5. Функциональные требования</w:t>
      </w:r>
    </w:p>
    <w:p w14:paraId="33E65A74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 xml:space="preserve">[Прил.1 §6.1]: </w:t>
      </w:r>
      <w:r>
        <w:rPr>
          <w:rFonts w:ascii="Arial" w:eastAsia="Arial" w:hAnsi="Arial" w:cs="Arial"/>
          <w:b/>
          <w:bCs/>
        </w:rPr>
        <w:t>FR</w:t>
      </w:r>
      <w:r w:rsidRPr="00F12BAE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OCR</w:t>
      </w:r>
      <w:r w:rsidRPr="00F12BAE">
        <w:rPr>
          <w:rFonts w:ascii="Arial" w:eastAsia="Arial" w:hAnsi="Arial" w:cs="Arial"/>
          <w:b/>
          <w:bCs/>
          <w:lang w:val="ru-RU"/>
        </w:rPr>
        <w:t>-01…25</w:t>
      </w:r>
    </w:p>
    <w:p w14:paraId="2728EC0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Полный набор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IDP</w:t>
      </w:r>
      <w:r w:rsidRPr="003C42DA">
        <w:rPr>
          <w:rFonts w:ascii="Arial" w:eastAsia="Arial" w:hAnsi="Arial" w:cs="Arial"/>
          <w:lang w:val="ru-RU"/>
        </w:rPr>
        <w:t xml:space="preserve"> §6.1 в формате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1.3.</w:t>
      </w:r>
    </w:p>
    <w:p w14:paraId="67F3CB3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§6.1 ТТ закрыт таблицей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.</w:t>
      </w:r>
    </w:p>
    <w:tbl>
      <w:tblPr>
        <w:tblStyle w:val="41"/>
        <w:tblW w:w="128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690"/>
        <w:gridCol w:w="5430"/>
        <w:gridCol w:w="1785"/>
      </w:tblGrid>
      <w:tr w:rsidR="009D43E8" w14:paraId="6779B1B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EC7F4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690" w:type="dxa"/>
          </w:tcPr>
          <w:p w14:paraId="2806D4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5430" w:type="dxa"/>
          </w:tcPr>
          <w:p w14:paraId="2908B6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1785" w:type="dxa"/>
          </w:tcPr>
          <w:p w14:paraId="4E3BCEC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2F346761" w14:textId="77777777" w:rsidTr="009D43E8">
        <w:tc>
          <w:tcPr>
            <w:tcW w:w="1980" w:type="dxa"/>
          </w:tcPr>
          <w:p w14:paraId="42A497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FR-OCR-01</w:t>
            </w:r>
          </w:p>
        </w:tc>
        <w:tc>
          <w:tcPr>
            <w:tcW w:w="3690" w:type="dxa"/>
          </w:tcPr>
          <w:p w14:paraId="3F67E08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включать функции модуля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0F1DCBE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загружается модуль распознавания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общая языковая модель платформы для постобработки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использует общий слой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smoke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1785" w:type="dxa"/>
          </w:tcPr>
          <w:p w14:paraId="05231D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</w:t>
            </w:r>
          </w:p>
        </w:tc>
      </w:tr>
      <w:tr w:rsidR="009D43E8" w14:paraId="3B83BDAB" w14:textId="77777777" w:rsidTr="009D43E8">
        <w:tc>
          <w:tcPr>
            <w:tcW w:w="1980" w:type="dxa"/>
          </w:tcPr>
          <w:p w14:paraId="086ECF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FR-OCR-02</w:t>
            </w:r>
          </w:p>
        </w:tc>
        <w:tc>
          <w:tcPr>
            <w:tcW w:w="3690" w:type="dxa"/>
          </w:tcPr>
          <w:p w14:paraId="1E18649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предназначен для автоматического распознавания, классификации и извлечения структурированной информации из различных типов документов, поступающих в банк в виде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фотографий,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-файлов. Модуль должен использовать технологии компьютерного зрения и искусственного интеллекта для повышения точности и скорости обработки документов.</w:t>
            </w:r>
          </w:p>
        </w:tc>
        <w:tc>
          <w:tcPr>
            <w:tcW w:w="5430" w:type="dxa"/>
          </w:tcPr>
          <w:p w14:paraId="28D890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или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конвейер компьютерного зрения 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on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prem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извлеченные данные.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DOC-T-01.</w:t>
            </w:r>
          </w:p>
        </w:tc>
        <w:tc>
          <w:tcPr>
            <w:tcW w:w="1785" w:type="dxa"/>
          </w:tcPr>
          <w:p w14:paraId="173085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</w:t>
            </w:r>
          </w:p>
        </w:tc>
      </w:tr>
      <w:tr w:rsidR="009D43E8" w14:paraId="79E534FF" w14:textId="77777777" w:rsidTr="009D43E8">
        <w:tc>
          <w:tcPr>
            <w:tcW w:w="1980" w:type="dxa"/>
          </w:tcPr>
          <w:p w14:paraId="481021D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FR-OCR-03</w:t>
            </w:r>
          </w:p>
        </w:tc>
        <w:tc>
          <w:tcPr>
            <w:tcW w:w="3690" w:type="dxa"/>
          </w:tcPr>
          <w:p w14:paraId="2DEEEAF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работу со следующими видами документов: удостоверяющие личность; анкеты, заявления; справки; договоры; платежные документы; уставные документы ЮЛ; банковские выписки; документы на жилье и имущество; документы, оформленные вручную.</w:t>
            </w:r>
          </w:p>
        </w:tc>
        <w:tc>
          <w:tcPr>
            <w:tcW w:w="5430" w:type="dxa"/>
          </w:tcPr>
          <w:p w14:paraId="41B969AA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относится к поддерживаемому типу §6.1.3.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классификатор по семейству документов.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применяется типовая модель обработки.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1785" w:type="dxa"/>
          </w:tcPr>
          <w:p w14:paraId="011767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6.1.3</w:t>
            </w:r>
          </w:p>
        </w:tc>
      </w:tr>
      <w:tr w:rsidR="009D43E8" w14:paraId="57270B17" w14:textId="77777777" w:rsidTr="009D43E8">
        <w:tc>
          <w:tcPr>
            <w:tcW w:w="1980" w:type="dxa"/>
          </w:tcPr>
          <w:p w14:paraId="692F0F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FR-OCR-04</w:t>
            </w:r>
          </w:p>
        </w:tc>
        <w:tc>
          <w:tcPr>
            <w:tcW w:w="3690" w:type="dxa"/>
          </w:tcPr>
          <w:p w14:paraId="4D651B9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возможность загрузки документов через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>-интерфейс и интеграцию с ПО электронного документооборота.</w:t>
            </w:r>
          </w:p>
        </w:tc>
        <w:tc>
          <w:tcPr>
            <w:tcW w:w="5430" w:type="dxa"/>
          </w:tcPr>
          <w:p w14:paraId="3ADF5FB2" w14:textId="68053D7A" w:rsidR="009D43E8" w:rsidRDefault="009A37A3">
            <w:pPr>
              <w:spacing w:before="36" w:after="36"/>
              <w:rPr>
                <w:rFonts w:ascii="Arial" w:eastAsia="Arial" w:hAnsi="Arial" w:cs="Arial"/>
              </w:rPr>
            </w:pPr>
            <w:ins w:id="4072" w:author="Никита Гринь" w:date="2026-08-03T15:51:00Z" w16du:dateUtc="2026-08-03T12:51:00Z">
              <w:r w:rsidRPr="009A37A3">
                <w:rPr>
                  <w:rFonts w:ascii="Arial" w:eastAsia="Arial" w:hAnsi="Arial" w:cs="Arial"/>
                  <w:b/>
                  <w:bCs/>
                  <w:lang w:val="ru-RU"/>
                </w:rPr>
                <w:t xml:space="preserve">Вход: </w:t>
              </w:r>
              <w:r w:rsidRPr="009A37A3">
                <w:rPr>
                  <w:rFonts w:ascii="Arial" w:eastAsia="Arial" w:hAnsi="Arial" w:cs="Arial"/>
                  <w:lang w:val="ru-RU"/>
                  <w:rPrChange w:id="4073" w:author="Никита Гринь" w:date="2026-08-03T15:51:00Z" w16du:dateUtc="2026-08-03T12:51:00Z">
                    <w:rPr>
                      <w:rFonts w:ascii="Arial" w:eastAsia="Arial" w:hAnsi="Arial" w:cs="Arial"/>
                      <w:b/>
                      <w:bCs/>
                      <w:lang w:val="ru-RU"/>
                    </w:rPr>
                  </w:rPrChange>
                </w:rPr>
                <w:t>документ поступает через web, API или ЭДО. Реализовано посредством: web UI / REST / webhook ЭДО §6.1.4; у каждой задачи в общей очереди ingest сохраняется источник (ручная загрузка / API / ЭДО). Выход: задача в очереди с указанием источника; в UI «Очередь» — колонка «Источник» и фильтр по источнику. Приёмка: DOC-T-01/02/03.</w:t>
              </w:r>
            </w:ins>
            <w:del w:id="4074" w:author="Никита Гринь" w:date="2026-08-03T15:51:00Z" w16du:dateUtc="2026-08-03T12:51:00Z">
              <w:r w:rsidR="00317F00" w:rsidRPr="003C42DA" w:rsidDel="009A37A3">
                <w:rPr>
                  <w:rFonts w:ascii="Arial" w:eastAsia="Arial" w:hAnsi="Arial" w:cs="Arial"/>
                  <w:b/>
                  <w:bCs/>
                  <w:lang w:val="ru-RU"/>
                </w:rPr>
                <w:delText>Вход: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документ поступает через </w:delText>
              </w:r>
              <w:r w:rsidR="00317F00" w:rsidDel="009A37A3">
                <w:rPr>
                  <w:rFonts w:ascii="Arial" w:eastAsia="Arial" w:hAnsi="Arial" w:cs="Arial"/>
                </w:rPr>
                <w:delText>web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, </w:delText>
              </w:r>
              <w:r w:rsidR="00317F00" w:rsidDel="009A37A3">
                <w:rPr>
                  <w:rFonts w:ascii="Arial" w:eastAsia="Arial" w:hAnsi="Arial" w:cs="Arial"/>
                </w:rPr>
                <w:delText>API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или ЭДО. </w:delText>
              </w:r>
              <w:r w:rsidR="00317F00" w:rsidRPr="003C42DA" w:rsidDel="009A37A3">
                <w:rPr>
                  <w:rFonts w:ascii="Arial" w:eastAsia="Arial" w:hAnsi="Arial" w:cs="Arial"/>
                  <w:b/>
                  <w:bCs/>
                  <w:lang w:val="ru-RU"/>
                </w:rPr>
                <w:delText>Реализовано посредством: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  <w:r w:rsidR="00317F00" w:rsidDel="009A37A3">
                <w:rPr>
                  <w:rFonts w:ascii="Arial" w:eastAsia="Arial" w:hAnsi="Arial" w:cs="Arial"/>
                </w:rPr>
                <w:delText>web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  <w:r w:rsidR="00317F00" w:rsidDel="009A37A3">
                <w:rPr>
                  <w:rFonts w:ascii="Arial" w:eastAsia="Arial" w:hAnsi="Arial" w:cs="Arial"/>
                </w:rPr>
                <w:delText>UI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/ </w:delText>
              </w:r>
              <w:r w:rsidR="00317F00" w:rsidDel="009A37A3">
                <w:rPr>
                  <w:rFonts w:ascii="Arial" w:eastAsia="Arial" w:hAnsi="Arial" w:cs="Arial"/>
                </w:rPr>
                <w:delText>REST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/ </w:delText>
              </w:r>
              <w:r w:rsidR="00317F00" w:rsidDel="009A37A3">
                <w:rPr>
                  <w:rFonts w:ascii="Arial" w:eastAsia="Arial" w:hAnsi="Arial" w:cs="Arial"/>
                </w:rPr>
                <w:delText>webhook</w:delText>
              </w:r>
              <w:r w:rsidR="00317F00" w:rsidRPr="003C42DA" w:rsidDel="009A37A3">
                <w:rPr>
                  <w:rFonts w:ascii="Arial" w:eastAsia="Arial" w:hAnsi="Arial" w:cs="Arial"/>
                  <w:lang w:val="ru-RU"/>
                </w:rPr>
                <w:delText xml:space="preserve"> ЭДО §6.1.4. </w:delText>
              </w:r>
              <w:r w:rsidR="00317F00" w:rsidDel="009A37A3">
                <w:rPr>
                  <w:rFonts w:ascii="Arial" w:eastAsia="Arial" w:hAnsi="Arial" w:cs="Arial"/>
                  <w:b/>
                  <w:bCs/>
                </w:rPr>
                <w:delText>Выход:</w:delText>
              </w:r>
              <w:r w:rsidR="00317F00" w:rsidDel="009A37A3">
                <w:rPr>
                  <w:rFonts w:ascii="Arial" w:eastAsia="Arial" w:hAnsi="Arial" w:cs="Arial"/>
                </w:rPr>
                <w:delText xml:space="preserve"> задача поставлена </w:delText>
              </w:r>
              <w:r w:rsidR="00317F00" w:rsidDel="009A37A3">
                <w:rPr>
                  <w:rFonts w:ascii="Arial" w:eastAsia="Arial" w:hAnsi="Arial" w:cs="Arial"/>
                </w:rPr>
                <w:delText xml:space="preserve">в очередь </w:delText>
              </w:r>
              <w:r w:rsidR="00317F00" w:rsidDel="009A37A3">
                <w:rPr>
                  <w:rFonts w:ascii="Arial" w:eastAsia="Arial" w:hAnsi="Arial" w:cs="Arial"/>
                </w:rPr>
                <w:delText xml:space="preserve">ingest. </w:delText>
              </w:r>
              <w:r w:rsidR="00317F00" w:rsidDel="009A37A3">
                <w:rPr>
                  <w:rFonts w:ascii="Arial" w:eastAsia="Arial" w:hAnsi="Arial" w:cs="Arial"/>
                  <w:b/>
                  <w:bCs/>
                </w:rPr>
                <w:delText>Приемка:</w:delText>
              </w:r>
              <w:r w:rsidR="00317F00" w:rsidDel="009A37A3">
                <w:rPr>
                  <w:rFonts w:ascii="Arial" w:eastAsia="Arial" w:hAnsi="Arial" w:cs="Arial"/>
                </w:rPr>
                <w:delText xml:space="preserve"> DOC-T-01/02/03.</w:delText>
              </w:r>
            </w:del>
          </w:p>
        </w:tc>
        <w:tc>
          <w:tcPr>
            <w:tcW w:w="1785" w:type="dxa"/>
          </w:tcPr>
          <w:p w14:paraId="2666F7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0FD9A029" w14:textId="77777777" w:rsidTr="009D43E8">
        <w:tc>
          <w:tcPr>
            <w:tcW w:w="1980" w:type="dxa"/>
          </w:tcPr>
          <w:p w14:paraId="0FE152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FR-OCR-05</w:t>
            </w:r>
          </w:p>
        </w:tc>
        <w:tc>
          <w:tcPr>
            <w:tcW w:w="3690" w:type="dxa"/>
          </w:tcPr>
          <w:p w14:paraId="5233C1A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пакетную загрузку.</w:t>
            </w:r>
          </w:p>
        </w:tc>
        <w:tc>
          <w:tcPr>
            <w:tcW w:w="5430" w:type="dxa"/>
          </w:tcPr>
          <w:p w14:paraId="2698B1FB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</w:t>
            </w:r>
            <w:r>
              <w:rPr>
                <w:rFonts w:ascii="Arial" w:eastAsia="Arial" w:hAnsi="Arial" w:cs="Arial"/>
              </w:rPr>
              <w:t>ZIP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-архив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параллельные воркеры §6.1.5.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статус пакетной задачи.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-04.</w:t>
            </w:r>
          </w:p>
        </w:tc>
        <w:tc>
          <w:tcPr>
            <w:tcW w:w="1785" w:type="dxa"/>
          </w:tcPr>
          <w:p w14:paraId="4AF0B8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6.1.5</w:t>
            </w:r>
          </w:p>
        </w:tc>
      </w:tr>
      <w:tr w:rsidR="009D43E8" w14:paraId="3FFF3495" w14:textId="77777777" w:rsidTr="009D43E8">
        <w:tc>
          <w:tcPr>
            <w:tcW w:w="1980" w:type="dxa"/>
          </w:tcPr>
          <w:p w14:paraId="2AE1F2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FR-OCR-06</w:t>
            </w:r>
          </w:p>
        </w:tc>
        <w:tc>
          <w:tcPr>
            <w:tcW w:w="3690" w:type="dxa"/>
          </w:tcPr>
          <w:p w14:paraId="392A8FE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различные форматы документов: .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jpg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png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tiff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jpeg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иные.</w:t>
            </w:r>
          </w:p>
        </w:tc>
        <w:tc>
          <w:tcPr>
            <w:tcW w:w="5430" w:type="dxa"/>
          </w:tcPr>
          <w:p w14:paraId="30DEACAA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файл в формате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jpg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png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tiff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или </w:t>
            </w:r>
            <w:r>
              <w:rPr>
                <w:rFonts w:ascii="Arial" w:eastAsia="Arial" w:hAnsi="Arial" w:cs="Arial"/>
              </w:rPr>
              <w:t>jpeg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адаптер формата §6.1.6.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принят к обработке.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-01.</w:t>
            </w:r>
          </w:p>
        </w:tc>
        <w:tc>
          <w:tcPr>
            <w:tcW w:w="1785" w:type="dxa"/>
          </w:tcPr>
          <w:p w14:paraId="6992CE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6.1.6</w:t>
            </w:r>
          </w:p>
        </w:tc>
      </w:tr>
      <w:tr w:rsidR="009D43E8" w14:paraId="62DD1B68" w14:textId="77777777" w:rsidTr="009D43E8">
        <w:tc>
          <w:tcPr>
            <w:tcW w:w="1980" w:type="dxa"/>
          </w:tcPr>
          <w:p w14:paraId="3C910E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FR-OCR-07</w:t>
            </w:r>
          </w:p>
        </w:tc>
        <w:tc>
          <w:tcPr>
            <w:tcW w:w="3690" w:type="dxa"/>
          </w:tcPr>
          <w:p w14:paraId="23F82DF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автоматическое определение типа документа с возможностью ручной переквалификации типа документа пользователем.</w:t>
            </w:r>
          </w:p>
        </w:tc>
        <w:tc>
          <w:tcPr>
            <w:tcW w:w="5430" w:type="dxa"/>
          </w:tcPr>
          <w:p w14:paraId="030734F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поступает скан без заранее заданного типа.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ML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-классификатор </w:t>
            </w:r>
            <w:r>
              <w:rPr>
                <w:rFonts w:ascii="Arial" w:eastAsia="Arial" w:hAnsi="Arial" w:cs="Arial"/>
                <w:sz w:val="22"/>
                <w:szCs w:val="22"/>
              </w:rPr>
              <w:t>doc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type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возможностью ручной коррекции §6.1.7.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классифицирован и направлен на обработку.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-05, </w:t>
            </w:r>
            <w:r>
              <w:rPr>
                <w:rFonts w:ascii="Arial" w:eastAsia="Arial" w:hAnsi="Arial" w:cs="Arial"/>
              </w:rPr>
              <w:t>UC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-05.</w:t>
            </w:r>
          </w:p>
        </w:tc>
        <w:tc>
          <w:tcPr>
            <w:tcW w:w="1785" w:type="dxa"/>
          </w:tcPr>
          <w:p w14:paraId="4687CD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33D1AE09" w14:textId="77777777" w:rsidTr="009D43E8">
        <w:tc>
          <w:tcPr>
            <w:tcW w:w="1980" w:type="dxa"/>
          </w:tcPr>
          <w:p w14:paraId="57715A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FR-OCR-08</w:t>
            </w:r>
          </w:p>
        </w:tc>
        <w:tc>
          <w:tcPr>
            <w:tcW w:w="3690" w:type="dxa"/>
          </w:tcPr>
          <w:p w14:paraId="32A3BB9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оптическое распознавание текста (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).</w:t>
            </w:r>
          </w:p>
        </w:tc>
        <w:tc>
          <w:tcPr>
            <w:tcW w:w="5430" w:type="dxa"/>
          </w:tcPr>
          <w:p w14:paraId="4E602642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страница документа в виде изображения.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движок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§6.1.8.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текстовый слой.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59A897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6.1.8</w:t>
            </w:r>
          </w:p>
        </w:tc>
      </w:tr>
      <w:tr w:rsidR="009D43E8" w14:paraId="005AD838" w14:textId="77777777" w:rsidTr="009D43E8">
        <w:tc>
          <w:tcPr>
            <w:tcW w:w="1980" w:type="dxa"/>
          </w:tcPr>
          <w:p w14:paraId="0E0E65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FR-OCR-09</w:t>
            </w:r>
          </w:p>
        </w:tc>
        <w:tc>
          <w:tcPr>
            <w:tcW w:w="3690" w:type="dxa"/>
          </w:tcPr>
          <w:p w14:paraId="595C0EE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поддерживать высокоточное извлечение текста из изображений 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-документов.</w:t>
            </w:r>
          </w:p>
        </w:tc>
        <w:tc>
          <w:tcPr>
            <w:tcW w:w="5430" w:type="dxa"/>
          </w:tcPr>
          <w:p w14:paraId="3BB54EFF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изображение или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-документ.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высокоточное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§6.1.9.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извлеченный текст.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35A46F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6.1.9</w:t>
            </w:r>
          </w:p>
        </w:tc>
      </w:tr>
      <w:tr w:rsidR="009D43E8" w14:paraId="4E392803" w14:textId="77777777" w:rsidTr="009D43E8">
        <w:tc>
          <w:tcPr>
            <w:tcW w:w="1980" w:type="dxa"/>
          </w:tcPr>
          <w:p w14:paraId="38258B5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FR-OCR-10</w:t>
            </w:r>
          </w:p>
        </w:tc>
        <w:tc>
          <w:tcPr>
            <w:tcW w:w="3690" w:type="dxa"/>
          </w:tcPr>
          <w:p w14:paraId="135EC4B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распознавание как печатного, так и рукописного текста.</w:t>
            </w:r>
          </w:p>
        </w:tc>
        <w:tc>
          <w:tcPr>
            <w:tcW w:w="5430" w:type="dxa"/>
          </w:tcPr>
          <w:p w14:paraId="35ADBF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содержит рукописный текст.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модель распознавания рукописи (</w:t>
            </w:r>
            <w:r>
              <w:rPr>
                <w:rFonts w:ascii="Arial" w:eastAsia="Arial" w:hAnsi="Arial" w:cs="Arial"/>
              </w:rPr>
              <w:t>HWR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 §6.1.10.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распознанный рукописный текст.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65A035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6.1.10</w:t>
            </w:r>
          </w:p>
        </w:tc>
      </w:tr>
      <w:tr w:rsidR="009D43E8" w14:paraId="1B107B3A" w14:textId="77777777" w:rsidTr="009D43E8">
        <w:tc>
          <w:tcPr>
            <w:tcW w:w="1980" w:type="dxa"/>
          </w:tcPr>
          <w:p w14:paraId="01C0CA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FR-OCR-11</w:t>
            </w:r>
          </w:p>
        </w:tc>
        <w:tc>
          <w:tcPr>
            <w:tcW w:w="3690" w:type="dxa"/>
          </w:tcPr>
          <w:p w14:paraId="5C37315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обеспечивать поддержку многостраничных документов.</w:t>
            </w:r>
          </w:p>
        </w:tc>
        <w:tc>
          <w:tcPr>
            <w:tcW w:w="5430" w:type="dxa"/>
          </w:tcPr>
          <w:p w14:paraId="4C6C6E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многостраничный документ.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постраничная обработка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§6.1.11.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полный текст документа.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76CFC0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6.1.11</w:t>
            </w:r>
          </w:p>
        </w:tc>
      </w:tr>
      <w:tr w:rsidR="009D43E8" w14:paraId="5DBFA898" w14:textId="77777777" w:rsidTr="009D43E8">
        <w:tc>
          <w:tcPr>
            <w:tcW w:w="1980" w:type="dxa"/>
          </w:tcPr>
          <w:p w14:paraId="625417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FR-OCR-12</w:t>
            </w:r>
          </w:p>
        </w:tc>
        <w:tc>
          <w:tcPr>
            <w:tcW w:w="3690" w:type="dxa"/>
          </w:tcPr>
          <w:p w14:paraId="4F0E6D1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поддерживать работу с многоязычными документами (русский, английский).</w:t>
            </w:r>
          </w:p>
        </w:tc>
        <w:tc>
          <w:tcPr>
            <w:tcW w:w="5430" w:type="dxa"/>
          </w:tcPr>
          <w:p w14:paraId="777AF053" w14:textId="77777777" w:rsidR="009D43E8" w:rsidRPr="00025E46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на русском или английском языке.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многоязычное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§6.1.12.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распознавание с учетом языка. </w:t>
            </w:r>
            <w:r w:rsidRPr="00025E46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025E46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025E46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025E46">
              <w:rPr>
                <w:rFonts w:ascii="Arial" w:eastAsia="Arial" w:hAnsi="Arial" w:cs="Arial"/>
                <w:lang w:val="ru-RU"/>
              </w:rPr>
              <w:t>-06.</w:t>
            </w:r>
          </w:p>
        </w:tc>
        <w:tc>
          <w:tcPr>
            <w:tcW w:w="1785" w:type="dxa"/>
          </w:tcPr>
          <w:p w14:paraId="4262A7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6.1.12</w:t>
            </w:r>
          </w:p>
        </w:tc>
      </w:tr>
      <w:tr w:rsidR="009D43E8" w14:paraId="5A85759E" w14:textId="77777777" w:rsidTr="009D43E8">
        <w:tc>
          <w:tcPr>
            <w:tcW w:w="1980" w:type="dxa"/>
          </w:tcPr>
          <w:p w14:paraId="1CB3AE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FR-OCR-13</w:t>
            </w:r>
          </w:p>
        </w:tc>
        <w:tc>
          <w:tcPr>
            <w:tcW w:w="3690" w:type="dxa"/>
          </w:tcPr>
          <w:p w14:paraId="34410C6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содержать функционал извлечения ключевых полей, выделения и структурирования информации из документа (ФИО, даты, серии и номера документов, суммы, реквизиты, наименования компаний, адреса и пр.), а также возможность настройки пользовательских шаблонов под документы.</w:t>
            </w:r>
          </w:p>
        </w:tc>
        <w:tc>
          <w:tcPr>
            <w:tcW w:w="5430" w:type="dxa"/>
          </w:tcPr>
          <w:p w14:paraId="3E8662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настроен шаблон полей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NER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пользовательские шаблоны §6.1.13.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структурированные поля в JSON.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447BC0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6.1.13</w:t>
            </w:r>
          </w:p>
        </w:tc>
      </w:tr>
      <w:tr w:rsidR="009D43E8" w14:paraId="4582B0A8" w14:textId="77777777" w:rsidTr="009D43E8">
        <w:tc>
          <w:tcPr>
            <w:tcW w:w="1980" w:type="dxa"/>
          </w:tcPr>
          <w:p w14:paraId="4CFE15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FR-OCR-14</w:t>
            </w:r>
          </w:p>
        </w:tc>
        <w:tc>
          <w:tcPr>
            <w:tcW w:w="3690" w:type="dxa"/>
          </w:tcPr>
          <w:p w14:paraId="4A9A064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проверку качества и валидацию данных, проверку полноты распознавания (например, заполненность всех обязательных полей), проверку корректности извлеченных данных (по справочникам, регулярным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выражениям и т.д.), выявление аномалий, ошибок или несоответствий.</w:t>
            </w:r>
          </w:p>
        </w:tc>
        <w:tc>
          <w:tcPr>
            <w:tcW w:w="5430" w:type="dxa"/>
          </w:tcPr>
          <w:p w14:paraId="11F055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извлеченные поля готовы к проверке.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правила валидации и справочники §6.1.14.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результат проверки: успех / аномалии.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4C1B11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6.1.14</w:t>
            </w:r>
          </w:p>
        </w:tc>
      </w:tr>
      <w:tr w:rsidR="009D43E8" w14:paraId="36B4B0BA" w14:textId="77777777" w:rsidTr="009D43E8">
        <w:tc>
          <w:tcPr>
            <w:tcW w:w="1980" w:type="dxa"/>
          </w:tcPr>
          <w:p w14:paraId="41BFF2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FR-OCR-15</w:t>
            </w:r>
          </w:p>
        </w:tc>
        <w:tc>
          <w:tcPr>
            <w:tcW w:w="3690" w:type="dxa"/>
          </w:tcPr>
          <w:p w14:paraId="7BC5024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обеспечивать наличие визуального интерфейса для просмотра распознанного текста поверх оригинала, возможность ручной корректировки данных пользователем, подсветку сомнительных зон.</w:t>
            </w:r>
          </w:p>
        </w:tc>
        <w:tc>
          <w:tcPr>
            <w:tcW w:w="5430" w:type="dxa"/>
          </w:tcPr>
          <w:p w14:paraId="4FF69D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открывает документ на проверку (</w:t>
            </w: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интерфейс наложения текста на скан §6.1.15.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исправленные зоны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DOC-T-07, UC-DOC-07.</w:t>
            </w:r>
          </w:p>
        </w:tc>
        <w:tc>
          <w:tcPr>
            <w:tcW w:w="1785" w:type="dxa"/>
          </w:tcPr>
          <w:p w14:paraId="4301CA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6.1.15</w:t>
            </w:r>
          </w:p>
        </w:tc>
      </w:tr>
      <w:tr w:rsidR="009D43E8" w14:paraId="5FC4A7D2" w14:textId="77777777" w:rsidTr="009D43E8">
        <w:tc>
          <w:tcPr>
            <w:tcW w:w="1980" w:type="dxa"/>
          </w:tcPr>
          <w:p w14:paraId="4CECAD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FR-OCR-16</w:t>
            </w:r>
          </w:p>
        </w:tc>
        <w:tc>
          <w:tcPr>
            <w:tcW w:w="3690" w:type="dxa"/>
          </w:tcPr>
          <w:p w14:paraId="2ED2AB5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позволять экспортировать распознанные документы в форматы: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, .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630312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инициирован экспорт результата.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формирование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xlsx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§6.1.16.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файл для скачивания.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DOC-T-08.</w:t>
            </w:r>
          </w:p>
        </w:tc>
        <w:tc>
          <w:tcPr>
            <w:tcW w:w="1785" w:type="dxa"/>
          </w:tcPr>
          <w:p w14:paraId="07FBBE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6.1.16</w:t>
            </w:r>
          </w:p>
        </w:tc>
      </w:tr>
      <w:tr w:rsidR="009D43E8" w14:paraId="1952B886" w14:textId="77777777" w:rsidTr="009D43E8">
        <w:tc>
          <w:tcPr>
            <w:tcW w:w="1980" w:type="dxa"/>
          </w:tcPr>
          <w:p w14:paraId="16670F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FR-OCR-17</w:t>
            </w:r>
          </w:p>
        </w:tc>
        <w:tc>
          <w:tcPr>
            <w:tcW w:w="3690" w:type="dxa"/>
          </w:tcPr>
          <w:p w14:paraId="0AD56C7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интеграции с внутренними системами банка.</w:t>
            </w:r>
          </w:p>
        </w:tc>
        <w:tc>
          <w:tcPr>
            <w:tcW w:w="5430" w:type="dxa"/>
          </w:tcPr>
          <w:p w14:paraId="38AEA7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требуется передача данных во внутреннюю систему.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интеграции с системами банка §6.1.17.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поля переданы в целевую систему.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INT-T.</w:t>
            </w:r>
          </w:p>
        </w:tc>
        <w:tc>
          <w:tcPr>
            <w:tcW w:w="1785" w:type="dxa"/>
          </w:tcPr>
          <w:p w14:paraId="1F5EF7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6.1.17</w:t>
            </w:r>
          </w:p>
        </w:tc>
      </w:tr>
      <w:tr w:rsidR="009D43E8" w14:paraId="37A8682B" w14:textId="77777777" w:rsidTr="009D43E8">
        <w:tc>
          <w:tcPr>
            <w:tcW w:w="1980" w:type="dxa"/>
          </w:tcPr>
          <w:p w14:paraId="157D9C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FR-OCR-18</w:t>
            </w:r>
          </w:p>
        </w:tc>
        <w:tc>
          <w:tcPr>
            <w:tcW w:w="3690" w:type="dxa"/>
          </w:tcPr>
          <w:p w14:paraId="0EE076E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Точность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модуля распознавания документов должна составлять не менее 95% на стандартных отсканированных документах.</w:t>
            </w:r>
          </w:p>
        </w:tc>
        <w:tc>
          <w:tcPr>
            <w:tcW w:w="5430" w:type="dxa"/>
          </w:tcPr>
          <w:p w14:paraId="543F51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эталонный набор стандартных сканов.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88"/>
                <w:id w:val="32890801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точность ≥95% на тестовом наборе §6.1.18.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показатель качества на стенде.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DOC-T-06.</w:t>
            </w:r>
          </w:p>
        </w:tc>
        <w:tc>
          <w:tcPr>
            <w:tcW w:w="1785" w:type="dxa"/>
          </w:tcPr>
          <w:p w14:paraId="1C3851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6.1.18</w:t>
            </w:r>
          </w:p>
        </w:tc>
      </w:tr>
      <w:tr w:rsidR="009D43E8" w14:paraId="629FBF7C" w14:textId="77777777" w:rsidTr="009D43E8">
        <w:tc>
          <w:tcPr>
            <w:tcW w:w="1980" w:type="dxa"/>
          </w:tcPr>
          <w:p w14:paraId="52B102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FR-OCR-19</w:t>
            </w:r>
          </w:p>
        </w:tc>
        <w:tc>
          <w:tcPr>
            <w:tcW w:w="3690" w:type="dxa"/>
          </w:tcPr>
          <w:p w14:paraId="6BC9241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Производительность модуля распознавания документов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должна составлять не менее 1 страницы в 1 секунду на 1 поток.</w:t>
            </w:r>
          </w:p>
        </w:tc>
        <w:tc>
          <w:tcPr>
            <w:tcW w:w="5430" w:type="dxa"/>
          </w:tcPr>
          <w:p w14:paraId="1E7B88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обрабатывается поток страниц.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89"/>
                <w:id w:val="-553343861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≥1 страница/с на 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lastRenderedPageBreak/>
                  <w:t xml:space="preserve">воркер §6.1.19.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SLA по производительности выполнен.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нагрузочное тестирование OCR.</w:t>
            </w:r>
          </w:p>
        </w:tc>
        <w:tc>
          <w:tcPr>
            <w:tcW w:w="1785" w:type="dxa"/>
          </w:tcPr>
          <w:p w14:paraId="043790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6.1.19</w:t>
            </w:r>
          </w:p>
        </w:tc>
      </w:tr>
      <w:tr w:rsidR="009D43E8" w14:paraId="71F5773A" w14:textId="77777777" w:rsidTr="009D43E8">
        <w:tc>
          <w:tcPr>
            <w:tcW w:w="1980" w:type="dxa"/>
          </w:tcPr>
          <w:p w14:paraId="2581DE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FR-OCR-20</w:t>
            </w:r>
          </w:p>
        </w:tc>
        <w:tc>
          <w:tcPr>
            <w:tcW w:w="3690" w:type="dxa"/>
          </w:tcPr>
          <w:p w14:paraId="0251ECA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обучения на новых типах документов.</w:t>
            </w:r>
          </w:p>
        </w:tc>
        <w:tc>
          <w:tcPr>
            <w:tcW w:w="5430" w:type="dxa"/>
          </w:tcPr>
          <w:p w14:paraId="1BEFE8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добавлен новый тип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дообучение </w:t>
            </w:r>
            <w:r>
              <w:rPr>
                <w:rFonts w:ascii="Arial" w:eastAsia="Arial" w:hAnsi="Arial" w:cs="Arial"/>
              </w:rPr>
              <w:t>few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shot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§6.1.20.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классификатор расширен.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DOC-T-05.</w:t>
            </w:r>
          </w:p>
        </w:tc>
        <w:tc>
          <w:tcPr>
            <w:tcW w:w="1785" w:type="dxa"/>
          </w:tcPr>
          <w:p w14:paraId="5DA730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6.1.20</w:t>
            </w:r>
          </w:p>
        </w:tc>
      </w:tr>
      <w:tr w:rsidR="009D43E8" w14:paraId="30BB899C" w14:textId="77777777" w:rsidTr="009D43E8">
        <w:tc>
          <w:tcPr>
            <w:tcW w:w="1980" w:type="dxa"/>
          </w:tcPr>
          <w:p w14:paraId="70EBEA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</w:t>
            </w:r>
          </w:p>
        </w:tc>
        <w:tc>
          <w:tcPr>
            <w:tcW w:w="3690" w:type="dxa"/>
          </w:tcPr>
          <w:p w14:paraId="25838EC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обеспечивать шифрование передаваемых и хранимых данных, аудит действий пользователя, поддержку разграничений прав доступа.</w:t>
            </w:r>
          </w:p>
        </w:tc>
        <w:tc>
          <w:tcPr>
            <w:tcW w:w="5430" w:type="dxa"/>
          </w:tcPr>
          <w:p w14:paraId="430A08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и хранение документов.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Обеспечивается за счет: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шифрование, </w:t>
            </w:r>
            <w:r>
              <w:rPr>
                <w:rFonts w:ascii="Arial" w:eastAsia="Arial" w:hAnsi="Arial" w:cs="Arial"/>
              </w:rPr>
              <w:t>RBAC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аудит §6.1.21.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защищенный конвейер обработки.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INT-T IB.</w:t>
            </w:r>
          </w:p>
        </w:tc>
        <w:tc>
          <w:tcPr>
            <w:tcW w:w="1785" w:type="dxa"/>
          </w:tcPr>
          <w:p w14:paraId="73020D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</w:t>
            </w:r>
          </w:p>
        </w:tc>
      </w:tr>
      <w:tr w:rsidR="009D43E8" w14:paraId="551F4FA2" w14:textId="77777777" w:rsidTr="009D43E8">
        <w:tc>
          <w:tcPr>
            <w:tcW w:w="1980" w:type="dxa"/>
          </w:tcPr>
          <w:p w14:paraId="259AF0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FR-OCR-22</w:t>
            </w:r>
          </w:p>
        </w:tc>
        <w:tc>
          <w:tcPr>
            <w:tcW w:w="3690" w:type="dxa"/>
          </w:tcPr>
          <w:p w14:paraId="43F8F0E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локального развертывания и поддерживать работу в изолированной сети.</w:t>
            </w:r>
          </w:p>
        </w:tc>
        <w:tc>
          <w:tcPr>
            <w:tcW w:w="5430" w:type="dxa"/>
          </w:tcPr>
          <w:p w14:paraId="403EAC4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развертывание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Обеспечивается за счет: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on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prem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 изолированной сети §6.1.22.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локальный ответ языковой модели в контуре банка.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INT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1785" w:type="dxa"/>
          </w:tcPr>
          <w:p w14:paraId="3F6307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6.1.22</w:t>
            </w:r>
          </w:p>
        </w:tc>
      </w:tr>
      <w:tr w:rsidR="009D43E8" w14:paraId="7F8555B4" w14:textId="77777777" w:rsidTr="009D43E8">
        <w:tc>
          <w:tcPr>
            <w:tcW w:w="1980" w:type="dxa"/>
          </w:tcPr>
          <w:p w14:paraId="2D3EDE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FR-OCR-23</w:t>
            </w:r>
          </w:p>
        </w:tc>
        <w:tc>
          <w:tcPr>
            <w:tcW w:w="3690" w:type="dxa"/>
          </w:tcPr>
          <w:p w14:paraId="5FECCC3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обеспечивать ведение логирования всех операций распознавания, формирования отчетов о статусе обработки (успех, ошибки, отказ) и возможность выгрузки данных в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5430" w:type="dxa"/>
          </w:tcPr>
          <w:p w14:paraId="1A6369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завершена обработка документа.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журнал статусов и экспорт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§6.1.23.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операционные отчеты.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DOC-T-09.</w:t>
            </w:r>
          </w:p>
        </w:tc>
        <w:tc>
          <w:tcPr>
            <w:tcW w:w="1785" w:type="dxa"/>
          </w:tcPr>
          <w:p w14:paraId="72E61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</w:tr>
      <w:tr w:rsidR="009D43E8" w14:paraId="2CA2EB3E" w14:textId="77777777" w:rsidTr="009D43E8">
        <w:tc>
          <w:tcPr>
            <w:tcW w:w="1980" w:type="dxa"/>
          </w:tcPr>
          <w:p w14:paraId="3935D14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FR-OCR-24</w:t>
            </w:r>
          </w:p>
        </w:tc>
        <w:tc>
          <w:tcPr>
            <w:tcW w:w="3690" w:type="dxa"/>
          </w:tcPr>
          <w:p w14:paraId="60AB5B0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интеграции чат-ассистентами (для подтверждения распознавания данных).</w:t>
            </w:r>
          </w:p>
        </w:tc>
        <w:tc>
          <w:tcPr>
            <w:tcW w:w="5430" w:type="dxa"/>
          </w:tcPr>
          <w:p w14:paraId="28CEFB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требуется подтверждение распознанных полей.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полей в чат ассистента §6.1.24.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оператор подтвердил результат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-10, </w:t>
            </w:r>
            <w:r>
              <w:rPr>
                <w:rFonts w:ascii="Arial" w:eastAsia="Arial" w:hAnsi="Arial" w:cs="Arial"/>
              </w:rPr>
              <w:t>UC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DOC</w:t>
            </w:r>
            <w:r w:rsidRPr="003C42DA">
              <w:rPr>
                <w:rFonts w:ascii="Arial" w:eastAsia="Arial" w:hAnsi="Arial" w:cs="Arial"/>
                <w:lang w:val="ru-RU"/>
              </w:rPr>
              <w:t>-10.</w:t>
            </w:r>
          </w:p>
        </w:tc>
        <w:tc>
          <w:tcPr>
            <w:tcW w:w="1785" w:type="dxa"/>
          </w:tcPr>
          <w:p w14:paraId="2798D1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0159F809" w14:textId="77777777" w:rsidTr="009D43E8">
        <w:tc>
          <w:tcPr>
            <w:tcW w:w="1980" w:type="dxa"/>
          </w:tcPr>
          <w:p w14:paraId="012762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FR-OCR-25</w:t>
            </w:r>
          </w:p>
        </w:tc>
        <w:tc>
          <w:tcPr>
            <w:tcW w:w="3690" w:type="dxa"/>
          </w:tcPr>
          <w:p w14:paraId="5F0210D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иметь возможность включения в цепочку обработки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(как часть процесса).</w:t>
            </w:r>
          </w:p>
        </w:tc>
        <w:tc>
          <w:tcPr>
            <w:tcW w:w="5430" w:type="dxa"/>
          </w:tcPr>
          <w:p w14:paraId="6D4D01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документ готов к автоматизации.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передача в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-цепочку §6.1.25.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запущена RPA-оркестрация.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DOC-T-11 (открыто).</w:t>
            </w:r>
          </w:p>
        </w:tc>
        <w:tc>
          <w:tcPr>
            <w:tcW w:w="1785" w:type="dxa"/>
          </w:tcPr>
          <w:p w14:paraId="3E41E7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</w:tbl>
    <w:p w14:paraId="738D1409" w14:textId="77777777" w:rsidR="009D43E8" w:rsidRDefault="00317F00">
      <w:pPr>
        <w:pStyle w:val="3"/>
        <w:rPr>
          <w:rFonts w:ascii="Arial" w:eastAsia="Arial" w:hAnsi="Arial" w:cs="Arial"/>
        </w:rPr>
      </w:pPr>
      <w:bookmarkStart w:id="4076" w:name="bookmark=kix.je0ajanqxl3a" w:colFirst="0" w:colLast="0"/>
      <w:bookmarkEnd w:id="4076"/>
      <w:r>
        <w:rPr>
          <w:rFonts w:ascii="Arial" w:eastAsia="Arial" w:hAnsi="Arial" w:cs="Arial"/>
        </w:rPr>
        <w:t>IV.5.1. Отчетность (§6.2)</w:t>
      </w:r>
    </w:p>
    <w:tbl>
      <w:tblPr>
        <w:tblStyle w:val="40"/>
        <w:tblW w:w="129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80"/>
        <w:gridCol w:w="3735"/>
        <w:gridCol w:w="5385"/>
        <w:gridCol w:w="1815"/>
      </w:tblGrid>
      <w:tr w:rsidR="009D43E8" w14:paraId="64F5851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6468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3735" w:type="dxa"/>
          </w:tcPr>
          <w:p w14:paraId="59F237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5385" w:type="dxa"/>
          </w:tcPr>
          <w:p w14:paraId="3C54DA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  <w:tc>
          <w:tcPr>
            <w:tcW w:w="1815" w:type="dxa"/>
          </w:tcPr>
          <w:p w14:paraId="1E3EA9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30554479" w14:textId="77777777" w:rsidTr="009D43E8">
        <w:tc>
          <w:tcPr>
            <w:tcW w:w="1980" w:type="dxa"/>
          </w:tcPr>
          <w:p w14:paraId="3A00D2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FR-OCR-RPT-01</w:t>
            </w:r>
          </w:p>
        </w:tc>
        <w:tc>
          <w:tcPr>
            <w:tcW w:w="3735" w:type="dxa"/>
          </w:tcPr>
          <w:p w14:paraId="4C9E02B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иметь возможность автоматического формирования отчетов с результатами распознавания документов, в том числе в части результатов распознавания (успешно, с ошибками, отказ) и статистики использования (типы документов, пользователи).</w:t>
            </w:r>
          </w:p>
        </w:tc>
        <w:tc>
          <w:tcPr>
            <w:tcW w:w="5385" w:type="dxa"/>
          </w:tcPr>
          <w:p w14:paraId="64DB33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модуля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запрашивает отчет.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автоматическая статистика: успех, ошибки, отказы §6.2.1.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о результатах распознавания.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485643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6.2.1</w:t>
            </w:r>
          </w:p>
        </w:tc>
      </w:tr>
      <w:tr w:rsidR="009D43E8" w14:paraId="0DE2898A" w14:textId="77777777" w:rsidTr="009D43E8">
        <w:tc>
          <w:tcPr>
            <w:tcW w:w="1980" w:type="dxa"/>
          </w:tcPr>
          <w:p w14:paraId="523097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FR-OCR-RPT-02</w:t>
            </w:r>
          </w:p>
        </w:tc>
        <w:tc>
          <w:tcPr>
            <w:tcW w:w="3735" w:type="dxa"/>
          </w:tcPr>
          <w:p w14:paraId="2D40000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Модуль распознавания документов должен формировать отдельный отчет по распознаваниям с </w:t>
            </w:r>
            <w:r w:rsidRPr="003C42DA">
              <w:rPr>
                <w:rFonts w:ascii="Arial" w:eastAsia="Arial" w:hAnsi="Arial" w:cs="Arial"/>
                <w:lang w:val="ru-RU"/>
              </w:rPr>
              <w:lastRenderedPageBreak/>
              <w:t>ошибками, включая причины распознавания с ошибками.</w:t>
            </w:r>
          </w:p>
        </w:tc>
        <w:tc>
          <w:tcPr>
            <w:tcW w:w="5385" w:type="dxa"/>
          </w:tcPr>
          <w:p w14:paraId="0B4E3C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lastRenderedPageBreak/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накопились распознавания с ошибками.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разбор причин ошибок §6.2.2.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отчет об ошибках.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538419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6.2.2</w:t>
            </w:r>
          </w:p>
        </w:tc>
      </w:tr>
      <w:tr w:rsidR="009D43E8" w14:paraId="5C257FA1" w14:textId="77777777" w:rsidTr="009D43E8">
        <w:tc>
          <w:tcPr>
            <w:tcW w:w="1980" w:type="dxa"/>
          </w:tcPr>
          <w:p w14:paraId="46C325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FR-OCR-RPT-03</w:t>
            </w:r>
          </w:p>
        </w:tc>
        <w:tc>
          <w:tcPr>
            <w:tcW w:w="3735" w:type="dxa"/>
          </w:tcPr>
          <w:p w14:paraId="478A81E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генерировать отчеты регулярно (ежедневно, еженедельно, ежемесячно), а также по запросу.</w:t>
            </w:r>
          </w:p>
        </w:tc>
        <w:tc>
          <w:tcPr>
            <w:tcW w:w="5385" w:type="dxa"/>
          </w:tcPr>
          <w:p w14:paraId="27A612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наступило расписание или 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hoc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запрос.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ежедневные / еженедельные / ежемесячные отчеты §6.2.3.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сформированные периодические отчеты.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29271A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6.2.3</w:t>
            </w:r>
          </w:p>
        </w:tc>
      </w:tr>
      <w:tr w:rsidR="009D43E8" w14:paraId="45BB3925" w14:textId="77777777" w:rsidTr="009D43E8">
        <w:tc>
          <w:tcPr>
            <w:tcW w:w="1980" w:type="dxa"/>
          </w:tcPr>
          <w:p w14:paraId="259E20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FR-OCR-RPT-04</w:t>
            </w:r>
          </w:p>
        </w:tc>
        <w:tc>
          <w:tcPr>
            <w:tcW w:w="3735" w:type="dxa"/>
          </w:tcPr>
          <w:p w14:paraId="3E538BA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Модуль распознавания документов должен уметь формировать статистику в виде сводных таблиц, графиков, диаграмм.</w:t>
            </w:r>
          </w:p>
        </w:tc>
        <w:tc>
          <w:tcPr>
            <w:tcW w:w="5385" w:type="dxa"/>
          </w:tcPr>
          <w:p w14:paraId="262061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запрашивает визуализацию.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сводные таблицы и графики §6.2.4.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выгрузка с панели мониторинга.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DOC-T-RPT.</w:t>
            </w:r>
          </w:p>
        </w:tc>
        <w:tc>
          <w:tcPr>
            <w:tcW w:w="1815" w:type="dxa"/>
          </w:tcPr>
          <w:p w14:paraId="433AE6F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6.2.4</w:t>
            </w:r>
          </w:p>
        </w:tc>
      </w:tr>
      <w:tr w:rsidR="009D43E8" w14:paraId="6943DF48" w14:textId="77777777" w:rsidTr="009D43E8">
        <w:tc>
          <w:tcPr>
            <w:tcW w:w="1980" w:type="dxa"/>
          </w:tcPr>
          <w:p w14:paraId="3A8C08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FR-OCR-RPT-05</w:t>
            </w:r>
          </w:p>
        </w:tc>
        <w:tc>
          <w:tcPr>
            <w:tcW w:w="3735" w:type="dxa"/>
          </w:tcPr>
          <w:p w14:paraId="29386C1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Конструктор отчетов должен позволять: настраивать содержание отчета; добавлять или убирать определенные метрики; изменять формат представления данных; создавать собственные шаблоны отчетов для дальнейшего использования.</w:t>
            </w:r>
          </w:p>
        </w:tc>
        <w:tc>
          <w:tcPr>
            <w:tcW w:w="5385" w:type="dxa"/>
          </w:tcPr>
          <w:p w14:paraId="74978C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аналитик настраивает конструктор отчетов.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Реализовано посредством: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выбор показателей, формата и шаблонов §6.2.5.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сохраненные шаблоны отчетов.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DOC-T-RPT-02.</w:t>
            </w:r>
          </w:p>
        </w:tc>
        <w:tc>
          <w:tcPr>
            <w:tcW w:w="1815" w:type="dxa"/>
          </w:tcPr>
          <w:p w14:paraId="7508AF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6.2.5</w:t>
            </w:r>
          </w:p>
        </w:tc>
      </w:tr>
    </w:tbl>
    <w:p w14:paraId="6BD9C15E" w14:textId="77777777" w:rsidR="009D43E8" w:rsidRDefault="00317F00">
      <w:pPr>
        <w:pStyle w:val="2"/>
        <w:rPr>
          <w:rFonts w:ascii="Arial" w:eastAsia="Arial" w:hAnsi="Arial" w:cs="Arial"/>
        </w:rPr>
      </w:pPr>
      <w:bookmarkStart w:id="4077" w:name="bookmark=kix.tl2tk6tp0fgc" w:colFirst="0" w:colLast="0"/>
      <w:bookmarkEnd w:id="4077"/>
      <w:r>
        <w:rPr>
          <w:rFonts w:ascii="Arial" w:eastAsia="Arial" w:hAnsi="Arial" w:cs="Arial"/>
        </w:rPr>
        <w:t>IV.6. Настройки модуля</w:t>
      </w:r>
    </w:p>
    <w:p w14:paraId="1BDC28C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§6.1.7, §6.1.13, §6.2.5]: </w:t>
      </w:r>
      <w:r>
        <w:rPr>
          <w:rFonts w:ascii="Arial" w:eastAsia="Arial" w:hAnsi="Arial" w:cs="Arial"/>
          <w:b/>
          <w:bCs/>
        </w:rPr>
        <w:t>doc</w:t>
      </w:r>
      <w:r w:rsidRPr="003C42DA">
        <w:rPr>
          <w:rFonts w:ascii="Arial" w:eastAsia="Arial" w:hAnsi="Arial" w:cs="Arial"/>
          <w:b/>
          <w:bCs/>
          <w:lang w:val="ru-RU"/>
        </w:rPr>
        <w:t>_</w:t>
      </w:r>
      <w:r>
        <w:rPr>
          <w:rFonts w:ascii="Arial" w:eastAsia="Arial" w:hAnsi="Arial" w:cs="Arial"/>
          <w:b/>
          <w:bCs/>
        </w:rPr>
        <w:t>type</w:t>
      </w:r>
      <w:r w:rsidRPr="003C42DA">
        <w:rPr>
          <w:rFonts w:ascii="Arial" w:eastAsia="Arial" w:hAnsi="Arial" w:cs="Arial"/>
          <w:b/>
          <w:bCs/>
          <w:lang w:val="ru-RU"/>
        </w:rPr>
        <w:t>, шаблоны, конструктор отчетов</w:t>
      </w:r>
    </w:p>
    <w:p w14:paraId="681587C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Настраиваемые типы документов, валидация, обучение на новых типах.</w:t>
      </w:r>
    </w:p>
    <w:p w14:paraId="1D05BDB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администратор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расширяет </w:t>
      </w:r>
      <w:r>
        <w:rPr>
          <w:rFonts w:ascii="Arial" w:eastAsia="Arial" w:hAnsi="Arial" w:cs="Arial"/>
        </w:rPr>
        <w:t>pipeline</w:t>
      </w:r>
      <w:r w:rsidRPr="003C42DA">
        <w:rPr>
          <w:rFonts w:ascii="Arial" w:eastAsia="Arial" w:hAnsi="Arial" w:cs="Arial"/>
          <w:lang w:val="ru-RU"/>
        </w:rPr>
        <w:t xml:space="preserve"> без разработки.</w:t>
      </w:r>
    </w:p>
    <w:tbl>
      <w:tblPr>
        <w:tblStyle w:val="39"/>
        <w:tblW w:w="131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25"/>
        <w:gridCol w:w="4605"/>
        <w:gridCol w:w="4110"/>
        <w:gridCol w:w="2085"/>
      </w:tblGrid>
      <w:tr w:rsidR="009D43E8" w14:paraId="4E88531C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5" w:type="dxa"/>
          </w:tcPr>
          <w:p w14:paraId="004B33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Параметр</w:t>
            </w:r>
          </w:p>
        </w:tc>
        <w:tc>
          <w:tcPr>
            <w:tcW w:w="4605" w:type="dxa"/>
          </w:tcPr>
          <w:p w14:paraId="600572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4110" w:type="dxa"/>
          </w:tcPr>
          <w:p w14:paraId="4C086C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§2.4</w:t>
            </w:r>
          </w:p>
        </w:tc>
        <w:tc>
          <w:tcPr>
            <w:tcW w:w="2085" w:type="dxa"/>
          </w:tcPr>
          <w:p w14:paraId="7A2DEA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41E2355C" w14:textId="77777777" w:rsidTr="009D43E8">
        <w:tc>
          <w:tcPr>
            <w:tcW w:w="2325" w:type="dxa"/>
          </w:tcPr>
          <w:p w14:paraId="5EE93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Типы документов (</w:t>
            </w:r>
            <w:r>
              <w:rPr>
                <w:rFonts w:ascii="Arial" w:eastAsia="Arial" w:hAnsi="Arial" w:cs="Arial"/>
                <w:sz w:val="22"/>
                <w:szCs w:val="22"/>
              </w:rPr>
              <w:t>doc_type</w:t>
            </w:r>
            <w:r>
              <w:rPr>
                <w:rFonts w:ascii="Arial" w:eastAsia="Arial" w:hAnsi="Arial" w:cs="Arial"/>
              </w:rPr>
              <w:t>)</w:t>
            </w:r>
          </w:p>
        </w:tc>
        <w:tc>
          <w:tcPr>
            <w:tcW w:w="4605" w:type="dxa"/>
          </w:tcPr>
          <w:p w14:paraId="33680AF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Каталог типов по §6.1.3; автоопределение + ручная переквалификация</w:t>
            </w:r>
          </w:p>
        </w:tc>
        <w:tc>
          <w:tcPr>
            <w:tcW w:w="4110" w:type="dxa"/>
          </w:tcPr>
          <w:p w14:paraId="397A4C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23D873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6.1.7</w:t>
            </w:r>
          </w:p>
        </w:tc>
      </w:tr>
      <w:tr w:rsidR="009D43E8" w14:paraId="71CDCFFE" w14:textId="77777777" w:rsidTr="009D43E8">
        <w:tc>
          <w:tcPr>
            <w:tcW w:w="2325" w:type="dxa"/>
          </w:tcPr>
          <w:p w14:paraId="1E25F4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Пользовательские шаблоны полей</w:t>
            </w:r>
          </w:p>
        </w:tc>
        <w:tc>
          <w:tcPr>
            <w:tcW w:w="4605" w:type="dxa"/>
          </w:tcPr>
          <w:p w14:paraId="3116F47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Извлечение ФИО, дат, реквизитов и др. по шаблону</w:t>
            </w:r>
          </w:p>
        </w:tc>
        <w:tc>
          <w:tcPr>
            <w:tcW w:w="4110" w:type="dxa"/>
          </w:tcPr>
          <w:p w14:paraId="58AD573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CF6C4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6.1.13</w:t>
            </w:r>
          </w:p>
        </w:tc>
      </w:tr>
      <w:tr w:rsidR="009D43E8" w14:paraId="19BB6CC0" w14:textId="77777777" w:rsidTr="009D43E8">
        <w:tc>
          <w:tcPr>
            <w:tcW w:w="2325" w:type="dxa"/>
          </w:tcPr>
          <w:p w14:paraId="7FB126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Правила валидации</w:t>
            </w:r>
          </w:p>
        </w:tc>
        <w:tc>
          <w:tcPr>
            <w:tcW w:w="4605" w:type="dxa"/>
          </w:tcPr>
          <w:p w14:paraId="4A0FA3C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Справочники, регулярные выражения, обязательные поля</w:t>
            </w:r>
          </w:p>
        </w:tc>
        <w:tc>
          <w:tcPr>
            <w:tcW w:w="4110" w:type="dxa"/>
          </w:tcPr>
          <w:p w14:paraId="550A54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85757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6.1.14</w:t>
            </w:r>
          </w:p>
        </w:tc>
      </w:tr>
      <w:tr w:rsidR="009D43E8" w14:paraId="6E562F9B" w14:textId="77777777" w:rsidTr="009D43E8">
        <w:tc>
          <w:tcPr>
            <w:tcW w:w="2325" w:type="dxa"/>
          </w:tcPr>
          <w:p w14:paraId="4647B9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 на новых типах</w:t>
            </w:r>
          </w:p>
        </w:tc>
        <w:tc>
          <w:tcPr>
            <w:tcW w:w="4605" w:type="dxa"/>
          </w:tcPr>
          <w:p w14:paraId="48989CE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Добавление типов документов в </w:t>
            </w:r>
            <w:r>
              <w:rPr>
                <w:rFonts w:ascii="Arial" w:eastAsia="Arial" w:hAnsi="Arial" w:cs="Arial"/>
              </w:rPr>
              <w:t>production</w:t>
            </w:r>
            <w:r w:rsidRPr="003C42DA">
              <w:rPr>
                <w:rFonts w:ascii="Arial" w:eastAsia="Arial" w:hAnsi="Arial" w:cs="Arial"/>
                <w:lang w:val="ru-RU"/>
              </w:rPr>
              <w:t>-контур</w:t>
            </w:r>
          </w:p>
        </w:tc>
        <w:tc>
          <w:tcPr>
            <w:tcW w:w="4110" w:type="dxa"/>
          </w:tcPr>
          <w:p w14:paraId="21C795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11</w:t>
            </w:r>
          </w:p>
        </w:tc>
        <w:tc>
          <w:tcPr>
            <w:tcW w:w="2085" w:type="dxa"/>
          </w:tcPr>
          <w:p w14:paraId="00C3B07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6.1.20</w:t>
            </w:r>
          </w:p>
        </w:tc>
      </w:tr>
      <w:tr w:rsidR="009D43E8" w14:paraId="0BB69084" w14:textId="77777777" w:rsidTr="009D43E8">
        <w:tc>
          <w:tcPr>
            <w:tcW w:w="2325" w:type="dxa"/>
          </w:tcPr>
          <w:p w14:paraId="7B6D2DB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Конструктор отчетов</w:t>
            </w:r>
          </w:p>
        </w:tc>
        <w:tc>
          <w:tcPr>
            <w:tcW w:w="4605" w:type="dxa"/>
          </w:tcPr>
          <w:p w14:paraId="2680AEB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Метрики, период, формат, шаблоны;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экспорт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отдельное действие (</w:t>
            </w:r>
            <w:r>
              <w:fldChar w:fldCharType="begin"/>
            </w:r>
            <w:r>
              <w:instrText>HYPERLINK</w:instrText>
            </w:r>
            <w:r w:rsidRPr="003D1E67">
              <w:rPr>
                <w:lang w:val="ru-RU"/>
                <w:rPrChange w:id="4078" w:author="Никита Гринь" w:date="2026-07-31T11:13:00Z" w16du:dateUtc="2026-07-31T08:13:00Z">
                  <w:rPr/>
                </w:rPrChange>
              </w:rPr>
              <w:instrText xml:space="preserve"> \</w:instrText>
            </w:r>
            <w:r>
              <w:instrText>l</w:instrText>
            </w:r>
            <w:r w:rsidRPr="003D1E67">
              <w:rPr>
                <w:lang w:val="ru-RU"/>
                <w:rPrChange w:id="4079" w:author="Никита Гринь" w:date="2026-07-31T11:13:00Z" w16du:dateUtc="2026-07-31T08:13:00Z">
                  <w:rPr/>
                </w:rPrChange>
              </w:rPr>
              <w:instrText xml:space="preserve"> "</w:instrText>
            </w:r>
            <w:r>
              <w:instrText>bookmark</w:instrText>
            </w:r>
            <w:r w:rsidRPr="003D1E67">
              <w:rPr>
                <w:lang w:val="ru-RU"/>
                <w:rPrChange w:id="4080" w:author="Никита Гринь" w:date="2026-07-31T11:13:00Z" w16du:dateUtc="2026-07-31T08:13:00Z">
                  <w:rPr/>
                </w:rPrChange>
              </w:rPr>
              <w:instrText>=</w:instrText>
            </w:r>
            <w:r>
              <w:instrText>kix</w:instrText>
            </w:r>
            <w:r w:rsidRPr="003D1E67">
              <w:rPr>
                <w:lang w:val="ru-RU"/>
                <w:rPrChange w:id="4081" w:author="Никита Гринь" w:date="2026-07-31T11:13:00Z" w16du:dateUtc="2026-07-31T08:13:00Z">
                  <w:rPr/>
                </w:rPrChange>
              </w:rPr>
              <w:instrText>.5</w:instrText>
            </w:r>
            <w:r>
              <w:instrText>f</w:instrText>
            </w:r>
            <w:r w:rsidRPr="003D1E67">
              <w:rPr>
                <w:lang w:val="ru-RU"/>
                <w:rPrChange w:id="4082" w:author="Никита Гринь" w:date="2026-07-31T11:13:00Z" w16du:dateUtc="2026-07-31T08:13:00Z">
                  <w:rPr/>
                </w:rPrChange>
              </w:rPr>
              <w:instrText>0</w:instrText>
            </w:r>
            <w:r>
              <w:instrText>ujoip</w:instrText>
            </w:r>
            <w:r w:rsidRPr="003D1E67">
              <w:rPr>
                <w:lang w:val="ru-RU"/>
                <w:rPrChange w:id="4083" w:author="Никита Гринь" w:date="2026-07-31T11:13:00Z" w16du:dateUtc="2026-07-31T08:13:00Z">
                  <w:rPr/>
                </w:rPrChange>
              </w:rPr>
              <w:instrText>03</w:instrText>
            </w:r>
            <w:r>
              <w:instrText>ke</w:instrText>
            </w:r>
            <w:r w:rsidRPr="003D1E67">
              <w:rPr>
                <w:lang w:val="ru-RU"/>
                <w:rPrChange w:id="4084" w:author="Никита Гринь" w:date="2026-07-31T11:13:00Z" w16du:dateUtc="2026-07-31T08:13:00Z">
                  <w:rPr/>
                </w:rPrChange>
              </w:rPr>
              <w:instrText>" \</w:instrText>
            </w:r>
            <w:r>
              <w:instrText>h</w:instrText>
            </w:r>
            <w:r>
              <w:fldChar w:fldCharType="separate"/>
            </w:r>
            <w:r>
              <w:rPr>
                <w:rFonts w:ascii="Arial" w:eastAsia="Arial" w:hAnsi="Arial" w:cs="Arial"/>
                <w:color w:val="156082"/>
              </w:rPr>
              <w:t>UC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DOC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</w:t>
            </w:r>
            <w:r>
              <w:rPr>
                <w:rFonts w:ascii="Arial" w:eastAsia="Arial" w:hAnsi="Arial" w:cs="Arial"/>
                <w:color w:val="156082"/>
              </w:rPr>
              <w:t>RPT</w:t>
            </w:r>
            <w:r w:rsidRPr="003C42DA">
              <w:rPr>
                <w:rFonts w:ascii="Arial" w:eastAsia="Arial" w:hAnsi="Arial" w:cs="Arial"/>
                <w:color w:val="156082"/>
                <w:lang w:val="ru-RU"/>
              </w:rPr>
              <w:t>-02</w:t>
            </w:r>
            <w:r>
              <w:fldChar w:fldCharType="end"/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4110" w:type="dxa"/>
          </w:tcPr>
          <w:p w14:paraId="31BB4A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п. 13</w:t>
            </w:r>
          </w:p>
        </w:tc>
        <w:tc>
          <w:tcPr>
            <w:tcW w:w="2085" w:type="dxa"/>
          </w:tcPr>
          <w:p w14:paraId="79173E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6.2.5</w:t>
            </w:r>
          </w:p>
        </w:tc>
      </w:tr>
      <w:tr w:rsidR="009D43E8" w14:paraId="04D5C6CF" w14:textId="77777777" w:rsidTr="009D43E8">
        <w:tc>
          <w:tcPr>
            <w:tcW w:w="2325" w:type="dxa"/>
          </w:tcPr>
          <w:p w14:paraId="75D2D1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 модуля</w:t>
            </w:r>
          </w:p>
        </w:tc>
        <w:tc>
          <w:tcPr>
            <w:tcW w:w="4605" w:type="dxa"/>
          </w:tcPr>
          <w:p w14:paraId="33B902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Шифрование, аудит, RBAC</w:t>
            </w:r>
          </w:p>
        </w:tc>
        <w:tc>
          <w:tcPr>
            <w:tcW w:w="4110" w:type="dxa"/>
          </w:tcPr>
          <w:p w14:paraId="5B9993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p. 11</w:t>
            </w:r>
          </w:p>
        </w:tc>
        <w:tc>
          <w:tcPr>
            <w:tcW w:w="2085" w:type="dxa"/>
          </w:tcPr>
          <w:p w14:paraId="2DC1F4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6.1.21, §8–9</w:t>
            </w:r>
          </w:p>
        </w:tc>
      </w:tr>
    </w:tbl>
    <w:p w14:paraId="18389AC4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E960115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BB45F17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1B0D4B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77DE3956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234AA0EA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010C078E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58A7E32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6D181310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4FA03C61" w14:textId="77777777" w:rsidR="009D43E8" w:rsidRDefault="009D43E8">
      <w:pPr>
        <w:spacing w:before="180" w:after="180"/>
        <w:rPr>
          <w:rFonts w:ascii="Arial" w:eastAsia="Arial" w:hAnsi="Arial" w:cs="Arial"/>
          <w:b/>
          <w:bCs/>
        </w:rPr>
      </w:pPr>
    </w:p>
    <w:p w14:paraId="513940E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lastRenderedPageBreak/>
        <w:t>Слайд 27. Макет интерфейса Центра настроек — экспорт документов</w:t>
      </w:r>
    </w:p>
    <w:p w14:paraId="1C7C0529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i/>
          <w:iCs/>
          <w:noProof/>
          <w:lang w:val="ru-RU"/>
        </w:rPr>
        <w:drawing>
          <wp:inline distT="114300" distB="114300" distL="114300" distR="114300" wp14:anchorId="276CA97D" wp14:editId="0EAEF395">
            <wp:extent cx="8229600" cy="4559300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559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EB98E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085" w:name="bookmark=kix.3qj0h5j6ezaq" w:colFirst="0" w:colLast="0"/>
      <w:bookmarkEnd w:id="4085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.6.2. Отчетность (§6.2)</w:t>
      </w:r>
    </w:p>
    <w:p w14:paraId="6781573F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Потребитель: </w:t>
      </w:r>
      <w:r w:rsidRPr="003C42DA">
        <w:rPr>
          <w:rFonts w:ascii="Arial" w:eastAsia="Arial" w:hAnsi="Arial" w:cs="Arial"/>
          <w:b/>
          <w:bCs/>
          <w:lang w:val="ru-RU"/>
        </w:rPr>
        <w:t>аналитик модуля распознавания документов</w:t>
      </w:r>
      <w:r w:rsidRPr="003C42DA">
        <w:rPr>
          <w:rFonts w:ascii="Arial" w:eastAsia="Arial" w:hAnsi="Arial" w:cs="Arial"/>
          <w:lang w:val="ru-RU"/>
        </w:rPr>
        <w:t xml:space="preserve"> (§2.4 п. 13). Критерии — </w:t>
      </w:r>
      <w:r>
        <w:fldChar w:fldCharType="begin"/>
      </w:r>
      <w:r>
        <w:instrText>HYPERLINK</w:instrText>
      </w:r>
      <w:r w:rsidRPr="003D1E67">
        <w:rPr>
          <w:lang w:val="ru-RU"/>
          <w:rPrChange w:id="4086" w:author="Никита Гринь" w:date="2026-07-31T11:13:00Z" w16du:dateUtc="2026-07-31T08:13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087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088" w:author="Никита Гринь" w:date="2026-07-31T11:13:00Z" w16du:dateUtc="2026-07-31T08:13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4089" w:author="Никита Гринь" w:date="2026-07-31T11:13:00Z" w16du:dateUtc="2026-07-31T08:13:00Z">
            <w:rPr/>
          </w:rPrChange>
        </w:rPr>
        <w:instrText>.</w:instrText>
      </w:r>
      <w:r>
        <w:instrText>nqpv</w:instrText>
      </w:r>
      <w:r w:rsidRPr="003D1E67">
        <w:rPr>
          <w:lang w:val="ru-RU"/>
          <w:rPrChange w:id="4090" w:author="Никита Гринь" w:date="2026-07-31T11:13:00Z" w16du:dateUtc="2026-07-31T08:13:00Z">
            <w:rPr/>
          </w:rPrChange>
        </w:rPr>
        <w:instrText>8</w:instrText>
      </w:r>
      <w:r>
        <w:instrText>ivpdokm</w:instrText>
      </w:r>
      <w:r w:rsidRPr="003D1E67">
        <w:rPr>
          <w:lang w:val="ru-RU"/>
          <w:rPrChange w:id="4091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IV</w:t>
      </w:r>
      <w:r w:rsidRPr="003C42DA">
        <w:rPr>
          <w:rFonts w:ascii="Arial" w:eastAsia="Arial" w:hAnsi="Arial" w:cs="Arial"/>
          <w:color w:val="156082"/>
          <w:lang w:val="ru-RU"/>
        </w:rPr>
        <w:t>.8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RPT</w:t>
      </w:r>
      <w:r w:rsidRPr="003C42DA">
        <w:rPr>
          <w:rFonts w:ascii="Arial" w:eastAsia="Arial" w:hAnsi="Arial" w:cs="Arial"/>
          <w:lang w:val="ru-RU"/>
        </w:rPr>
        <w:t>-01…05.</w:t>
      </w:r>
    </w:p>
    <w:p w14:paraId="67FD03D8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092" w:name="bookmark=kix.1drplurxi2d3" w:colFirst="0" w:colLast="0"/>
      <w:bookmarkEnd w:id="4092"/>
      <w:r>
        <w:rPr>
          <w:rFonts w:ascii="Arial" w:eastAsia="Arial" w:hAnsi="Arial" w:cs="Arial"/>
        </w:rPr>
        <w:lastRenderedPageBreak/>
        <w:t>IV</w:t>
      </w:r>
      <w:r w:rsidRPr="003C42DA">
        <w:rPr>
          <w:rFonts w:ascii="Arial" w:eastAsia="Arial" w:hAnsi="Arial" w:cs="Arial"/>
          <w:lang w:val="ru-RU"/>
        </w:rPr>
        <w:t>.7. Интеграции</w:t>
      </w:r>
    </w:p>
    <w:p w14:paraId="70896E40" w14:textId="77777777" w:rsidR="009D43E8" w:rsidRPr="00F669EF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§6.1.4, §6.1.17, §6.1.24–25]: ЭДО, ассистент, </w:t>
      </w:r>
      <w:r>
        <w:rPr>
          <w:rFonts w:ascii="Arial" w:eastAsia="Arial" w:hAnsi="Arial" w:cs="Arial"/>
          <w:b/>
          <w:bCs/>
        </w:rPr>
        <w:t>RPA</w:t>
      </w:r>
      <w:r w:rsidRPr="003C42DA">
        <w:rPr>
          <w:rFonts w:ascii="Arial" w:eastAsia="Arial" w:hAnsi="Arial" w:cs="Arial"/>
          <w:b/>
          <w:bCs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AD</w:t>
      </w:r>
      <w:del w:id="4093" w:author="Никита Гринь" w:date="2026-08-05T12:39:00Z" w16du:dateUtc="2026-08-05T09:39:00Z">
        <w:r w:rsidRPr="003C42DA" w:rsidDel="00F669EF">
          <w:rPr>
            <w:rFonts w:ascii="Arial" w:eastAsia="Arial" w:hAnsi="Arial" w:cs="Arial"/>
            <w:b/>
            <w:bCs/>
            <w:lang w:val="ru-RU"/>
          </w:rPr>
          <w:delText xml:space="preserve">, </w:delText>
        </w:r>
        <w:r w:rsidDel="00F669EF">
          <w:rPr>
            <w:rFonts w:ascii="Arial" w:eastAsia="Arial" w:hAnsi="Arial" w:cs="Arial"/>
            <w:b/>
            <w:bCs/>
          </w:rPr>
          <w:delText>KUMA</w:delText>
        </w:r>
      </w:del>
    </w:p>
    <w:p w14:paraId="635785F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Каналы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 и экспорт; контракты ЭДО — </w:t>
      </w:r>
      <w:r>
        <w:rPr>
          <w:rFonts w:ascii="Arial" w:eastAsia="Arial" w:hAnsi="Arial" w:cs="Arial"/>
        </w:rPr>
        <w:t>TBD</w:t>
      </w:r>
      <w:r w:rsidRPr="003C42DA">
        <w:rPr>
          <w:rFonts w:ascii="Arial" w:eastAsia="Arial" w:hAnsi="Arial" w:cs="Arial"/>
          <w:lang w:val="ru-RU"/>
        </w:rPr>
        <w:t xml:space="preserve"> на согласовании.</w:t>
      </w:r>
    </w:p>
    <w:p w14:paraId="2FBAF9D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встроен в документооборот банка.</w:t>
      </w:r>
    </w:p>
    <w:tbl>
      <w:tblPr>
        <w:tblStyle w:val="38"/>
        <w:tblW w:w="1189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50"/>
        <w:gridCol w:w="5355"/>
        <w:gridCol w:w="3090"/>
      </w:tblGrid>
      <w:tr w:rsidR="009D43E8" w14:paraId="78D1CE1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50" w:type="dxa"/>
          </w:tcPr>
          <w:p w14:paraId="330EC3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Система / канал</w:t>
            </w:r>
          </w:p>
        </w:tc>
        <w:tc>
          <w:tcPr>
            <w:tcW w:w="5355" w:type="dxa"/>
          </w:tcPr>
          <w:p w14:paraId="5878B4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Содержание интеграции</w:t>
            </w:r>
          </w:p>
        </w:tc>
        <w:tc>
          <w:tcPr>
            <w:tcW w:w="3090" w:type="dxa"/>
          </w:tcPr>
          <w:p w14:paraId="29B0A5B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14:paraId="1DE52082" w14:textId="77777777" w:rsidTr="009D43E8">
        <w:tc>
          <w:tcPr>
            <w:tcW w:w="3450" w:type="dxa"/>
          </w:tcPr>
          <w:p w14:paraId="23DD4C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Web-интерфейс / API</w:t>
            </w:r>
          </w:p>
        </w:tc>
        <w:tc>
          <w:tcPr>
            <w:tcW w:w="5355" w:type="dxa"/>
          </w:tcPr>
          <w:p w14:paraId="7BBAC7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 документов, статус обработки</w:t>
            </w:r>
          </w:p>
        </w:tc>
        <w:tc>
          <w:tcPr>
            <w:tcW w:w="3090" w:type="dxa"/>
          </w:tcPr>
          <w:p w14:paraId="479443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586081C2" w14:textId="77777777" w:rsidTr="009D43E8">
        <w:tc>
          <w:tcPr>
            <w:tcW w:w="3450" w:type="dxa"/>
          </w:tcPr>
          <w:p w14:paraId="7A1CD3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 электронного документооборота</w:t>
            </w:r>
          </w:p>
        </w:tc>
        <w:tc>
          <w:tcPr>
            <w:tcW w:w="5355" w:type="dxa"/>
          </w:tcPr>
          <w:p w14:paraId="3EE7B8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 документов из ЭДО</w:t>
            </w:r>
          </w:p>
        </w:tc>
        <w:tc>
          <w:tcPr>
            <w:tcW w:w="3090" w:type="dxa"/>
          </w:tcPr>
          <w:p w14:paraId="5AADCB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6.1.4</w:t>
            </w:r>
          </w:p>
        </w:tc>
      </w:tr>
      <w:tr w:rsidR="009D43E8" w14:paraId="31587F3C" w14:textId="77777777" w:rsidTr="009D43E8">
        <w:tc>
          <w:tcPr>
            <w:tcW w:w="3450" w:type="dxa"/>
          </w:tcPr>
          <w:p w14:paraId="095EE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Внутренние системы банка</w:t>
            </w:r>
          </w:p>
        </w:tc>
        <w:tc>
          <w:tcPr>
            <w:tcW w:w="5355" w:type="dxa"/>
          </w:tcPr>
          <w:p w14:paraId="18A248F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структурированных данных после </w:t>
            </w:r>
            <w:r>
              <w:rPr>
                <w:rFonts w:ascii="Arial" w:eastAsia="Arial" w:hAnsi="Arial" w:cs="Arial"/>
              </w:rPr>
              <w:t>approve</w:t>
            </w:r>
          </w:p>
        </w:tc>
        <w:tc>
          <w:tcPr>
            <w:tcW w:w="3090" w:type="dxa"/>
          </w:tcPr>
          <w:p w14:paraId="24D598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6.1.17</w:t>
            </w:r>
          </w:p>
        </w:tc>
      </w:tr>
      <w:tr w:rsidR="009D43E8" w14:paraId="6B9B5ED4" w14:textId="77777777" w:rsidTr="009D43E8">
        <w:tc>
          <w:tcPr>
            <w:tcW w:w="3450" w:type="dxa"/>
          </w:tcPr>
          <w:p w14:paraId="2B15F1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ИИ-ассистент</w:t>
            </w:r>
          </w:p>
        </w:tc>
        <w:tc>
          <w:tcPr>
            <w:tcW w:w="5355" w:type="dxa"/>
          </w:tcPr>
          <w:p w14:paraId="03CD217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Подтверждение распознанных данных в чате</w:t>
            </w:r>
          </w:p>
        </w:tc>
        <w:tc>
          <w:tcPr>
            <w:tcW w:w="3090" w:type="dxa"/>
          </w:tcPr>
          <w:p w14:paraId="6F88BB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6.1.24</w:t>
            </w:r>
          </w:p>
        </w:tc>
      </w:tr>
      <w:tr w:rsidR="009D43E8" w14:paraId="7E05FDA8" w14:textId="77777777" w:rsidTr="009D43E8">
        <w:tc>
          <w:tcPr>
            <w:tcW w:w="3450" w:type="dxa"/>
          </w:tcPr>
          <w:p w14:paraId="4291D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RPA</w:t>
            </w:r>
          </w:p>
        </w:tc>
        <w:tc>
          <w:tcPr>
            <w:tcW w:w="5355" w:type="dxa"/>
          </w:tcPr>
          <w:p w14:paraId="6F6D3D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Включение в цепочку обработки</w:t>
            </w:r>
          </w:p>
        </w:tc>
        <w:tc>
          <w:tcPr>
            <w:tcW w:w="3090" w:type="dxa"/>
          </w:tcPr>
          <w:p w14:paraId="4CEEBE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6.1.25</w:t>
            </w:r>
          </w:p>
        </w:tc>
      </w:tr>
      <w:tr w:rsidR="009D43E8" w14:paraId="29088FF9" w14:textId="77777777" w:rsidTr="009D43E8">
        <w:tc>
          <w:tcPr>
            <w:tcW w:w="3450" w:type="dxa"/>
          </w:tcPr>
          <w:p w14:paraId="46E116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Active Directory</w:t>
            </w:r>
          </w:p>
        </w:tc>
        <w:tc>
          <w:tcPr>
            <w:tcW w:w="5355" w:type="dxa"/>
          </w:tcPr>
          <w:p w14:paraId="4432EC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Аутентификация, RBAC</w:t>
            </w:r>
          </w:p>
        </w:tc>
        <w:tc>
          <w:tcPr>
            <w:tcW w:w="3090" w:type="dxa"/>
          </w:tcPr>
          <w:p w14:paraId="70AFF2F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§7.1, §8</w:t>
            </w:r>
          </w:p>
        </w:tc>
      </w:tr>
      <w:tr w:rsidR="009D43E8" w14:paraId="61270F4D" w14:textId="77777777" w:rsidTr="009D43E8">
        <w:tc>
          <w:tcPr>
            <w:tcW w:w="3450" w:type="dxa"/>
          </w:tcPr>
          <w:p w14:paraId="48881DBF" w14:textId="4FE412B3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SIEM </w:t>
            </w:r>
            <w:del w:id="4094" w:author="Никита Гринь" w:date="2026-08-05T12:35:00Z" w16du:dateUtc="2026-08-05T09:35:00Z">
              <w:r w:rsidDel="00D65562">
                <w:rPr>
                  <w:rFonts w:ascii="Arial" w:eastAsia="Arial" w:hAnsi="Arial" w:cs="Arial"/>
                </w:rPr>
                <w:delText>(KUMA)</w:delText>
              </w:r>
            </w:del>
          </w:p>
        </w:tc>
        <w:tc>
          <w:tcPr>
            <w:tcW w:w="5355" w:type="dxa"/>
          </w:tcPr>
          <w:p w14:paraId="28E9FD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Аудит операций OCR</w:t>
            </w:r>
          </w:p>
        </w:tc>
        <w:tc>
          <w:tcPr>
            <w:tcW w:w="3090" w:type="dxa"/>
          </w:tcPr>
          <w:p w14:paraId="33AF24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§9.1.9</w:t>
            </w:r>
          </w:p>
        </w:tc>
      </w:tr>
    </w:tbl>
    <w:p w14:paraId="3282D9F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Конкретные контракты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ЭДО и целевых систем — </w:t>
      </w:r>
      <w:r>
        <w:rPr>
          <w:rFonts w:ascii="Arial" w:eastAsia="Arial" w:hAnsi="Arial" w:cs="Arial"/>
          <w:b/>
          <w:bCs/>
        </w:rPr>
        <w:t>TBD</w:t>
      </w:r>
      <w:r w:rsidRPr="003C42DA">
        <w:rPr>
          <w:rFonts w:ascii="Arial" w:eastAsia="Arial" w:hAnsi="Arial" w:cs="Arial"/>
          <w:lang w:val="ru-RU"/>
        </w:rPr>
        <w:t xml:space="preserve"> при конфигурировании на среде Заказчика (</w:t>
      </w:r>
      <w:r>
        <w:fldChar w:fldCharType="begin"/>
      </w:r>
      <w:r>
        <w:instrText>HYPERLINK</w:instrText>
      </w:r>
      <w:r w:rsidRPr="003D1E67">
        <w:rPr>
          <w:lang w:val="ru-RU"/>
          <w:rPrChange w:id="4095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096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097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098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099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00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101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102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103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104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105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106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107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108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09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110" w:author="Никита Гринь" w:date="2026-07-31T11:13:00Z" w16du:dateUtc="2026-07-31T08:13:00Z">
            <w:rPr/>
          </w:rPrChange>
        </w:rPr>
        <w:instrText>.</w:instrText>
      </w:r>
      <w:r>
        <w:instrText>qb</w:instrText>
      </w:r>
      <w:r w:rsidRPr="003D1E67">
        <w:rPr>
          <w:lang w:val="ru-RU"/>
          <w:rPrChange w:id="4111" w:author="Никита Гринь" w:date="2026-07-31T11:13:00Z" w16du:dateUtc="2026-07-31T08:13:00Z">
            <w:rPr/>
          </w:rPrChange>
        </w:rPr>
        <w:instrText>3</w:instrText>
      </w:r>
      <w:r>
        <w:instrText>bde</w:instrText>
      </w:r>
      <w:r w:rsidRPr="003D1E67">
        <w:rPr>
          <w:lang w:val="ru-RU"/>
          <w:rPrChange w:id="4112" w:author="Никита Гринь" w:date="2026-07-31T11:13:00Z" w16du:dateUtc="2026-07-31T08:13:00Z">
            <w:rPr/>
          </w:rPrChange>
        </w:rPr>
        <w:instrText>70</w:instrText>
      </w:r>
      <w:r>
        <w:instrText>w</w:instrText>
      </w:r>
      <w:r w:rsidRPr="003D1E67">
        <w:rPr>
          <w:lang w:val="ru-RU"/>
          <w:rPrChange w:id="4113" w:author="Никита Гринь" w:date="2026-07-31T11:13:00Z" w16du:dateUtc="2026-07-31T08:13:00Z">
            <w:rPr/>
          </w:rPrChange>
        </w:rPr>
        <w:instrText>4</w:instrText>
      </w:r>
      <w:r>
        <w:instrText>ai</w:instrText>
      </w:r>
      <w:r w:rsidRPr="003D1E67">
        <w:rPr>
          <w:lang w:val="ru-RU"/>
          <w:rPrChange w:id="4114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VII</w:t>
      </w:r>
      <w:r w:rsidRPr="003C42DA">
        <w:rPr>
          <w:rFonts w:ascii="Arial" w:eastAsia="Arial" w:hAnsi="Arial" w:cs="Arial"/>
          <w:color w:val="156082"/>
          <w:lang w:val="ru-RU"/>
        </w:rPr>
        <w:t>.5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 №8).</w:t>
      </w:r>
    </w:p>
    <w:p w14:paraId="60F075CD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115" w:name="bookmark=kix.nqpv8ivpdokm" w:colFirst="0" w:colLast="0"/>
      <w:bookmarkEnd w:id="4115"/>
      <w:r>
        <w:rPr>
          <w:rFonts w:ascii="Arial" w:eastAsia="Arial" w:hAnsi="Arial" w:cs="Arial"/>
        </w:rPr>
        <w:t>IV</w:t>
      </w:r>
      <w:r w:rsidRPr="003C42DA">
        <w:rPr>
          <w:rFonts w:ascii="Arial" w:eastAsia="Arial" w:hAnsi="Arial" w:cs="Arial"/>
          <w:lang w:val="ru-RU"/>
        </w:rPr>
        <w:t>.8. Приемка (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</w:t>
      </w:r>
    </w:p>
    <w:p w14:paraId="03E4259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§6.1.18–19, §6.2]: </w:t>
      </w:r>
      <w:r>
        <w:rPr>
          <w:rFonts w:ascii="Arial" w:eastAsia="Arial" w:hAnsi="Arial" w:cs="Arial"/>
          <w:b/>
          <w:bCs/>
        </w:rPr>
        <w:t>DOC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-01…15</w:t>
      </w:r>
    </w:p>
    <w:p w14:paraId="6283162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Критерии приемки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на эталонном наборе и стенде </w:t>
      </w:r>
      <w:r>
        <w:rPr>
          <w:rFonts w:ascii="Arial" w:eastAsia="Arial" w:hAnsi="Arial" w:cs="Arial"/>
        </w:rPr>
        <w:t>on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prem</w:t>
      </w:r>
      <w:r w:rsidRPr="003C42DA">
        <w:rPr>
          <w:rFonts w:ascii="Arial" w:eastAsia="Arial" w:hAnsi="Arial" w:cs="Arial"/>
          <w:lang w:val="ru-RU"/>
        </w:rPr>
        <w:t>.</w:t>
      </w:r>
    </w:p>
    <w:p w14:paraId="59F6B40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качество и производительность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подтверждены объективно.</w:t>
      </w:r>
    </w:p>
    <w:tbl>
      <w:tblPr>
        <w:tblStyle w:val="37"/>
        <w:tblW w:w="1162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95"/>
        <w:gridCol w:w="5355"/>
        <w:gridCol w:w="4575"/>
      </w:tblGrid>
      <w:tr w:rsidR="009D43E8" w14:paraId="752110E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5" w:type="dxa"/>
          </w:tcPr>
          <w:p w14:paraId="68648D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5355" w:type="dxa"/>
          </w:tcPr>
          <w:p w14:paraId="749A89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4575" w:type="dxa"/>
          </w:tcPr>
          <w:p w14:paraId="67885B3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 / FR</w:t>
            </w:r>
          </w:p>
        </w:tc>
      </w:tr>
      <w:tr w:rsidR="009D43E8" w14:paraId="61C37EAA" w14:textId="77777777" w:rsidTr="009D43E8">
        <w:tc>
          <w:tcPr>
            <w:tcW w:w="1695" w:type="dxa"/>
          </w:tcPr>
          <w:p w14:paraId="109203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DOC-T-01</w:t>
            </w:r>
          </w:p>
        </w:tc>
        <w:tc>
          <w:tcPr>
            <w:tcW w:w="5355" w:type="dxa"/>
          </w:tcPr>
          <w:p w14:paraId="4CAE4456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0"/>
                <w:id w:val="-1269969765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Загрузка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PDF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/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JPEG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через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web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: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OCR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≥95% на эталонном наборе</w:t>
                </w:r>
              </w:sdtContent>
            </w:sdt>
          </w:p>
        </w:tc>
        <w:tc>
          <w:tcPr>
            <w:tcW w:w="4575" w:type="dxa"/>
          </w:tcPr>
          <w:p w14:paraId="548086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UC-DOC-01, FR-OCR-06, FR-OCR-18</w:t>
            </w:r>
          </w:p>
        </w:tc>
      </w:tr>
      <w:tr w:rsidR="009D43E8" w14:paraId="68D41F38" w14:textId="77777777" w:rsidTr="009D43E8">
        <w:tc>
          <w:tcPr>
            <w:tcW w:w="1695" w:type="dxa"/>
          </w:tcPr>
          <w:p w14:paraId="23DF35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DOC-T-02</w:t>
            </w:r>
          </w:p>
        </w:tc>
        <w:tc>
          <w:tcPr>
            <w:tcW w:w="5355" w:type="dxa"/>
          </w:tcPr>
          <w:p w14:paraId="45160404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1"/>
                <w:id w:val="-180782874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Пакетная загрузка ≥10 документов без потери статуса</w:t>
                </w:r>
              </w:sdtContent>
            </w:sdt>
          </w:p>
        </w:tc>
        <w:tc>
          <w:tcPr>
            <w:tcW w:w="4575" w:type="dxa"/>
          </w:tcPr>
          <w:p w14:paraId="78A4E4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UC-DOC-04, FR-OCR-05</w:t>
            </w:r>
          </w:p>
        </w:tc>
      </w:tr>
      <w:tr w:rsidR="009D43E8" w14:paraId="52C6C27A" w14:textId="77777777" w:rsidTr="009D43E8">
        <w:tc>
          <w:tcPr>
            <w:tcW w:w="1695" w:type="dxa"/>
          </w:tcPr>
          <w:p w14:paraId="2CBE90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DOC-T-03</w:t>
            </w:r>
          </w:p>
        </w:tc>
        <w:tc>
          <w:tcPr>
            <w:tcW w:w="5355" w:type="dxa"/>
          </w:tcPr>
          <w:p w14:paraId="25B35F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Автоопределение типа + ручная переквалификация</w:t>
            </w:r>
          </w:p>
        </w:tc>
        <w:tc>
          <w:tcPr>
            <w:tcW w:w="4575" w:type="dxa"/>
          </w:tcPr>
          <w:p w14:paraId="6D683B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UC-DOC-05, FR-OCR-07</w:t>
            </w:r>
          </w:p>
        </w:tc>
      </w:tr>
      <w:tr w:rsidR="009D43E8" w14:paraId="2EE55A23" w14:textId="77777777" w:rsidTr="009D43E8">
        <w:tc>
          <w:tcPr>
            <w:tcW w:w="1695" w:type="dxa"/>
          </w:tcPr>
          <w:p w14:paraId="2E1F9F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DOC-T-04</w:t>
            </w:r>
          </w:p>
        </w:tc>
        <w:tc>
          <w:tcPr>
            <w:tcW w:w="5355" w:type="dxa"/>
          </w:tcPr>
          <w:p w14:paraId="0E409C5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Извлечение обязательных полей по шаблону; валидация §6.1.14</w:t>
            </w:r>
          </w:p>
        </w:tc>
        <w:tc>
          <w:tcPr>
            <w:tcW w:w="4575" w:type="dxa"/>
          </w:tcPr>
          <w:p w14:paraId="5FBB48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UC-DOC-06, FR-OCR-13, FR-OCR-14</w:t>
            </w:r>
          </w:p>
        </w:tc>
      </w:tr>
      <w:tr w:rsidR="009D43E8" w14:paraId="1C291015" w14:textId="77777777" w:rsidTr="009D43E8">
        <w:tc>
          <w:tcPr>
            <w:tcW w:w="1695" w:type="dxa"/>
          </w:tcPr>
          <w:p w14:paraId="2FBFACE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DOC-T-05</w:t>
            </w:r>
          </w:p>
        </w:tc>
        <w:tc>
          <w:tcPr>
            <w:tcW w:w="5355" w:type="dxa"/>
          </w:tcPr>
          <w:p w14:paraId="67582E7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HITL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</w:rPr>
              <w:t>overlay</w:t>
            </w:r>
            <w:r w:rsidRPr="003C42DA">
              <w:rPr>
                <w:rFonts w:ascii="Arial" w:eastAsia="Arial" w:hAnsi="Arial" w:cs="Arial"/>
                <w:lang w:val="ru-RU"/>
              </w:rPr>
              <w:t>, корректировка, подсветка сомнительных зон</w:t>
            </w:r>
          </w:p>
        </w:tc>
        <w:tc>
          <w:tcPr>
            <w:tcW w:w="4575" w:type="dxa"/>
          </w:tcPr>
          <w:p w14:paraId="3CFB9FA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UC-DOC-07, FR-OCR-15</w:t>
            </w:r>
          </w:p>
        </w:tc>
      </w:tr>
      <w:tr w:rsidR="009D43E8" w14:paraId="5CF3DF3F" w14:textId="77777777" w:rsidTr="009D43E8">
        <w:tc>
          <w:tcPr>
            <w:tcW w:w="1695" w:type="dxa"/>
          </w:tcPr>
          <w:p w14:paraId="6E5AA8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DOC-T-06</w:t>
            </w:r>
          </w:p>
        </w:tc>
        <w:tc>
          <w:tcPr>
            <w:tcW w:w="5355" w:type="dxa"/>
          </w:tcPr>
          <w:p w14:paraId="26FF4384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2"/>
                <w:id w:val="-726439048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Производительность ≥1 стр./сек на 1 поток</w:t>
                </w:r>
              </w:sdtContent>
            </w:sdt>
          </w:p>
        </w:tc>
        <w:tc>
          <w:tcPr>
            <w:tcW w:w="4575" w:type="dxa"/>
          </w:tcPr>
          <w:p w14:paraId="29CDF3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FR-OCR-19</w:t>
            </w:r>
          </w:p>
        </w:tc>
      </w:tr>
      <w:tr w:rsidR="009D43E8" w14:paraId="7A5E800C" w14:textId="77777777" w:rsidTr="009D43E8">
        <w:tc>
          <w:tcPr>
            <w:tcW w:w="1695" w:type="dxa"/>
          </w:tcPr>
          <w:p w14:paraId="12C853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DOC-T-07</w:t>
            </w:r>
          </w:p>
        </w:tc>
        <w:tc>
          <w:tcPr>
            <w:tcW w:w="5355" w:type="dxa"/>
          </w:tcPr>
          <w:p w14:paraId="2A3AE02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Экспорт документа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docx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txt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xlsx</w:t>
            </w:r>
          </w:p>
        </w:tc>
        <w:tc>
          <w:tcPr>
            <w:tcW w:w="4575" w:type="dxa"/>
          </w:tcPr>
          <w:p w14:paraId="2FB629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UC-DOC-08, FR-OCR-16</w:t>
            </w:r>
          </w:p>
        </w:tc>
      </w:tr>
      <w:tr w:rsidR="009D43E8" w14:paraId="28680D8F" w14:textId="77777777" w:rsidTr="009D43E8">
        <w:tc>
          <w:tcPr>
            <w:tcW w:w="1695" w:type="dxa"/>
          </w:tcPr>
          <w:p w14:paraId="166338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DOC-T-08</w:t>
            </w:r>
          </w:p>
        </w:tc>
        <w:tc>
          <w:tcPr>
            <w:tcW w:w="5355" w:type="dxa"/>
          </w:tcPr>
          <w:p w14:paraId="7774E4F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Выгрузка данных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</w:p>
        </w:tc>
        <w:tc>
          <w:tcPr>
            <w:tcW w:w="4575" w:type="dxa"/>
          </w:tcPr>
          <w:p w14:paraId="5A812B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UC-DOC-09, FR-OCR-23</w:t>
            </w:r>
          </w:p>
        </w:tc>
      </w:tr>
      <w:tr w:rsidR="009D43E8" w14:paraId="7D424422" w14:textId="77777777" w:rsidTr="009D43E8">
        <w:tc>
          <w:tcPr>
            <w:tcW w:w="1695" w:type="dxa"/>
          </w:tcPr>
          <w:p w14:paraId="3ADCEAD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DOC-T-09</w:t>
            </w:r>
          </w:p>
        </w:tc>
        <w:tc>
          <w:tcPr>
            <w:tcW w:w="5355" w:type="dxa"/>
          </w:tcPr>
          <w:p w14:paraId="4829DCF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Логирование операций; отчет успех/ошибка/отказ</w:t>
            </w:r>
          </w:p>
        </w:tc>
        <w:tc>
          <w:tcPr>
            <w:tcW w:w="4575" w:type="dxa"/>
          </w:tcPr>
          <w:p w14:paraId="090E1B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FR-OCR-23</w:t>
            </w:r>
          </w:p>
        </w:tc>
      </w:tr>
      <w:tr w:rsidR="009D43E8" w14:paraId="13EE5D29" w14:textId="77777777" w:rsidTr="009D43E8">
        <w:tc>
          <w:tcPr>
            <w:tcW w:w="1695" w:type="dxa"/>
          </w:tcPr>
          <w:p w14:paraId="723CBA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DOC-T-10</w:t>
            </w:r>
          </w:p>
        </w:tc>
        <w:tc>
          <w:tcPr>
            <w:tcW w:w="5355" w:type="dxa"/>
          </w:tcPr>
          <w:p w14:paraId="1ECB749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RBAC</w:t>
            </w:r>
            <w:r w:rsidRPr="003C42DA">
              <w:rPr>
                <w:rFonts w:ascii="Arial" w:eastAsia="Arial" w:hAnsi="Arial" w:cs="Arial"/>
                <w:lang w:val="ru-RU"/>
              </w:rPr>
              <w:t>: пользователь п.12 — загрузка; чужие документы — запрещено</w:t>
            </w:r>
          </w:p>
        </w:tc>
        <w:tc>
          <w:tcPr>
            <w:tcW w:w="4575" w:type="dxa"/>
          </w:tcPr>
          <w:p w14:paraId="7E440E8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FR-OCR-21, IV.2</w:t>
            </w:r>
          </w:p>
        </w:tc>
      </w:tr>
      <w:tr w:rsidR="009D43E8" w14:paraId="1C736036" w14:textId="77777777" w:rsidTr="009D43E8">
        <w:tc>
          <w:tcPr>
            <w:tcW w:w="1695" w:type="dxa"/>
          </w:tcPr>
          <w:p w14:paraId="3A78BB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DOC-T-11</w:t>
            </w:r>
          </w:p>
        </w:tc>
        <w:tc>
          <w:tcPr>
            <w:tcW w:w="5355" w:type="dxa"/>
          </w:tcPr>
          <w:p w14:paraId="44B05EB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Аналитик п.13: отчет за период по §6.2.1</w:t>
            </w:r>
          </w:p>
        </w:tc>
        <w:tc>
          <w:tcPr>
            <w:tcW w:w="4575" w:type="dxa"/>
          </w:tcPr>
          <w:p w14:paraId="3D2DADD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UC-DOC-RPT-01, FR-OCR-RPT-01</w:t>
            </w:r>
          </w:p>
        </w:tc>
      </w:tr>
      <w:tr w:rsidR="009D43E8" w14:paraId="233218C0" w14:textId="77777777" w:rsidTr="009D43E8">
        <w:tc>
          <w:tcPr>
            <w:tcW w:w="1695" w:type="dxa"/>
          </w:tcPr>
          <w:p w14:paraId="113EAD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DOC-T-12</w:t>
            </w:r>
          </w:p>
        </w:tc>
        <w:tc>
          <w:tcPr>
            <w:tcW w:w="5355" w:type="dxa"/>
          </w:tcPr>
          <w:p w14:paraId="2C8705C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Экспорт отчета — отдельная кнопка/действие</w:t>
            </w:r>
          </w:p>
        </w:tc>
        <w:tc>
          <w:tcPr>
            <w:tcW w:w="4575" w:type="dxa"/>
          </w:tcPr>
          <w:p w14:paraId="52F52F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UC-DOC-RPT-02, FR-OCR-RPT-05</w:t>
            </w:r>
          </w:p>
        </w:tc>
      </w:tr>
      <w:tr w:rsidR="009D43E8" w14:paraId="34978839" w14:textId="77777777" w:rsidTr="009D43E8">
        <w:tc>
          <w:tcPr>
            <w:tcW w:w="1695" w:type="dxa"/>
          </w:tcPr>
          <w:p w14:paraId="53EC33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DOC-T-13</w:t>
            </w:r>
          </w:p>
        </w:tc>
        <w:tc>
          <w:tcPr>
            <w:tcW w:w="5355" w:type="dxa"/>
          </w:tcPr>
          <w:p w14:paraId="27854B9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Локальное развертывание, изолированная сеть</w:t>
            </w:r>
          </w:p>
        </w:tc>
        <w:tc>
          <w:tcPr>
            <w:tcW w:w="4575" w:type="dxa"/>
          </w:tcPr>
          <w:p w14:paraId="3FB241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FR-OCR-22</w:t>
            </w:r>
          </w:p>
        </w:tc>
      </w:tr>
      <w:tr w:rsidR="009D43E8" w14:paraId="6876BAB3" w14:textId="77777777" w:rsidTr="009D43E8">
        <w:tc>
          <w:tcPr>
            <w:tcW w:w="1695" w:type="dxa"/>
          </w:tcPr>
          <w:p w14:paraId="3451C0D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DOC-T-14</w:t>
            </w:r>
          </w:p>
        </w:tc>
        <w:tc>
          <w:tcPr>
            <w:tcW w:w="5355" w:type="dxa"/>
          </w:tcPr>
          <w:p w14:paraId="3F607CB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Интеграция с ассистентом: подтверждение полей</w:t>
            </w:r>
          </w:p>
        </w:tc>
        <w:tc>
          <w:tcPr>
            <w:tcW w:w="4575" w:type="dxa"/>
          </w:tcPr>
          <w:p w14:paraId="739CFB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UC-DOC-10, FR-OCR-24</w:t>
            </w:r>
          </w:p>
        </w:tc>
      </w:tr>
      <w:tr w:rsidR="009D43E8" w14:paraId="5737C8E3" w14:textId="77777777" w:rsidTr="009D43E8">
        <w:tc>
          <w:tcPr>
            <w:tcW w:w="1695" w:type="dxa"/>
          </w:tcPr>
          <w:p w14:paraId="2DE563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DOC-T-15</w:t>
            </w:r>
          </w:p>
        </w:tc>
        <w:tc>
          <w:tcPr>
            <w:tcW w:w="5355" w:type="dxa"/>
          </w:tcPr>
          <w:p w14:paraId="54245D3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запуск сценария из цепочки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whitelist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  <w:tc>
          <w:tcPr>
            <w:tcW w:w="4575" w:type="dxa"/>
          </w:tcPr>
          <w:p w14:paraId="1218A9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UC-DOC-11, FR-OCR-25</w:t>
            </w:r>
          </w:p>
        </w:tc>
      </w:tr>
    </w:tbl>
    <w:p w14:paraId="12228003" w14:textId="77777777" w:rsidR="009D43E8" w:rsidRDefault="00317F00">
      <w:pPr>
        <w:pStyle w:val="2"/>
        <w:rPr>
          <w:rFonts w:ascii="Arial" w:eastAsia="Arial" w:hAnsi="Arial" w:cs="Arial"/>
        </w:rPr>
      </w:pPr>
      <w:bookmarkStart w:id="4116" w:name="bookmark=kix.54z62t5tk282" w:colFirst="0" w:colLast="0"/>
      <w:bookmarkEnd w:id="4116"/>
      <w:r>
        <w:rPr>
          <w:rFonts w:ascii="Arial" w:eastAsia="Arial" w:hAnsi="Arial" w:cs="Arial"/>
        </w:rPr>
        <w:t>IV.9. Информационная безопасность модуля</w:t>
      </w:r>
    </w:p>
    <w:p w14:paraId="5095BADF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 xml:space="preserve">[Прил.1 §6.1.21]: шифрование, аудит, </w:t>
      </w:r>
      <w:r>
        <w:rPr>
          <w:rFonts w:ascii="Arial" w:eastAsia="Arial" w:hAnsi="Arial" w:cs="Arial"/>
          <w:b/>
          <w:bCs/>
        </w:rPr>
        <w:t>RBAC</w:t>
      </w:r>
      <w:r w:rsidRPr="00F12BAE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OCR</w:t>
      </w:r>
    </w:p>
    <w:p w14:paraId="1B2ED74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lastRenderedPageBreak/>
        <w:t xml:space="preserve">Специфика ИБ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+ связь с </w:t>
      </w:r>
      <w:r>
        <w:fldChar w:fldCharType="begin"/>
      </w:r>
      <w:r>
        <w:instrText>HYPERLINK</w:instrText>
      </w:r>
      <w:r w:rsidRPr="003D1E67">
        <w:rPr>
          <w:lang w:val="ru-RU"/>
          <w:rPrChange w:id="4117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118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119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120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121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22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123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124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125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126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127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128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129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130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31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132" w:author="Никита Гринь" w:date="2026-07-31T11:13:00Z" w16du:dateUtc="2026-07-31T08:13:00Z">
            <w:rPr/>
          </w:rPrChange>
        </w:rPr>
        <w:instrText>.</w:instrText>
      </w:r>
      <w:r>
        <w:instrText>v</w:instrText>
      </w:r>
      <w:r w:rsidRPr="003D1E67">
        <w:rPr>
          <w:lang w:val="ru-RU"/>
          <w:rPrChange w:id="4133" w:author="Никита Гринь" w:date="2026-07-31T11:13:00Z" w16du:dateUtc="2026-07-31T08:13:00Z">
            <w:rPr/>
          </w:rPrChange>
        </w:rPr>
        <w:instrText>6</w:instrText>
      </w:r>
      <w:r>
        <w:instrText>mpnz</w:instrText>
      </w:r>
      <w:r w:rsidRPr="003D1E67">
        <w:rPr>
          <w:lang w:val="ru-RU"/>
          <w:rPrChange w:id="4134" w:author="Никита Гринь" w:date="2026-07-31T11:13:00Z" w16du:dateUtc="2026-07-31T08:13:00Z">
            <w:rPr/>
          </w:rPrChange>
        </w:rPr>
        <w:instrText>7</w:instrText>
      </w:r>
      <w:r>
        <w:instrText>xaohv</w:instrText>
      </w:r>
      <w:r w:rsidRPr="003D1E67">
        <w:rPr>
          <w:lang w:val="ru-RU"/>
          <w:rPrChange w:id="4135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.9</w:t>
      </w:r>
      <w:r>
        <w:fldChar w:fldCharType="end"/>
      </w:r>
      <w:del w:id="4136" w:author="Никита Гринь" w:date="2026-08-05T12:35:00Z" w16du:dateUtc="2026-08-05T09:35:00Z">
        <w:r w:rsidRPr="003C42DA" w:rsidDel="00D65562">
          <w:rPr>
            <w:rFonts w:ascii="Arial" w:eastAsia="Arial" w:hAnsi="Arial" w:cs="Arial"/>
            <w:lang w:val="ru-RU"/>
          </w:rPr>
          <w:delText xml:space="preserve"> и </w:delText>
        </w:r>
        <w:r w:rsidDel="00D65562">
          <w:rPr>
            <w:rFonts w:ascii="Arial" w:eastAsia="Arial" w:hAnsi="Arial" w:cs="Arial"/>
          </w:rPr>
          <w:delText>KUMA</w:delText>
        </w:r>
      </w:del>
      <w:r w:rsidRPr="003C42DA">
        <w:rPr>
          <w:rFonts w:ascii="Arial" w:eastAsia="Arial" w:hAnsi="Arial" w:cs="Arial"/>
          <w:lang w:val="ru-RU"/>
        </w:rPr>
        <w:t>.</w:t>
      </w:r>
    </w:p>
    <w:p w14:paraId="6F067A1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документы клиентов защищены на всех этапах </w:t>
      </w:r>
      <w:r>
        <w:rPr>
          <w:rFonts w:ascii="Arial" w:eastAsia="Arial" w:hAnsi="Arial" w:cs="Arial"/>
        </w:rPr>
        <w:t>pipeline</w:t>
      </w:r>
      <w:r w:rsidRPr="003C42DA">
        <w:rPr>
          <w:rFonts w:ascii="Arial" w:eastAsia="Arial" w:hAnsi="Arial" w:cs="Arial"/>
          <w:lang w:val="ru-RU"/>
        </w:rPr>
        <w:t>.</w:t>
      </w:r>
    </w:p>
    <w:p w14:paraId="6686AB61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Общие требования ИБ актива — </w:t>
      </w:r>
      <w:r>
        <w:fldChar w:fldCharType="begin"/>
      </w:r>
      <w:r>
        <w:instrText>HYPERLINK</w:instrText>
      </w:r>
      <w:r w:rsidRPr="003D1E67">
        <w:rPr>
          <w:lang w:val="ru-RU"/>
          <w:rPrChange w:id="4137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138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139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140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141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42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143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144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145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146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147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148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149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150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51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152" w:author="Никита Гринь" w:date="2026-07-31T11:13:00Z" w16du:dateUtc="2026-07-31T08:13:00Z">
            <w:rPr/>
          </w:rPrChange>
        </w:rPr>
        <w:instrText>.</w:instrText>
      </w:r>
      <w:r>
        <w:instrText>v</w:instrText>
      </w:r>
      <w:r w:rsidRPr="003D1E67">
        <w:rPr>
          <w:lang w:val="ru-RU"/>
          <w:rPrChange w:id="4153" w:author="Никита Гринь" w:date="2026-07-31T11:13:00Z" w16du:dateUtc="2026-07-31T08:13:00Z">
            <w:rPr/>
          </w:rPrChange>
        </w:rPr>
        <w:instrText>6</w:instrText>
      </w:r>
      <w:r>
        <w:instrText>mpnz</w:instrText>
      </w:r>
      <w:r w:rsidRPr="003D1E67">
        <w:rPr>
          <w:lang w:val="ru-RU"/>
          <w:rPrChange w:id="4154" w:author="Никита Гринь" w:date="2026-07-31T11:13:00Z" w16du:dateUtc="2026-07-31T08:13:00Z">
            <w:rPr/>
          </w:rPrChange>
        </w:rPr>
        <w:instrText>7</w:instrText>
      </w:r>
      <w:r>
        <w:instrText>xaohv</w:instrText>
      </w:r>
      <w:r w:rsidRPr="003D1E67">
        <w:rPr>
          <w:lang w:val="ru-RU"/>
          <w:rPrChange w:id="4155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.9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 (§8–9 ТТ); настоящий раздел — специфика модуля 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 xml:space="preserve"> и связь с </w:t>
      </w:r>
      <w:r>
        <w:rPr>
          <w:rFonts w:ascii="Arial" w:eastAsia="Arial" w:hAnsi="Arial" w:cs="Arial"/>
        </w:rPr>
        <w:t>FR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OCR</w:t>
      </w:r>
      <w:r w:rsidRPr="003C42DA">
        <w:rPr>
          <w:rFonts w:ascii="Arial" w:eastAsia="Arial" w:hAnsi="Arial" w:cs="Arial"/>
          <w:lang w:val="ru-RU"/>
        </w:rPr>
        <w:t>-21…23.</w:t>
      </w:r>
    </w:p>
    <w:tbl>
      <w:tblPr>
        <w:tblStyle w:val="36"/>
        <w:tblW w:w="1323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0"/>
        <w:gridCol w:w="5370"/>
        <w:gridCol w:w="4320"/>
      </w:tblGrid>
      <w:tr w:rsidR="009D43E8" w14:paraId="1F01F4A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540" w:type="dxa"/>
          </w:tcPr>
          <w:p w14:paraId="57699F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§6.1.21</w:t>
            </w:r>
          </w:p>
        </w:tc>
        <w:tc>
          <w:tcPr>
            <w:tcW w:w="5370" w:type="dxa"/>
          </w:tcPr>
          <w:p w14:paraId="0A0B58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Детализация</w:t>
            </w:r>
          </w:p>
        </w:tc>
        <w:tc>
          <w:tcPr>
            <w:tcW w:w="4320" w:type="dxa"/>
          </w:tcPr>
          <w:p w14:paraId="7058F0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Отражение в ТЗ v1.3</w:t>
            </w:r>
          </w:p>
        </w:tc>
      </w:tr>
      <w:tr w:rsidR="009D43E8" w14:paraId="167E1B4A" w14:textId="77777777" w:rsidTr="009D43E8">
        <w:tc>
          <w:tcPr>
            <w:tcW w:w="3540" w:type="dxa"/>
          </w:tcPr>
          <w:p w14:paraId="2913F83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Шифрование </w:t>
            </w:r>
            <w:r>
              <w:rPr>
                <w:rFonts w:ascii="Arial" w:eastAsia="Arial" w:hAnsi="Arial" w:cs="Arial"/>
                <w:b/>
                <w:bCs/>
              </w:rPr>
              <w:t>передаваемых</w:t>
            </w:r>
            <w:r>
              <w:rPr>
                <w:rFonts w:ascii="Arial" w:eastAsia="Arial" w:hAnsi="Arial" w:cs="Arial"/>
              </w:rPr>
              <w:t xml:space="preserve"> данных</w:t>
            </w:r>
          </w:p>
        </w:tc>
        <w:tc>
          <w:tcPr>
            <w:tcW w:w="5370" w:type="dxa"/>
          </w:tcPr>
          <w:p w14:paraId="7E25793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TLS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внутри контура; защищенные каналы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ingest</w:t>
            </w:r>
            <w:r w:rsidRPr="003C42DA">
              <w:rPr>
                <w:rFonts w:ascii="Arial" w:eastAsia="Arial" w:hAnsi="Arial" w:cs="Arial"/>
                <w:lang w:val="ru-RU"/>
              </w:rPr>
              <w:t>, ЭДО, экспорт в целевые системы</w:t>
            </w:r>
          </w:p>
        </w:tc>
        <w:tc>
          <w:tcPr>
            <w:tcW w:w="4320" w:type="dxa"/>
          </w:tcPr>
          <w:p w14:paraId="7EA838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FR-OCR-21, </w:t>
            </w:r>
            <w:hyperlink w:anchor="bookmark=kix.1drplurxi2d3">
              <w:r>
                <w:rPr>
                  <w:rFonts w:ascii="Arial" w:eastAsia="Arial" w:hAnsi="Arial" w:cs="Arial"/>
                  <w:color w:val="156082"/>
                </w:rPr>
                <w:t>IV.7</w:t>
              </w:r>
            </w:hyperlink>
            <w:r>
              <w:rPr>
                <w:rFonts w:ascii="Arial" w:eastAsia="Arial" w:hAnsi="Arial" w:cs="Arial"/>
              </w:rPr>
              <w:t xml:space="preserve">, </w:t>
            </w:r>
            <w:hyperlink w:anchor="bookmark=kix.5w4qqb5x7tuy">
              <w:r>
                <w:rPr>
                  <w:rFonts w:ascii="Arial" w:eastAsia="Arial" w:hAnsi="Arial" w:cs="Arial"/>
                  <w:color w:val="156082"/>
                </w:rPr>
                <w:t>VI.0</w:t>
              </w:r>
            </w:hyperlink>
          </w:p>
        </w:tc>
      </w:tr>
      <w:tr w:rsidR="009D43E8" w14:paraId="11E642EB" w14:textId="77777777" w:rsidTr="009D43E8">
        <w:tc>
          <w:tcPr>
            <w:tcW w:w="3540" w:type="dxa"/>
          </w:tcPr>
          <w:p w14:paraId="7EE99C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Шифрование </w:t>
            </w:r>
            <w:r>
              <w:rPr>
                <w:rFonts w:ascii="Arial" w:eastAsia="Arial" w:hAnsi="Arial" w:cs="Arial"/>
                <w:b/>
                <w:bCs/>
              </w:rPr>
              <w:t>хранимых</w:t>
            </w:r>
            <w:r>
              <w:rPr>
                <w:rFonts w:ascii="Arial" w:eastAsia="Arial" w:hAnsi="Arial" w:cs="Arial"/>
              </w:rPr>
              <w:t xml:space="preserve"> данных</w:t>
            </w:r>
          </w:p>
        </w:tc>
        <w:tc>
          <w:tcPr>
            <w:tcW w:w="5370" w:type="dxa"/>
          </w:tcPr>
          <w:p w14:paraId="6325EAA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At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исходных файлов, результатов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, журналов обработки</w:t>
            </w:r>
          </w:p>
        </w:tc>
        <w:tc>
          <w:tcPr>
            <w:tcW w:w="4320" w:type="dxa"/>
          </w:tcPr>
          <w:p w14:paraId="40A841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FR-OCR-21, FR-OCR-22</w:t>
            </w:r>
          </w:p>
        </w:tc>
      </w:tr>
      <w:tr w:rsidR="009D43E8" w14:paraId="13FF84BA" w14:textId="77777777" w:rsidTr="009D43E8">
        <w:tc>
          <w:tcPr>
            <w:tcW w:w="3540" w:type="dxa"/>
          </w:tcPr>
          <w:p w14:paraId="49A1DC4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Аудит</w:t>
            </w:r>
            <w:r>
              <w:rPr>
                <w:rFonts w:ascii="Arial" w:eastAsia="Arial" w:hAnsi="Arial" w:cs="Arial"/>
              </w:rPr>
              <w:t xml:space="preserve"> действий пользователя</w:t>
            </w:r>
          </w:p>
        </w:tc>
        <w:tc>
          <w:tcPr>
            <w:tcW w:w="5370" w:type="dxa"/>
          </w:tcPr>
          <w:p w14:paraId="618D79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Загрузка, просмотр, корректировка полей, </w:t>
            </w:r>
            <w:r>
              <w:rPr>
                <w:rFonts w:ascii="Arial" w:eastAsia="Arial" w:hAnsi="Arial" w:cs="Arial"/>
              </w:rPr>
              <w:t>approve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reject</w:t>
            </w:r>
            <w:r w:rsidRPr="003C42DA">
              <w:rPr>
                <w:rFonts w:ascii="Arial" w:eastAsia="Arial" w:hAnsi="Arial" w:cs="Arial"/>
                <w:lang w:val="ru-RU"/>
              </w:rPr>
              <w:t>, экспорт, выгрузка отчетов</w:t>
            </w:r>
          </w:p>
        </w:tc>
        <w:tc>
          <w:tcPr>
            <w:tcW w:w="4320" w:type="dxa"/>
          </w:tcPr>
          <w:p w14:paraId="0B7148B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FR-OCR-21, FR-OCR-23, </w:t>
            </w:r>
            <w:hyperlink w:anchor="bookmark=kix.o0f57lxosvqd">
              <w:r>
                <w:rPr>
                  <w:rFonts w:ascii="Arial" w:eastAsia="Arial" w:hAnsi="Arial" w:cs="Arial"/>
                  <w:color w:val="156082"/>
                </w:rPr>
                <w:t>VI.3</w:t>
              </w:r>
            </w:hyperlink>
          </w:p>
        </w:tc>
      </w:tr>
      <w:tr w:rsidR="009D43E8" w14:paraId="1A5BE8FA" w14:textId="77777777" w:rsidTr="009D43E8">
        <w:tc>
          <w:tcPr>
            <w:tcW w:w="3540" w:type="dxa"/>
          </w:tcPr>
          <w:p w14:paraId="4C938A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Разграничение</w:t>
            </w:r>
            <w:r>
              <w:rPr>
                <w:rFonts w:ascii="Arial" w:eastAsia="Arial" w:hAnsi="Arial" w:cs="Arial"/>
              </w:rPr>
              <w:t xml:space="preserve"> прав доступа</w:t>
            </w:r>
          </w:p>
        </w:tc>
        <w:tc>
          <w:tcPr>
            <w:tcW w:w="5370" w:type="dxa"/>
          </w:tcPr>
          <w:p w14:paraId="5340629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Роли п. 11–13 §2.4; изоляция документов между пользователями</w:t>
            </w:r>
          </w:p>
        </w:tc>
        <w:tc>
          <w:tcPr>
            <w:tcW w:w="4320" w:type="dxa"/>
          </w:tcPr>
          <w:p w14:paraId="68121F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73" w:anchor="bookmark=id.6tfry2e5ec0">
              <w:r>
                <w:rPr>
                  <w:rFonts w:ascii="Arial" w:eastAsia="Arial" w:hAnsi="Arial" w:cs="Arial"/>
                  <w:color w:val="156082"/>
                </w:rPr>
                <w:t>IV.2</w:t>
              </w:r>
            </w:hyperlink>
            <w:r>
              <w:rPr>
                <w:rFonts w:ascii="Arial" w:eastAsia="Arial" w:hAnsi="Arial" w:cs="Arial"/>
              </w:rPr>
              <w:t xml:space="preserve">, </w:t>
            </w:r>
            <w:hyperlink r:id="rId74" w:anchor="bookmark=id.bvlc0q9kc2ug">
              <w:r>
                <w:rPr>
                  <w:rFonts w:ascii="Arial" w:eastAsia="Arial" w:hAnsi="Arial" w:cs="Arial"/>
                  <w:color w:val="156082"/>
                </w:rPr>
                <w:t>I.4.1</w:t>
              </w:r>
            </w:hyperlink>
            <w:r>
              <w:rPr>
                <w:rFonts w:ascii="Arial" w:eastAsia="Arial" w:hAnsi="Arial" w:cs="Arial"/>
              </w:rPr>
              <w:t>, DOC-T-10</w:t>
            </w:r>
          </w:p>
        </w:tc>
      </w:tr>
    </w:tbl>
    <w:p w14:paraId="530573F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§6.1.23 — логирование операций </w:t>
      </w:r>
      <w:r>
        <w:rPr>
          <w:rFonts w:ascii="Arial" w:eastAsia="Arial" w:hAnsi="Arial" w:cs="Arial"/>
          <w:b/>
          <w:bCs/>
        </w:rPr>
        <w:t>OCR</w:t>
      </w:r>
      <w:r w:rsidRPr="003C42DA">
        <w:rPr>
          <w:rFonts w:ascii="Arial" w:eastAsia="Arial" w:hAnsi="Arial" w:cs="Arial"/>
          <w:lang w:val="ru-RU"/>
        </w:rPr>
        <w:t xml:space="preserve"> (связь с §9 ТТ):</w:t>
      </w:r>
    </w:p>
    <w:tbl>
      <w:tblPr>
        <w:tblStyle w:val="35"/>
        <w:tblW w:w="131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15"/>
        <w:gridCol w:w="3435"/>
        <w:gridCol w:w="2865"/>
        <w:gridCol w:w="3570"/>
      </w:tblGrid>
      <w:tr w:rsidR="009D43E8" w14:paraId="6DC8554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15" w:type="dxa"/>
          </w:tcPr>
          <w:p w14:paraId="133DDC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Класс события</w:t>
            </w:r>
          </w:p>
        </w:tc>
        <w:tc>
          <w:tcPr>
            <w:tcW w:w="3435" w:type="dxa"/>
          </w:tcPr>
          <w:p w14:paraId="473E80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Примеры</w:t>
            </w:r>
          </w:p>
        </w:tc>
        <w:tc>
          <w:tcPr>
            <w:tcW w:w="2865" w:type="dxa"/>
          </w:tcPr>
          <w:p w14:paraId="43C6BB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ТТ</w:t>
            </w:r>
          </w:p>
        </w:tc>
        <w:tc>
          <w:tcPr>
            <w:tcW w:w="3570" w:type="dxa"/>
          </w:tcPr>
          <w:p w14:paraId="3A15B4DD" w14:textId="77777777" w:rsidR="009D43E8" w:rsidRPr="00D65562" w:rsidRDefault="00317F00">
            <w:pPr>
              <w:spacing w:before="36" w:after="36"/>
              <w:rPr>
                <w:rFonts w:ascii="Arial" w:eastAsia="Arial" w:hAnsi="Arial" w:cs="Arial"/>
                <w:lang w:val="ru-RU"/>
                <w:rPrChange w:id="4156" w:author="Никита Гринь" w:date="2026-08-05T12:36:00Z" w16du:dateUtc="2026-08-05T09:36:00Z">
                  <w:rPr>
                    <w:rFonts w:ascii="Arial" w:eastAsia="Arial" w:hAnsi="Arial" w:cs="Arial"/>
                  </w:rPr>
                </w:rPrChange>
              </w:rPr>
            </w:pPr>
            <w:r>
              <w:rPr>
                <w:rFonts w:ascii="Arial" w:eastAsia="Arial" w:hAnsi="Arial" w:cs="Arial"/>
              </w:rPr>
              <w:t>Передача</w:t>
            </w:r>
            <w:del w:id="4157" w:author="Никита Гринь" w:date="2026-08-05T12:36:00Z" w16du:dateUtc="2026-08-05T09:36:00Z">
              <w:r w:rsidDel="00D65562">
                <w:rPr>
                  <w:rFonts w:ascii="Arial" w:eastAsia="Arial" w:hAnsi="Arial" w:cs="Arial"/>
                </w:rPr>
                <w:delText xml:space="preserve"> в KUMA</w:delText>
              </w:r>
            </w:del>
          </w:p>
        </w:tc>
      </w:tr>
      <w:tr w:rsidR="009D43E8" w14:paraId="28334659" w14:textId="77777777" w:rsidTr="009D43E8">
        <w:tc>
          <w:tcPr>
            <w:tcW w:w="3315" w:type="dxa"/>
          </w:tcPr>
          <w:p w14:paraId="397D75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Обработка документа</w:t>
            </w:r>
          </w:p>
        </w:tc>
        <w:tc>
          <w:tcPr>
            <w:tcW w:w="3435" w:type="dxa"/>
          </w:tcPr>
          <w:p w14:paraId="1D00DE0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Старт/завершение </w:t>
            </w:r>
            <w:r>
              <w:rPr>
                <w:rFonts w:ascii="Arial" w:eastAsia="Arial" w:hAnsi="Arial" w:cs="Arial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; успех, ошибка, отказ</w:t>
            </w:r>
          </w:p>
        </w:tc>
        <w:tc>
          <w:tcPr>
            <w:tcW w:w="2865" w:type="dxa"/>
          </w:tcPr>
          <w:p w14:paraId="455265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</w:t>
            </w:r>
          </w:p>
        </w:tc>
        <w:tc>
          <w:tcPr>
            <w:tcW w:w="3570" w:type="dxa"/>
          </w:tcPr>
          <w:p w14:paraId="051240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VI.3.2</w:t>
            </w:r>
          </w:p>
        </w:tc>
      </w:tr>
      <w:tr w:rsidR="009D43E8" w14:paraId="4F629612" w14:textId="77777777" w:rsidTr="009D43E8">
        <w:tc>
          <w:tcPr>
            <w:tcW w:w="3315" w:type="dxa"/>
          </w:tcPr>
          <w:p w14:paraId="521E90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Действия пользователя</w:t>
            </w:r>
          </w:p>
        </w:tc>
        <w:tc>
          <w:tcPr>
            <w:tcW w:w="3435" w:type="dxa"/>
          </w:tcPr>
          <w:p w14:paraId="79A166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Загрузка, HITL-корректировка, экспорт</w:t>
            </w:r>
          </w:p>
        </w:tc>
        <w:tc>
          <w:tcPr>
            <w:tcW w:w="2865" w:type="dxa"/>
          </w:tcPr>
          <w:p w14:paraId="3FF6C51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6.1.21, 6.1.23</w:t>
            </w:r>
          </w:p>
        </w:tc>
        <w:tc>
          <w:tcPr>
            <w:tcW w:w="3570" w:type="dxa"/>
          </w:tcPr>
          <w:p w14:paraId="78F44E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  <w:tr w:rsidR="009D43E8" w14:paraId="7268AABD" w14:textId="77777777" w:rsidTr="009D43E8">
        <w:tc>
          <w:tcPr>
            <w:tcW w:w="3315" w:type="dxa"/>
          </w:tcPr>
          <w:p w14:paraId="142412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Отчетность</w:t>
            </w:r>
          </w:p>
        </w:tc>
        <w:tc>
          <w:tcPr>
            <w:tcW w:w="3435" w:type="dxa"/>
          </w:tcPr>
          <w:p w14:paraId="46E56EF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Формирование отчета §6.2; выгрузка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CSV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JSON</w:t>
            </w:r>
          </w:p>
        </w:tc>
        <w:tc>
          <w:tcPr>
            <w:tcW w:w="2865" w:type="dxa"/>
          </w:tcPr>
          <w:p w14:paraId="6ADDFC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6.1.23, 6.2.5</w:t>
            </w:r>
          </w:p>
        </w:tc>
        <w:tc>
          <w:tcPr>
            <w:tcW w:w="3570" w:type="dxa"/>
          </w:tcPr>
          <w:p w14:paraId="61220D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  <w:tr w:rsidR="009D43E8" w14:paraId="651EE1C9" w14:textId="77777777" w:rsidTr="009D43E8">
        <w:tc>
          <w:tcPr>
            <w:tcW w:w="3315" w:type="dxa"/>
          </w:tcPr>
          <w:p w14:paraId="346B06B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</w:t>
            </w:r>
          </w:p>
        </w:tc>
        <w:tc>
          <w:tcPr>
            <w:tcW w:w="3435" w:type="dxa"/>
          </w:tcPr>
          <w:p w14:paraId="08ECEC8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Отказ доступа, ошибка записи аудита</w:t>
            </w:r>
          </w:p>
        </w:tc>
        <w:tc>
          <w:tcPr>
            <w:tcW w:w="2865" w:type="dxa"/>
          </w:tcPr>
          <w:p w14:paraId="043BA9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§8–9</w:t>
            </w:r>
          </w:p>
        </w:tc>
        <w:tc>
          <w:tcPr>
            <w:tcW w:w="3570" w:type="dxa"/>
          </w:tcPr>
          <w:p w14:paraId="7FEDE9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</w:t>
            </w:r>
          </w:p>
        </w:tc>
      </w:tr>
    </w:tbl>
    <w:p w14:paraId="6CC8DB0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Локальное развертывание и изолированная сеть — </w:t>
      </w:r>
      <w:r>
        <w:fldChar w:fldCharType="begin"/>
      </w:r>
      <w:r>
        <w:instrText>HYPERLINK</w:instrText>
      </w:r>
      <w:r w:rsidRPr="003D1E67">
        <w:rPr>
          <w:lang w:val="ru-RU"/>
          <w:rPrChange w:id="4158" w:author="Никита Гринь" w:date="2026-07-31T11:13:00Z" w16du:dateUtc="2026-07-31T08:13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159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60" w:author="Никита Гринь" w:date="2026-07-31T11:13:00Z" w16du:dateUtc="2026-07-31T08:13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4161" w:author="Никита Гринь" w:date="2026-07-31T11:13:00Z" w16du:dateUtc="2026-07-31T08:13:00Z">
            <w:rPr/>
          </w:rPrChange>
        </w:rPr>
        <w:instrText>.8035</w:instrText>
      </w:r>
      <w:r>
        <w:instrText>kg</w:instrText>
      </w:r>
      <w:r w:rsidRPr="003D1E67">
        <w:rPr>
          <w:lang w:val="ru-RU"/>
          <w:rPrChange w:id="4162" w:author="Никита Гринь" w:date="2026-07-31T11:13:00Z" w16du:dateUtc="2026-07-31T08:13:00Z">
            <w:rPr/>
          </w:rPrChange>
        </w:rPr>
        <w:instrText>517</w:instrText>
      </w:r>
      <w:r>
        <w:instrText>m</w:instrText>
      </w:r>
      <w:r w:rsidRPr="003D1E67">
        <w:rPr>
          <w:lang w:val="ru-RU"/>
          <w:rPrChange w:id="4163" w:author="Никита Гринь" w:date="2026-07-31T11:13:00Z" w16du:dateUtc="2026-07-31T08:13:00Z">
            <w:rPr/>
          </w:rPrChange>
        </w:rPr>
        <w:instrText>74"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FR</w:t>
      </w:r>
      <w:r w:rsidRPr="003C42DA">
        <w:rPr>
          <w:rFonts w:ascii="Arial" w:eastAsia="Arial" w:hAnsi="Arial" w:cs="Arial"/>
          <w:color w:val="156082"/>
          <w:lang w:val="ru-RU"/>
        </w:rPr>
        <w:t>-</w:t>
      </w:r>
      <w:r>
        <w:rPr>
          <w:rFonts w:ascii="Arial" w:eastAsia="Arial" w:hAnsi="Arial" w:cs="Arial"/>
          <w:color w:val="156082"/>
        </w:rPr>
        <w:t>OCR</w:t>
      </w:r>
      <w:r w:rsidRPr="003C42DA">
        <w:rPr>
          <w:rFonts w:ascii="Arial" w:eastAsia="Arial" w:hAnsi="Arial" w:cs="Arial"/>
          <w:color w:val="156082"/>
          <w:lang w:val="ru-RU"/>
        </w:rPr>
        <w:t>-22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  <w:b/>
          <w:bCs/>
        </w:rPr>
        <w:t>I</w:t>
      </w:r>
      <w:r w:rsidRPr="003C42DA">
        <w:rPr>
          <w:rFonts w:ascii="Arial" w:eastAsia="Arial" w:hAnsi="Arial" w:cs="Arial"/>
          <w:b/>
          <w:bCs/>
          <w:lang w:val="ru-RU"/>
        </w:rPr>
        <w:t>.9.3</w:t>
      </w:r>
      <w:r w:rsidRPr="003C42DA">
        <w:rPr>
          <w:rFonts w:ascii="Arial" w:eastAsia="Arial" w:hAnsi="Arial" w:cs="Arial"/>
          <w:lang w:val="ru-RU"/>
        </w:rPr>
        <w:t>.</w:t>
      </w:r>
    </w:p>
    <w:p w14:paraId="70874A7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113FEC88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4164" w:name="bookmark=kix.1c13n1n6osi6" w:colFirst="0" w:colLast="0"/>
      <w:bookmarkEnd w:id="4164"/>
      <w:r w:rsidRPr="003C42DA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 Модуль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(§2.2.1, §3)</w:t>
      </w:r>
    </w:p>
    <w:p w14:paraId="5C61CD49" w14:textId="2329A24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Модуль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— общий генеративный слой §2.2.1, используемый модулями Контакт-центра (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cc</w:t>
      </w:r>
      <w:r w:rsidRPr="003C42DA">
        <w:rPr>
          <w:rFonts w:ascii="Arial" w:eastAsia="Arial" w:hAnsi="Arial" w:cs="Arial"/>
          <w:lang w:val="ru-RU"/>
        </w:rPr>
        <w:t>), ИИ-ассистента (</w:t>
      </w:r>
      <w:r>
        <w:rPr>
          <w:rFonts w:ascii="Arial" w:eastAsia="Arial" w:hAnsi="Arial" w:cs="Arial"/>
          <w:sz w:val="22"/>
          <w:szCs w:val="22"/>
        </w:rPr>
        <w:t>assistant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bank</w:t>
      </w:r>
      <w:sdt>
        <w:sdtPr>
          <w:tag w:val="goog_rdk_293"/>
          <w:id w:val="-190336199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) и </w:t>
          </w:r>
          <w:r>
            <w:rPr>
              <w:rFonts w:ascii="Arial Unicode MS" w:eastAsia="Arial Unicode MS" w:hAnsi="Arial Unicode MS" w:cs="Arial Unicode MS"/>
            </w:rPr>
            <w:t>OCR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. </w:t>
          </w:r>
          <w:r>
            <w:rPr>
              <w:rFonts w:ascii="Arial Unicode MS" w:eastAsia="Arial Unicode MS" w:hAnsi="Arial Unicode MS" w:cs="Arial Unicode MS"/>
            </w:rPr>
            <w:t>Part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  <w:r>
            <w:rPr>
              <w:rFonts w:ascii="Arial Unicode MS" w:eastAsia="Arial Unicode MS" w:hAnsi="Arial Unicode MS" w:cs="Arial Unicode MS"/>
            </w:rPr>
            <w:t>V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фиксирует договорные рамки §3: контекст, </w:t>
          </w:r>
          <w:r>
            <w:rPr>
              <w:rFonts w:ascii="Arial Unicode MS" w:eastAsia="Arial Unicode MS" w:hAnsi="Arial Unicode MS" w:cs="Arial Unicode MS"/>
            </w:rPr>
            <w:t>RAG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, параметры </w:t>
          </w:r>
          <w:r>
            <w:rPr>
              <w:rFonts w:ascii="Arial Unicode MS" w:eastAsia="Arial Unicode MS" w:hAnsi="Arial Unicode MS" w:cs="Arial Unicode MS"/>
            </w:rPr>
            <w:t>inference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, </w:t>
          </w:r>
          <w:r>
            <w:rPr>
              <w:rFonts w:ascii="Arial Unicode MS" w:eastAsia="Arial Unicode MS" w:hAnsi="Arial Unicode MS" w:cs="Arial Unicode MS"/>
            </w:rPr>
            <w:t>KPI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(≤500 символов, 1–2 с, галлюцинации ≤3%). Детальные платформенные контракты — 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этап </w:t>
          </w:r>
          <w:ins w:id="4167" w:author="Никита Гринь" w:date="2026-08-03T15:54:00Z" w16du:dateUtc="2026-08-03T12:54:00Z">
            <w:r w:rsidR="0030129E">
              <w:rPr>
                <w:rFonts w:asciiTheme="minorHAnsi" w:eastAsia="Arial Unicode MS" w:hAnsiTheme="minorHAnsi" w:cs="Arial Unicode MS"/>
                <w:lang w:val="ru-RU"/>
              </w:rPr>
              <w:t xml:space="preserve">2 </w:t>
            </w:r>
          </w:ins>
          <w:del w:id="4168" w:author="Никита Гринь" w:date="2026-08-03T15:54:00Z" w16du:dateUtc="2026-08-03T12:54:00Z">
            <w:r w:rsidRPr="003C42DA" w:rsidDel="0030129E">
              <w:rPr>
                <w:rFonts w:ascii="Arial Unicode MS" w:eastAsia="Arial Unicode MS" w:hAnsi="Arial Unicode MS" w:cs="Arial Unicode MS"/>
                <w:lang w:val="ru-RU"/>
              </w:rPr>
              <w:delText>2</w:delText>
            </w:r>
          </w:del>
          <w:ins w:id="4171" w:author="Никита Гринь" w:date="2026-08-03T15:53:00Z">
            <w:r w:rsidR="0030129E" w:rsidRPr="0030129E">
              <w:rPr>
                <w:rFonts w:ascii="Arial Unicode MS" w:eastAsia="Arial Unicode MS" w:hAnsi="Arial Unicode MS" w:cs="Arial Unicode MS"/>
                <w:lang w:val="ru-RU"/>
                <w:rPrChange w:id="4172" w:author="Никита Гринь" w:date="2026-08-03T15:53:00Z" w16du:dateUtc="2026-08-03T12:53:00Z">
                  <w:rPr>
                    <w:rFonts w:ascii="Arial Unicode MS" w:eastAsia="Arial Unicode MS" w:hAnsi="Arial Unicode MS" w:cs="Arial Unicode MS"/>
                  </w:rPr>
                </w:rPrChange>
              </w:rPr>
              <w:t>календарного плана «Кастомизация ПО по ТЗ» (Прил. 2</w:t>
            </w:r>
          </w:ins>
          <w:ins w:id="4173" w:author="Никита Гринь" w:date="2026-08-03T15:54:00Z" w16du:dateUtc="2026-08-03T12:54:00Z">
            <w:r w:rsidR="0030129E">
              <w:rPr>
                <w:rFonts w:asciiTheme="minorHAnsi" w:eastAsia="Arial Unicode MS" w:hAnsiTheme="minorHAnsi" w:cs="Arial Unicode MS"/>
                <w:lang w:val="ru-RU"/>
              </w:rPr>
              <w:t>)</w:t>
            </w:r>
          </w:ins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; конфигурации по модулям — </w:t>
          </w:r>
        </w:sdtContent>
      </w:sdt>
      <w:r>
        <w:fldChar w:fldCharType="begin"/>
      </w:r>
      <w:r>
        <w:instrText>HYPERLINK</w:instrText>
      </w:r>
      <w:r w:rsidRPr="003D1E67">
        <w:rPr>
          <w:lang w:val="ru-RU"/>
          <w:rPrChange w:id="4174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175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176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177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178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79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180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181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182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183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184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185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186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187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188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189" w:author="Никита Гринь" w:date="2026-07-31T11:13:00Z" w16du:dateUtc="2026-07-31T08:13:00Z">
            <w:rPr/>
          </w:rPrChange>
        </w:rPr>
        <w:instrText>.</w:instrText>
      </w:r>
      <w:r>
        <w:instrText>w</w:instrText>
      </w:r>
      <w:r w:rsidRPr="003D1E67">
        <w:rPr>
          <w:lang w:val="ru-RU"/>
          <w:rPrChange w:id="4190" w:author="Никита Гринь" w:date="2026-07-31T11:13:00Z" w16du:dateUtc="2026-07-31T08:13:00Z">
            <w:rPr/>
          </w:rPrChange>
        </w:rPr>
        <w:instrText>3</w:instrText>
      </w:r>
      <w:r>
        <w:instrText>lh</w:instrText>
      </w:r>
      <w:r w:rsidRPr="003D1E67">
        <w:rPr>
          <w:lang w:val="ru-RU"/>
          <w:rPrChange w:id="4191" w:author="Никита Гринь" w:date="2026-07-31T11:13:00Z" w16du:dateUtc="2026-07-31T08:13:00Z">
            <w:rPr/>
          </w:rPrChange>
        </w:rPr>
        <w:instrText>4</w:instrText>
      </w:r>
      <w:r>
        <w:instrText>dm</w:instrText>
      </w:r>
      <w:r w:rsidRPr="003D1E67">
        <w:rPr>
          <w:lang w:val="ru-RU"/>
          <w:rPrChange w:id="4192" w:author="Никита Гринь" w:date="2026-07-31T11:13:00Z" w16du:dateUtc="2026-07-31T08:13:00Z">
            <w:rPr/>
          </w:rPrChange>
        </w:rPr>
        <w:instrText>19</w:instrText>
      </w:r>
      <w:r>
        <w:instrText>mis</w:instrText>
      </w:r>
      <w:r w:rsidRPr="003D1E67">
        <w:rPr>
          <w:lang w:val="ru-RU"/>
          <w:rPrChange w:id="4193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.3.5.2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fldChar w:fldCharType="begin"/>
      </w:r>
      <w:r>
        <w:instrText>HYPERLINK</w:instrText>
      </w:r>
      <w:r w:rsidRPr="003D1E67">
        <w:rPr>
          <w:lang w:val="ru-RU"/>
          <w:rPrChange w:id="4194" w:author="Никита Гринь" w:date="2026-07-31T11:13:00Z" w16du:dateUtc="2026-07-31T08:13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195" w:author="Никита Гринь" w:date="2026-07-31T11:13:00Z" w16du:dateUtc="2026-07-31T08:13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196" w:author="Никита Гринь" w:date="2026-07-31T11:13:00Z" w16du:dateUtc="2026-07-31T08:13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197" w:author="Никита Гринь" w:date="2026-07-31T11:13:00Z" w16du:dateUtc="2026-07-31T08:13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198" w:author="Никита Гринь" w:date="2026-07-31T11:13:00Z" w16du:dateUtc="2026-07-31T08:13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199" w:author="Никита Гринь" w:date="2026-07-31T11:13:00Z" w16du:dateUtc="2026-07-31T08:13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200" w:author="Никита Гринь" w:date="2026-07-31T11:13:00Z" w16du:dateUtc="2026-07-31T08:13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201" w:author="Никита Гринь" w:date="2026-07-31T11:13:00Z" w16du:dateUtc="2026-07-31T08:13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202" w:author="Никита Гринь" w:date="2026-07-31T11:13:00Z" w16du:dateUtc="2026-07-31T08:13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203" w:author="Никита Гринь" w:date="2026-07-31T11:13:00Z" w16du:dateUtc="2026-07-31T08:13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204" w:author="Никита Гринь" w:date="2026-07-31T11:13:00Z" w16du:dateUtc="2026-07-31T08:13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205" w:author="Никита Гринь" w:date="2026-07-31T11:13:00Z" w16du:dateUtc="2026-07-31T08:13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206" w:author="Никита Гринь" w:date="2026-07-31T11:13:00Z" w16du:dateUtc="2026-07-31T08:13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207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208" w:author="Никита Гринь" w:date="2026-07-31T11:13:00Z" w16du:dateUtc="2026-07-31T08:13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209" w:author="Никита Гринь" w:date="2026-07-31T11:13:00Z" w16du:dateUtc="2026-07-31T08:13:00Z">
            <w:rPr/>
          </w:rPrChange>
        </w:rPr>
        <w:instrText>.</w:instrText>
      </w:r>
      <w:r>
        <w:instrText>s</w:instrText>
      </w:r>
      <w:r w:rsidRPr="003D1E67">
        <w:rPr>
          <w:lang w:val="ru-RU"/>
          <w:rPrChange w:id="4210" w:author="Никита Гринь" w:date="2026-07-31T11:13:00Z" w16du:dateUtc="2026-07-31T08:13:00Z">
            <w:rPr/>
          </w:rPrChange>
        </w:rPr>
        <w:instrText>40</w:instrText>
      </w:r>
      <w:r>
        <w:instrText>orkzappq</w:instrText>
      </w:r>
      <w:r w:rsidRPr="003D1E67">
        <w:rPr>
          <w:lang w:val="ru-RU"/>
          <w:rPrChange w:id="4211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III</w:t>
      </w:r>
      <w:r w:rsidRPr="003C42DA">
        <w:rPr>
          <w:rFonts w:ascii="Arial" w:eastAsia="Arial" w:hAnsi="Arial" w:cs="Arial"/>
          <w:color w:val="156082"/>
          <w:lang w:val="ru-RU"/>
        </w:rPr>
        <w:t>.11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.</w:t>
      </w:r>
    </w:p>
    <w:p w14:paraId="2F0D45FB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212" w:name="bookmark=kix.u99vqa2g4r07" w:colFirst="0" w:colLast="0"/>
      <w:bookmarkEnd w:id="4212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.1. Общие требования (§3)</w:t>
      </w:r>
    </w:p>
    <w:p w14:paraId="2B428D9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§3.1–3.6]: контекст, модели, </w:t>
      </w:r>
      <w:r>
        <w:rPr>
          <w:rFonts w:ascii="Arial" w:eastAsia="Arial" w:hAnsi="Arial" w:cs="Arial"/>
          <w:b/>
          <w:bCs/>
        </w:rPr>
        <w:t>RAG</w:t>
      </w:r>
      <w:r w:rsidRPr="003C42DA">
        <w:rPr>
          <w:rFonts w:ascii="Arial" w:eastAsia="Arial" w:hAnsi="Arial" w:cs="Arial"/>
          <w:b/>
          <w:bCs/>
          <w:lang w:val="ru-RU"/>
        </w:rPr>
        <w:t>, галлюцинации</w:t>
      </w:r>
    </w:p>
    <w:p w14:paraId="333DD64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Сводная таблица параметров §3 без дублирования ПТР этапа 2.</w:t>
      </w:r>
    </w:p>
    <w:p w14:paraId="6652637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единые </w:t>
      </w:r>
      <w:r>
        <w:rPr>
          <w:rFonts w:ascii="Arial" w:eastAsia="Arial" w:hAnsi="Arial" w:cs="Arial"/>
        </w:rPr>
        <w:t>SLO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для всех потребителей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>.</w:t>
      </w:r>
    </w:p>
    <w:p w14:paraId="01BFC2BA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Общие требования </w:t>
      </w:r>
      <w:r>
        <w:rPr>
          <w:rFonts w:ascii="Arial" w:eastAsia="Arial" w:hAnsi="Arial" w:cs="Arial"/>
          <w:b/>
          <w:bCs/>
        </w:rPr>
        <w:t>[Прил.1 §3]</w:t>
      </w:r>
      <w:r>
        <w:rPr>
          <w:rFonts w:ascii="Arial" w:eastAsia="Arial" w:hAnsi="Arial" w:cs="Arial"/>
        </w:rPr>
        <w:t>:</w:t>
      </w:r>
    </w:p>
    <w:tbl>
      <w:tblPr>
        <w:tblStyle w:val="34"/>
        <w:tblW w:w="1315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0"/>
        <w:gridCol w:w="10275"/>
      </w:tblGrid>
      <w:tr w:rsidR="009D43E8" w14:paraId="7AF4D34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349E06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10275" w:type="dxa"/>
          </w:tcPr>
          <w:p w14:paraId="2D7BA1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ТТ</w:t>
            </w:r>
          </w:p>
        </w:tc>
      </w:tr>
      <w:tr w:rsidR="009D43E8" w14:paraId="533078E8" w14:textId="77777777" w:rsidTr="009D43E8">
        <w:tc>
          <w:tcPr>
            <w:tcW w:w="2880" w:type="dxa"/>
          </w:tcPr>
          <w:p w14:paraId="1D59A48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Контекст</w:t>
            </w:r>
          </w:p>
        </w:tc>
        <w:tc>
          <w:tcPr>
            <w:tcW w:w="10275" w:type="dxa"/>
          </w:tcPr>
          <w:p w14:paraId="1308C9C0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294"/>
                <w:id w:val="-136482547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≥8200 токенов/символов (§3.1)</w:t>
                </w:r>
              </w:sdtContent>
            </w:sdt>
          </w:p>
        </w:tc>
      </w:tr>
      <w:tr w:rsidR="009D43E8" w:rsidRPr="0050000B" w14:paraId="3060C456" w14:textId="77777777" w:rsidTr="009D43E8">
        <w:tc>
          <w:tcPr>
            <w:tcW w:w="2880" w:type="dxa"/>
          </w:tcPr>
          <w:p w14:paraId="059B31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Модели</w:t>
            </w:r>
          </w:p>
        </w:tc>
        <w:tc>
          <w:tcPr>
            <w:tcW w:w="10275" w:type="dxa"/>
          </w:tcPr>
          <w:p w14:paraId="2DD71C2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Одна или несколько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 модуль; неограниченное число баз знаний (§3.2)</w:t>
            </w:r>
          </w:p>
        </w:tc>
      </w:tr>
      <w:tr w:rsidR="009D43E8" w:rsidRPr="0050000B" w14:paraId="5B7F30F1" w14:textId="77777777" w:rsidTr="009D43E8">
        <w:tc>
          <w:tcPr>
            <w:tcW w:w="2880" w:type="dxa"/>
          </w:tcPr>
          <w:p w14:paraId="0B58F6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Генерация</w:t>
            </w:r>
          </w:p>
        </w:tc>
        <w:tc>
          <w:tcPr>
            <w:tcW w:w="10275" w:type="dxa"/>
          </w:tcPr>
          <w:p w14:paraId="6F02DA57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5"/>
                <w:id w:val="1292579702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До 500 символов за 1–2 с при ≥10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RPS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(§3.4)</w:t>
                </w:r>
              </w:sdtContent>
            </w:sdt>
          </w:p>
        </w:tc>
      </w:tr>
      <w:tr w:rsidR="009D43E8" w14:paraId="04538507" w14:textId="77777777" w:rsidTr="009D43E8">
        <w:tc>
          <w:tcPr>
            <w:tcW w:w="2880" w:type="dxa"/>
          </w:tcPr>
          <w:p w14:paraId="398578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RAG</w:t>
            </w:r>
          </w:p>
        </w:tc>
        <w:tc>
          <w:tcPr>
            <w:tcW w:w="10275" w:type="dxa"/>
          </w:tcPr>
          <w:p w14:paraId="50771A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Ответы с учетом ретривера (§3.5)</w:t>
            </w:r>
          </w:p>
        </w:tc>
      </w:tr>
      <w:tr w:rsidR="009D43E8" w14:paraId="5C6EBEE0" w14:textId="77777777" w:rsidTr="009D43E8">
        <w:tc>
          <w:tcPr>
            <w:tcW w:w="2880" w:type="dxa"/>
          </w:tcPr>
          <w:p w14:paraId="13230F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Галлюцинации</w:t>
            </w:r>
          </w:p>
        </w:tc>
        <w:tc>
          <w:tcPr>
            <w:tcW w:w="10275" w:type="dxa"/>
          </w:tcPr>
          <w:p w14:paraId="431A20F2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296"/>
                <w:id w:val="150787198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≤3% (§3.6)</w:t>
                </w:r>
              </w:sdtContent>
            </w:sdt>
          </w:p>
        </w:tc>
      </w:tr>
    </w:tbl>
    <w:p w14:paraId="1F9D84D9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78FE3AC4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213" w:name="bookmark=kix.qw3dt5sip3bt" w:colFirst="0" w:colLast="0"/>
      <w:bookmarkEnd w:id="4213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.2. Конфигурация моделей и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(§3.3–3.5)</w:t>
      </w:r>
    </w:p>
    <w:p w14:paraId="4C216B6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§3.3–3.5]: </w:t>
      </w:r>
      <w:r>
        <w:rPr>
          <w:rFonts w:ascii="Arial" w:eastAsia="Arial" w:hAnsi="Arial" w:cs="Arial"/>
          <w:b/>
          <w:bCs/>
        </w:rPr>
        <w:t>FR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LLM</w:t>
      </w:r>
      <w:r w:rsidRPr="003C42DA">
        <w:rPr>
          <w:rFonts w:ascii="Arial" w:eastAsia="Arial" w:hAnsi="Arial" w:cs="Arial"/>
          <w:b/>
          <w:bCs/>
          <w:lang w:val="ru-RU"/>
        </w:rPr>
        <w:t>-01…07, зависимости СУЗ</w:t>
      </w:r>
    </w:p>
    <w:p w14:paraId="39227EE0" w14:textId="77777777" w:rsidR="009D43E8" w:rsidRPr="004E522C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Temperature</w:t>
      </w:r>
      <w:r w:rsidRPr="004E522C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chunk</w:t>
      </w:r>
      <w:r w:rsidRPr="004E522C">
        <w:rPr>
          <w:rFonts w:ascii="Arial" w:eastAsia="Arial" w:hAnsi="Arial" w:cs="Arial"/>
          <w:lang w:val="ru-RU"/>
        </w:rPr>
        <w:t xml:space="preserve">, </w:t>
      </w:r>
      <w:r w:rsidRPr="003C42DA">
        <w:rPr>
          <w:rFonts w:ascii="Arial" w:eastAsia="Arial" w:hAnsi="Arial" w:cs="Arial"/>
          <w:lang w:val="ru-RU"/>
        </w:rPr>
        <w:t>пороги</w:t>
      </w:r>
      <w:r w:rsidRPr="004E522C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retrieval</w:t>
      </w:r>
      <w:r w:rsidRPr="004E522C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lang w:val="ru-RU"/>
        </w:rPr>
        <w:t>влияние</w:t>
      </w:r>
      <w:r w:rsidRPr="004E522C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As</w:t>
      </w:r>
      <w:r w:rsidRPr="004E522C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4E522C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СУЗ</w:t>
      </w:r>
      <w:r w:rsidRPr="004E522C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lang w:val="ru-RU"/>
        </w:rPr>
        <w:t>на</w:t>
      </w:r>
      <w:r w:rsidRPr="004E522C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RAG</w:t>
      </w:r>
      <w:r w:rsidRPr="004E522C">
        <w:rPr>
          <w:rFonts w:ascii="Arial" w:eastAsia="Arial" w:hAnsi="Arial" w:cs="Arial"/>
          <w:lang w:val="ru-RU"/>
        </w:rPr>
        <w:t>.</w:t>
      </w:r>
    </w:p>
    <w:p w14:paraId="7B6A282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администратор </w:t>
      </w:r>
      <w:r>
        <w:rPr>
          <w:rFonts w:ascii="Arial" w:eastAsia="Arial" w:hAnsi="Arial" w:cs="Arial"/>
        </w:rPr>
        <w:t>KB</w:t>
      </w:r>
      <w:r w:rsidRPr="003C42DA">
        <w:rPr>
          <w:rFonts w:ascii="Arial" w:eastAsia="Arial" w:hAnsi="Arial" w:cs="Arial"/>
          <w:lang w:val="ru-RU"/>
        </w:rPr>
        <w:t xml:space="preserve"> управляет качеством генерации по отношению к модулям-потребителям.</w:t>
      </w:r>
    </w:p>
    <w:p w14:paraId="32930C4D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Контекст внедрения:</w:t>
      </w:r>
    </w:p>
    <w:p w14:paraId="4E4BBF5D" w14:textId="77777777" w:rsidR="009D43E8" w:rsidRPr="003C42DA" w:rsidRDefault="00317F00">
      <w:pPr>
        <w:numPr>
          <w:ilvl w:val="0"/>
          <w:numId w:val="31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lang w:val="ru-RU"/>
        </w:rPr>
        <w:t>Согласованы зависимости по данным СУЗ (поля, формат, триггеры) и тестовому контуру (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+20…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+45</w:t>
      </w:r>
      <w:r w:rsidRPr="003C42DA">
        <w:rPr>
          <w:rFonts w:ascii="Arial" w:eastAsia="Arial" w:hAnsi="Arial" w:cs="Arial"/>
          <w:lang w:val="ru-RU"/>
        </w:rPr>
        <w:t>).</w:t>
      </w:r>
    </w:p>
    <w:p w14:paraId="4AF92103" w14:textId="77777777" w:rsidR="009D43E8" w:rsidRPr="003C42DA" w:rsidRDefault="00317F00">
      <w:pPr>
        <w:numPr>
          <w:ilvl w:val="0"/>
          <w:numId w:val="3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 СУЗ отсутствуют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>, при этом база обновляется регулярно и используется как основной источник.</w:t>
      </w:r>
    </w:p>
    <w:p w14:paraId="52743BD7" w14:textId="68C02AB0" w:rsidR="009D43E8" w:rsidRPr="00CE398E" w:rsidRDefault="00317F00" w:rsidP="00CE398E">
      <w:pPr>
        <w:numPr>
          <w:ilvl w:val="0"/>
          <w:numId w:val="3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Для консультаций КЦ </w:t>
      </w:r>
      <w:r w:rsidR="00CE398E" w:rsidRPr="00CE398E">
        <w:rPr>
          <w:rFonts w:ascii="Arial" w:eastAsia="Arial" w:hAnsi="Arial" w:cs="Arial"/>
          <w:lang w:val="ru-RU"/>
        </w:rPr>
        <w:t>единый</w:t>
      </w:r>
      <w:r w:rsidRPr="00CE398E">
        <w:rPr>
          <w:rFonts w:ascii="Arial" w:eastAsia="Arial" w:hAnsi="Arial" w:cs="Arial"/>
          <w:lang w:val="ru-RU"/>
        </w:rPr>
        <w:t xml:space="preserve"> источник ответа — СУЗ.</w:t>
      </w:r>
    </w:p>
    <w:p w14:paraId="50289972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Детальные платформенные настройки, контракты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и </w:t>
      </w:r>
      <w:r>
        <w:rPr>
          <w:rFonts w:ascii="Arial" w:eastAsia="Arial" w:hAnsi="Arial" w:cs="Arial"/>
        </w:rPr>
        <w:t>low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level</w:t>
      </w:r>
      <w:r w:rsidRPr="003C42DA">
        <w:rPr>
          <w:rFonts w:ascii="Arial" w:eastAsia="Arial" w:hAnsi="Arial" w:cs="Arial"/>
          <w:lang w:val="ru-RU"/>
        </w:rPr>
        <w:t xml:space="preserve"> параметры </w:t>
      </w:r>
      <w:r>
        <w:rPr>
          <w:rFonts w:ascii="Arial" w:eastAsia="Arial" w:hAnsi="Arial" w:cs="Arial"/>
        </w:rPr>
        <w:t>inference</w:t>
      </w:r>
      <w:r w:rsidRPr="003C42DA">
        <w:rPr>
          <w:rFonts w:ascii="Arial" w:eastAsia="Arial" w:hAnsi="Arial" w:cs="Arial"/>
          <w:lang w:val="ru-RU"/>
        </w:rPr>
        <w:t xml:space="preserve"> остаются в ПТР этапа 2; в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>1.2 фиксируются только договорные рамки §3 и зависимости внедрения.</w:t>
      </w:r>
    </w:p>
    <w:tbl>
      <w:tblPr>
        <w:tblStyle w:val="33"/>
        <w:tblW w:w="12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0"/>
        <w:gridCol w:w="6990"/>
        <w:gridCol w:w="3975"/>
      </w:tblGrid>
      <w:tr w:rsidR="009D43E8" w14:paraId="1BFA0C0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10" w:type="dxa"/>
          </w:tcPr>
          <w:p w14:paraId="40938B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6990" w:type="dxa"/>
          </w:tcPr>
          <w:p w14:paraId="7753B7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</w:t>
            </w:r>
          </w:p>
        </w:tc>
        <w:tc>
          <w:tcPr>
            <w:tcW w:w="3975" w:type="dxa"/>
          </w:tcPr>
          <w:p w14:paraId="61A542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Пункт в ТТ</w:t>
            </w:r>
          </w:p>
        </w:tc>
      </w:tr>
      <w:tr w:rsidR="009D43E8" w:rsidRPr="0050000B" w14:paraId="4BBC6BE1" w14:textId="77777777" w:rsidTr="009D43E8">
        <w:tc>
          <w:tcPr>
            <w:tcW w:w="2010" w:type="dxa"/>
          </w:tcPr>
          <w:p w14:paraId="62AB63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FR-LLM-01</w:t>
            </w:r>
          </w:p>
        </w:tc>
        <w:tc>
          <w:tcPr>
            <w:tcW w:w="6990" w:type="dxa"/>
          </w:tcPr>
          <w:p w14:paraId="640E1C4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задает </w:t>
            </w:r>
            <w:r>
              <w:rPr>
                <w:rFonts w:ascii="Arial" w:eastAsia="Arial" w:hAnsi="Arial" w:cs="Arial"/>
                <w:sz w:val="22"/>
                <w:szCs w:val="22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модели для каждого модуля (</w:t>
            </w:r>
            <w:r>
              <w:rPr>
                <w:rFonts w:ascii="Arial" w:eastAsia="Arial" w:hAnsi="Arial" w:cs="Arial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docs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>) в пределах, утвержденных ИБ.</w:t>
            </w:r>
          </w:p>
        </w:tc>
        <w:tc>
          <w:tcPr>
            <w:tcW w:w="3975" w:type="dxa"/>
          </w:tcPr>
          <w:p w14:paraId="0C5FA15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модуля.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хранилище параметров </w:t>
            </w:r>
            <w:r>
              <w:rPr>
                <w:rFonts w:ascii="Arial" w:eastAsia="Arial" w:hAnsi="Arial" w:cs="Arial"/>
              </w:rPr>
              <w:t>per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module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sufler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cc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assistant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bank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docs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ocr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§3.3.1.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вывод модели с утвержденным значением </w:t>
            </w:r>
            <w:r>
              <w:rPr>
                <w:rFonts w:ascii="Arial" w:eastAsia="Arial" w:hAnsi="Arial" w:cs="Arial"/>
              </w:rPr>
              <w:t>temperature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Приемка: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ASS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MDL</w:t>
            </w:r>
            <w:r w:rsidRPr="003C42DA">
              <w:rPr>
                <w:rFonts w:ascii="Arial" w:eastAsia="Arial" w:hAnsi="Arial" w:cs="Arial"/>
                <w:lang w:val="ru-RU"/>
              </w:rPr>
              <w:t>-01.</w:t>
            </w:r>
          </w:p>
        </w:tc>
      </w:tr>
      <w:tr w:rsidR="009D43E8" w14:paraId="1C43F55E" w14:textId="77777777" w:rsidTr="009D43E8">
        <w:tc>
          <w:tcPr>
            <w:tcW w:w="2010" w:type="dxa"/>
          </w:tcPr>
          <w:p w14:paraId="16836D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FR-LLM-02</w:t>
            </w:r>
          </w:p>
        </w:tc>
        <w:tc>
          <w:tcPr>
            <w:tcW w:w="6990" w:type="dxa"/>
          </w:tcPr>
          <w:p w14:paraId="4B01554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Администратор базы знаний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задает ограничение длины генерации (</w:t>
            </w:r>
            <w:r>
              <w:rPr>
                <w:rFonts w:ascii="Arial" w:eastAsia="Arial" w:hAnsi="Arial" w:cs="Arial"/>
                <w:sz w:val="22"/>
                <w:szCs w:val="22"/>
              </w:rPr>
              <w:t>max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tokens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symbols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) </w:t>
            </w:r>
            <w:r>
              <w:rPr>
                <w:rFonts w:ascii="Arial" w:eastAsia="Arial" w:hAnsi="Arial" w:cs="Arial"/>
              </w:rPr>
              <w:t>per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модуль; </w:t>
            </w:r>
            <w:r>
              <w:rPr>
                <w:rFonts w:ascii="Arial" w:eastAsia="Arial" w:hAnsi="Arial" w:cs="Arial"/>
              </w:rPr>
              <w:t>UI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канальные ограничения не отменяют требование §3.4.</w:t>
            </w:r>
          </w:p>
        </w:tc>
        <w:tc>
          <w:tcPr>
            <w:tcW w:w="3975" w:type="dxa"/>
          </w:tcPr>
          <w:p w14:paraId="0D3098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max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tokens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symbols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ограничение длины генерации §3.3.2 + канальные лимиты §3.4.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ответ ограничен заданной длиной.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ASS-T-MDL-01.</w:t>
            </w:r>
          </w:p>
        </w:tc>
      </w:tr>
      <w:tr w:rsidR="009D43E8" w14:paraId="0EB78FE1" w14:textId="77777777" w:rsidTr="009D43E8">
        <w:tc>
          <w:tcPr>
            <w:tcW w:w="2010" w:type="dxa"/>
          </w:tcPr>
          <w:p w14:paraId="7628E7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FR-LLM-03</w:t>
            </w:r>
          </w:p>
        </w:tc>
        <w:tc>
          <w:tcPr>
            <w:tcW w:w="6990" w:type="dxa"/>
          </w:tcPr>
          <w:p w14:paraId="1A561B3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Для каждого индекса базы знаний настраиваются </w:t>
            </w:r>
            <w:r>
              <w:rPr>
                <w:rFonts w:ascii="Arial" w:eastAsia="Arial" w:hAnsi="Arial" w:cs="Arial"/>
                <w:sz w:val="22"/>
                <w:szCs w:val="22"/>
              </w:rPr>
              <w:t>chunk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size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z w:val="22"/>
                <w:szCs w:val="22"/>
              </w:rPr>
              <w:t>overlap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 последующей переиндексацией и журналированием версии параметров.</w:t>
            </w:r>
          </w:p>
        </w:tc>
        <w:tc>
          <w:tcPr>
            <w:tcW w:w="3975" w:type="dxa"/>
          </w:tcPr>
          <w:p w14:paraId="745F7FD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</w:t>
            </w:r>
            <w:r>
              <w:rPr>
                <w:rFonts w:ascii="Arial" w:eastAsia="Arial" w:hAnsi="Arial" w:cs="Arial"/>
              </w:rPr>
              <w:t>chunk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size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</w:rPr>
              <w:t>overlap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переиндексация и журнал версий §3.3.3–4.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</w:rPr>
              <w:lastRenderedPageBreak/>
              <w:t xml:space="preserve">новая версия индекса.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ASS-T-18.</w:t>
            </w:r>
          </w:p>
        </w:tc>
      </w:tr>
      <w:tr w:rsidR="009D43E8" w14:paraId="7F278C5E" w14:textId="77777777" w:rsidTr="009D43E8">
        <w:tc>
          <w:tcPr>
            <w:tcW w:w="2010" w:type="dxa"/>
          </w:tcPr>
          <w:p w14:paraId="331776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FR-LLM-04</w:t>
            </w:r>
          </w:p>
        </w:tc>
        <w:tc>
          <w:tcPr>
            <w:tcW w:w="6990" w:type="dxa"/>
          </w:tcPr>
          <w:p w14:paraId="26298BC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Настраиваются два порога семантической близости: для включения фрагмента в контекст и для детерминированного ответа без генерации.</w:t>
            </w:r>
          </w:p>
        </w:tc>
        <w:tc>
          <w:tcPr>
            <w:tcW w:w="3975" w:type="dxa"/>
          </w:tcPr>
          <w:p w14:paraId="22E325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администратор задает пороги семантической близости.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включение фрагмента в контекст и детерминированный ответ §3.3.5–6.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настроенный retrieval.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ASS-T-02.</w:t>
            </w:r>
          </w:p>
        </w:tc>
      </w:tr>
      <w:tr w:rsidR="009D43E8" w14:paraId="198B260C" w14:textId="77777777" w:rsidTr="009D43E8">
        <w:tc>
          <w:tcPr>
            <w:tcW w:w="2010" w:type="dxa"/>
          </w:tcPr>
          <w:p w14:paraId="2B40EE2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FR-LLM-05</w:t>
            </w:r>
          </w:p>
        </w:tc>
        <w:tc>
          <w:tcPr>
            <w:tcW w:w="6990" w:type="dxa"/>
          </w:tcPr>
          <w:p w14:paraId="74FD3FA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Генерация ответа использует ретривер и актуальный индекс базы знаний; источник должен быть трассируем до статьи/фрагмента.</w:t>
            </w:r>
          </w:p>
        </w:tc>
        <w:tc>
          <w:tcPr>
            <w:tcW w:w="3975" w:type="dxa"/>
          </w:tcPr>
          <w:p w14:paraId="3280FD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формируется ответ </w:t>
            </w:r>
            <w:r>
              <w:rPr>
                <w:rFonts w:ascii="Arial" w:eastAsia="Arial" w:hAnsi="Arial" w:cs="Arial"/>
              </w:rPr>
              <w:t>RAG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retriever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индекс; трассировка до статьи/фрагмента §3.5. </w:t>
            </w:r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ответ с цитированием источника.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ASS-T-02.</w:t>
            </w:r>
          </w:p>
        </w:tc>
      </w:tr>
      <w:tr w:rsidR="009D43E8" w14:paraId="24F66FFD" w14:textId="77777777" w:rsidTr="009D43E8">
        <w:tc>
          <w:tcPr>
            <w:tcW w:w="2010" w:type="dxa"/>
          </w:tcPr>
          <w:p w14:paraId="0A3F53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FR-LLM-06</w:t>
            </w:r>
          </w:p>
        </w:tc>
        <w:tc>
          <w:tcPr>
            <w:tcW w:w="6990" w:type="dxa"/>
          </w:tcPr>
          <w:p w14:paraId="3A7172B7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297"/>
                <w:id w:val="1829234906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Мониторинг качества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LLM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фиксирует долю галлюцинаций и отклонение от порога ≤3% с передачей в отчетность и аудит.</w:t>
                </w:r>
              </w:sdtContent>
            </w:sdt>
          </w:p>
        </w:tc>
        <w:tc>
          <w:tcPr>
            <w:tcW w:w="3975" w:type="dxa"/>
          </w:tcPr>
          <w:p w14:paraId="2D4AAD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мониторинг качества </w:t>
            </w:r>
            <w:r>
              <w:rPr>
                <w:rFonts w:ascii="Arial" w:eastAsia="Arial" w:hAnsi="Arial" w:cs="Arial"/>
              </w:rPr>
              <w:t>LLM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98"/>
                <w:id w:val="210105465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доля галлюцинаций ≤3% → аудит и отчетность §3.6.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панель мониторинга качества.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ASS-T-14.</w:t>
            </w:r>
          </w:p>
        </w:tc>
      </w:tr>
      <w:tr w:rsidR="009D43E8" w14:paraId="68BE4331" w14:textId="77777777" w:rsidTr="009D43E8">
        <w:tc>
          <w:tcPr>
            <w:tcW w:w="2010" w:type="dxa"/>
          </w:tcPr>
          <w:p w14:paraId="1D330D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FR-LLM-07</w:t>
            </w:r>
          </w:p>
        </w:tc>
        <w:tc>
          <w:tcPr>
            <w:tcW w:w="6990" w:type="dxa"/>
          </w:tcPr>
          <w:p w14:paraId="4A89C61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Целевые параметры производительности и ответа фиксируются как </w:t>
            </w:r>
            <w:r>
              <w:rPr>
                <w:rFonts w:ascii="Arial" w:eastAsia="Arial" w:hAnsi="Arial" w:cs="Arial"/>
              </w:rPr>
              <w:t>SLO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платформы: до 500 символов, 1–2 сек, не менее 10 </w:t>
            </w:r>
            <w:r>
              <w:rPr>
                <w:rFonts w:ascii="Arial" w:eastAsia="Arial" w:hAnsi="Arial" w:cs="Arial"/>
              </w:rPr>
              <w:t>RPS</w:t>
            </w:r>
            <w:r w:rsidRPr="003C42DA">
              <w:rPr>
                <w:rFonts w:ascii="Arial" w:eastAsia="Arial" w:hAnsi="Arial" w:cs="Arial"/>
                <w:lang w:val="ru-RU"/>
              </w:rPr>
              <w:t>.</w:t>
            </w:r>
          </w:p>
        </w:tc>
        <w:tc>
          <w:tcPr>
            <w:tcW w:w="3975" w:type="dxa"/>
          </w:tcPr>
          <w:p w14:paraId="2281CDB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Вход: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нагрузочное тестирование платформы.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Механизм реализации:</w:t>
            </w:r>
            <w:sdt>
              <w:sdtPr>
                <w:tag w:val="goog_rdk_299"/>
                <w:id w:val="779791144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≤500 символов, 1–2 с, ≥10 </w:t>
                </w:r>
                <w:r>
                  <w:rPr>
                    <w:rFonts w:ascii="Arial Unicode MS" w:eastAsia="Arial Unicode MS" w:hAnsi="Arial Unicode MS" w:cs="Arial Unicode MS"/>
                  </w:rPr>
                  <w:t>RPS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§3.4.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Выход:</w:t>
            </w:r>
            <w:r>
              <w:rPr>
                <w:rFonts w:ascii="Arial" w:eastAsia="Arial" w:hAnsi="Arial" w:cs="Arial"/>
              </w:rPr>
              <w:t xml:space="preserve"> целевые SLO достигнуты. </w:t>
            </w:r>
            <w:r>
              <w:rPr>
                <w:rFonts w:ascii="Arial" w:eastAsia="Arial" w:hAnsi="Arial" w:cs="Arial"/>
                <w:b/>
                <w:bCs/>
              </w:rPr>
              <w:t>Приемка:</w:t>
            </w:r>
            <w:r>
              <w:rPr>
                <w:rFonts w:ascii="Arial" w:eastAsia="Arial" w:hAnsi="Arial" w:cs="Arial"/>
              </w:rPr>
              <w:t xml:space="preserve"> нагрузочное тестирование платформы.</w:t>
            </w:r>
          </w:p>
        </w:tc>
      </w:tr>
    </w:tbl>
    <w:p w14:paraId="66249AD8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214" w:name="bookmark=kix.9lqr7y7n4v3b" w:colFirst="0" w:colLast="0"/>
      <w:bookmarkEnd w:id="4214"/>
      <w:r>
        <w:rPr>
          <w:rFonts w:ascii="Arial" w:eastAsia="Arial" w:hAnsi="Arial" w:cs="Arial"/>
        </w:rPr>
        <w:lastRenderedPageBreak/>
        <w:t>V</w:t>
      </w:r>
      <w:r w:rsidRPr="003C42DA">
        <w:rPr>
          <w:rFonts w:ascii="Arial" w:eastAsia="Arial" w:hAnsi="Arial" w:cs="Arial"/>
          <w:lang w:val="ru-RU"/>
        </w:rPr>
        <w:t xml:space="preserve">.2.1. Ограничения источников знаний для </w:t>
      </w:r>
      <w:r>
        <w:rPr>
          <w:rFonts w:ascii="Arial" w:eastAsia="Arial" w:hAnsi="Arial" w:cs="Arial"/>
        </w:rPr>
        <w:t>RAG</w:t>
      </w:r>
    </w:p>
    <w:p w14:paraId="25554DD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As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3C42DA">
        <w:rPr>
          <w:rFonts w:ascii="Arial" w:eastAsia="Arial" w:hAnsi="Arial" w:cs="Arial"/>
          <w:lang w:val="ru-RU"/>
        </w:rPr>
        <w:t xml:space="preserve"> по СУЗ (влияние на §3.5):</w:t>
      </w:r>
    </w:p>
    <w:tbl>
      <w:tblPr>
        <w:tblStyle w:val="32"/>
        <w:tblW w:w="105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80"/>
        <w:gridCol w:w="3495"/>
        <w:gridCol w:w="4500"/>
      </w:tblGrid>
      <w:tr w:rsidR="009D43E8" w14:paraId="7E10671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80" w:type="dxa"/>
          </w:tcPr>
          <w:p w14:paraId="54976D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3495" w:type="dxa"/>
          </w:tcPr>
          <w:p w14:paraId="5040281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  <w:tc>
          <w:tcPr>
            <w:tcW w:w="4500" w:type="dxa"/>
          </w:tcPr>
          <w:p w14:paraId="484E47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Учет в Part V</w:t>
            </w:r>
          </w:p>
        </w:tc>
      </w:tr>
      <w:tr w:rsidR="009D43E8" w:rsidRPr="0050000B" w14:paraId="26C58448" w14:textId="77777777" w:rsidTr="009D43E8">
        <w:tc>
          <w:tcPr>
            <w:tcW w:w="2580" w:type="dxa"/>
          </w:tcPr>
          <w:p w14:paraId="56500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Объем и динамика контента</w:t>
            </w:r>
          </w:p>
        </w:tc>
        <w:tc>
          <w:tcPr>
            <w:tcW w:w="3495" w:type="dxa"/>
          </w:tcPr>
          <w:p w14:paraId="56FB232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~1732 статьи, 10–30 правок/день</w:t>
            </w:r>
          </w:p>
        </w:tc>
        <w:tc>
          <w:tcPr>
            <w:tcW w:w="4500" w:type="dxa"/>
          </w:tcPr>
          <w:p w14:paraId="7B81346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Инкрементальная переиндексация и контроль </w:t>
            </w:r>
            <w:r>
              <w:rPr>
                <w:rFonts w:ascii="Arial" w:eastAsia="Arial" w:hAnsi="Arial" w:cs="Arial"/>
              </w:rPr>
              <w:t>latency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обновления</w:t>
            </w:r>
          </w:p>
        </w:tc>
      </w:tr>
      <w:tr w:rsidR="009D43E8" w:rsidRPr="0050000B" w14:paraId="398A9E0D" w14:textId="77777777" w:rsidTr="009D43E8">
        <w:tc>
          <w:tcPr>
            <w:tcW w:w="2580" w:type="dxa"/>
          </w:tcPr>
          <w:p w14:paraId="02707E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</w:t>
            </w:r>
          </w:p>
        </w:tc>
        <w:tc>
          <w:tcPr>
            <w:tcW w:w="3495" w:type="dxa"/>
          </w:tcPr>
          <w:p w14:paraId="30B84F0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Разделы/подразделы/категории, вложенность до 5 уровней</w:t>
            </w:r>
          </w:p>
        </w:tc>
        <w:tc>
          <w:tcPr>
            <w:tcW w:w="4500" w:type="dxa"/>
          </w:tcPr>
          <w:p w14:paraId="29BC580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Нормализация структуры в индекс </w:t>
            </w:r>
            <w:r>
              <w:rPr>
                <w:rFonts w:ascii="Arial" w:eastAsia="Arial" w:hAnsi="Arial" w:cs="Arial"/>
              </w:rPr>
              <w:t>RAG</w:t>
            </w:r>
          </w:p>
        </w:tc>
      </w:tr>
      <w:tr w:rsidR="009D43E8" w:rsidRPr="0050000B" w14:paraId="7AC44C98" w14:textId="77777777" w:rsidTr="009D43E8">
        <w:tc>
          <w:tcPr>
            <w:tcW w:w="2580" w:type="dxa"/>
          </w:tcPr>
          <w:p w14:paraId="15DE1C7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API/webhook</w:t>
            </w:r>
          </w:p>
        </w:tc>
        <w:tc>
          <w:tcPr>
            <w:tcW w:w="3495" w:type="dxa"/>
          </w:tcPr>
          <w:p w14:paraId="04F696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Отсутствуют</w:t>
            </w:r>
          </w:p>
        </w:tc>
        <w:tc>
          <w:tcPr>
            <w:tcW w:w="4500" w:type="dxa"/>
          </w:tcPr>
          <w:p w14:paraId="02EA8A3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Интеграция по модели </w:t>
            </w:r>
            <w:r>
              <w:rPr>
                <w:rFonts w:ascii="Arial" w:eastAsia="Arial" w:hAnsi="Arial" w:cs="Arial"/>
              </w:rPr>
              <w:t>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(контракт данных + </w:t>
            </w:r>
            <w:r>
              <w:rPr>
                <w:rFonts w:ascii="Arial" w:eastAsia="Arial" w:hAnsi="Arial" w:cs="Arial"/>
              </w:rPr>
              <w:t>polling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outbox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</w:tr>
      <w:tr w:rsidR="009D43E8" w:rsidRPr="0050000B" w14:paraId="3C6BE53A" w14:textId="77777777" w:rsidTr="009D43E8">
        <w:tc>
          <w:tcPr>
            <w:tcW w:w="2580" w:type="dxa"/>
          </w:tcPr>
          <w:p w14:paraId="57BB58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Версионность статей</w:t>
            </w:r>
          </w:p>
        </w:tc>
        <w:tc>
          <w:tcPr>
            <w:tcW w:w="3495" w:type="dxa"/>
          </w:tcPr>
          <w:p w14:paraId="493B81F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Есть</w:t>
            </w:r>
          </w:p>
        </w:tc>
        <w:tc>
          <w:tcPr>
            <w:tcW w:w="4500" w:type="dxa"/>
          </w:tcPr>
          <w:p w14:paraId="0AF6E2E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Используется для </w:t>
            </w:r>
            <w:r>
              <w:rPr>
                <w:rFonts w:ascii="Arial" w:eastAsia="Arial" w:hAnsi="Arial" w:cs="Arial"/>
              </w:rPr>
              <w:t>delta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sync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трассировки источника</w:t>
            </w:r>
          </w:p>
        </w:tc>
      </w:tr>
    </w:tbl>
    <w:p w14:paraId="1245C11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Детализация интеграционных механизмов приведена в </w:t>
      </w:r>
      <w:r>
        <w:fldChar w:fldCharType="begin"/>
      </w:r>
      <w:r>
        <w:instrText>HYPERLINK</w:instrText>
      </w:r>
      <w:r w:rsidRPr="003D1E67">
        <w:rPr>
          <w:lang w:val="ru-RU"/>
          <w:rPrChange w:id="4215" w:author="Никита Гринь" w:date="2026-07-31T11:13:00Z" w16du:dateUtc="2026-07-31T08:13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216" w:author="Никита Гринь" w:date="2026-07-31T11:13:00Z" w16du:dateUtc="2026-07-31T08:13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217" w:author="Никита Гринь" w:date="2026-07-31T11:13:00Z" w16du:dateUtc="2026-07-31T08:13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4218" w:author="Никита Гринь" w:date="2026-07-31T11:13:00Z" w16du:dateUtc="2026-07-31T08:13:00Z">
            <w:rPr/>
          </w:rPrChange>
        </w:rPr>
        <w:instrText>.</w:instrText>
      </w:r>
      <w:r>
        <w:instrText>rjjzmyjzy</w:instrText>
      </w:r>
      <w:r w:rsidRPr="003D1E67">
        <w:rPr>
          <w:lang w:val="ru-RU"/>
          <w:rPrChange w:id="4219" w:author="Никита Гринь" w:date="2026-07-31T11:13:00Z" w16du:dateUtc="2026-07-31T08:13:00Z">
            <w:rPr/>
          </w:rPrChange>
        </w:rPr>
        <w:instrText>0</w:instrText>
      </w:r>
      <w:r>
        <w:instrText>yx</w:instrText>
      </w:r>
      <w:r w:rsidRPr="003D1E67">
        <w:rPr>
          <w:lang w:val="ru-RU"/>
          <w:rPrChange w:id="4220" w:author="Никита Гринь" w:date="2026-07-31T11:13:00Z" w16du:dateUtc="2026-07-31T08:13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; </w:t>
      </w: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 фиксирует влияние этих ограничений на достижение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§3.</w:t>
      </w:r>
    </w:p>
    <w:p w14:paraId="190D026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221" w:name="bookmark=kix.urt8t3ypqwk4" w:colFirst="0" w:colLast="0"/>
      <w:bookmarkEnd w:id="4221"/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.2.2. Зависимости подтверждения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</w:t>
      </w:r>
    </w:p>
    <w:tbl>
      <w:tblPr>
        <w:tblStyle w:val="31"/>
        <w:tblW w:w="105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75"/>
        <w:gridCol w:w="2715"/>
        <w:gridCol w:w="4455"/>
      </w:tblGrid>
      <w:tr w:rsidR="009D43E8" w14:paraId="62D8104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75" w:type="dxa"/>
          </w:tcPr>
          <w:p w14:paraId="2321A64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Зависимость</w:t>
            </w:r>
          </w:p>
        </w:tc>
        <w:tc>
          <w:tcPr>
            <w:tcW w:w="2715" w:type="dxa"/>
          </w:tcPr>
          <w:p w14:paraId="5CF48D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Источник</w:t>
            </w:r>
          </w:p>
        </w:tc>
        <w:tc>
          <w:tcPr>
            <w:tcW w:w="4455" w:type="dxa"/>
          </w:tcPr>
          <w:p w14:paraId="2CD7836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Влияние на Part V</w:t>
            </w:r>
          </w:p>
        </w:tc>
      </w:tr>
      <w:tr w:rsidR="009D43E8" w:rsidRPr="0050000B" w14:paraId="0EBE8A41" w14:textId="77777777" w:rsidTr="009D43E8">
        <w:tc>
          <w:tcPr>
            <w:tcW w:w="3375" w:type="dxa"/>
          </w:tcPr>
          <w:p w14:paraId="15F47CA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Спецификация полей/формата/триггеров СУЗ</w:t>
            </w:r>
          </w:p>
        </w:tc>
        <w:tc>
          <w:tcPr>
            <w:tcW w:w="2715" w:type="dxa"/>
          </w:tcPr>
          <w:p w14:paraId="5F5F1A3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п.1.1</w:t>
            </w:r>
          </w:p>
        </w:tc>
        <w:tc>
          <w:tcPr>
            <w:tcW w:w="4455" w:type="dxa"/>
          </w:tcPr>
          <w:p w14:paraId="5E7D7A0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Нужна для устойчивого </w:t>
            </w:r>
            <w:r>
              <w:rPr>
                <w:rFonts w:ascii="Arial" w:eastAsia="Arial" w:hAnsi="Arial" w:cs="Arial"/>
              </w:rPr>
              <w:t>retriever</w:t>
            </w:r>
            <w:r w:rsidRPr="003C42DA">
              <w:rPr>
                <w:rFonts w:ascii="Arial" w:eastAsia="Arial" w:hAnsi="Arial" w:cs="Arial"/>
                <w:lang w:val="ru-RU"/>
              </w:rPr>
              <w:t>-пайплайна (§3.5)</w:t>
            </w:r>
          </w:p>
        </w:tc>
      </w:tr>
      <w:tr w:rsidR="009D43E8" w:rsidRPr="0050000B" w14:paraId="5B3D9F29" w14:textId="77777777" w:rsidTr="009D43E8">
        <w:tc>
          <w:tcPr>
            <w:tcW w:w="3375" w:type="dxa"/>
          </w:tcPr>
          <w:p w14:paraId="3ECA85D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Проработка 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>/варианта выгрузки СУЗ заказчиком</w:t>
            </w:r>
          </w:p>
        </w:tc>
        <w:tc>
          <w:tcPr>
            <w:tcW w:w="2715" w:type="dxa"/>
          </w:tcPr>
          <w:p w14:paraId="7A7CE1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п.1.2</w:t>
            </w:r>
          </w:p>
        </w:tc>
        <w:tc>
          <w:tcPr>
            <w:tcW w:w="4455" w:type="dxa"/>
          </w:tcPr>
          <w:p w14:paraId="23F3CE4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Влияет на актуальность индекса и фактическую релевантность</w:t>
            </w:r>
          </w:p>
        </w:tc>
      </w:tr>
      <w:tr w:rsidR="009D43E8" w:rsidRPr="0050000B" w14:paraId="589BC7E7" w14:textId="77777777" w:rsidTr="009D43E8">
        <w:tc>
          <w:tcPr>
            <w:tcW w:w="3375" w:type="dxa"/>
          </w:tcPr>
          <w:p w14:paraId="660FBD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контур Bitrix</w:t>
            </w:r>
          </w:p>
        </w:tc>
        <w:tc>
          <w:tcPr>
            <w:tcW w:w="2715" w:type="dxa"/>
          </w:tcPr>
          <w:p w14:paraId="04D8C2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согласованные сроки п.1.4</w:t>
            </w:r>
          </w:p>
        </w:tc>
        <w:tc>
          <w:tcPr>
            <w:tcW w:w="4455" w:type="dxa"/>
          </w:tcPr>
          <w:p w14:paraId="0AB83A28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Нужен для стендовой проверки </w:t>
            </w:r>
            <w:r>
              <w:rPr>
                <w:rFonts w:ascii="Arial" w:eastAsia="Arial" w:hAnsi="Arial" w:cs="Arial"/>
              </w:rPr>
              <w:t>SLO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SLA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 приемки</w:t>
            </w:r>
          </w:p>
        </w:tc>
      </w:tr>
    </w:tbl>
    <w:p w14:paraId="6B50CBAC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15A26EC3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137FEA43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2D4AC164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4222" w:name="bookmark=kix.yjtif1ncc73" w:colFirst="0" w:colLast="0"/>
      <w:bookmarkEnd w:id="4222"/>
      <w:r w:rsidRPr="003C42DA">
        <w:rPr>
          <w:rFonts w:ascii="Arial" w:eastAsia="Arial" w:hAnsi="Arial" w:cs="Arial"/>
          <w:lang w:val="ru-RU"/>
        </w:rPr>
        <w:t xml:space="preserve">Часть </w:t>
      </w: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>. Интеграции</w:t>
      </w:r>
    </w:p>
    <w:p w14:paraId="27E9E3E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 описывает внешние контуры обмена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с системами банка: </w:t>
      </w:r>
    </w:p>
    <w:p w14:paraId="52D824AD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00"/>
          <w:id w:val="-1579675463"/>
        </w:sdtPr>
        <w:sdtContent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 xml:space="preserve">-СУЗ ↔ 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RAG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 xml:space="preserve"> (модель </w:t>
      </w:r>
      <w:r w:rsidR="00317F00">
        <w:rPr>
          <w:rFonts w:ascii="Arial" w:eastAsia="Arial" w:hAnsi="Arial" w:cs="Arial"/>
        </w:rPr>
        <w:t>B</w:t>
      </w:r>
      <w:r w:rsidR="00317F00" w:rsidRPr="003C42DA">
        <w:rPr>
          <w:rFonts w:ascii="Arial" w:eastAsia="Arial" w:hAnsi="Arial" w:cs="Arial"/>
          <w:lang w:val="ru-RU"/>
        </w:rPr>
        <w:t xml:space="preserve">), </w:t>
      </w:r>
    </w:p>
    <w:p w14:paraId="3A768107" w14:textId="77777777" w:rsidR="0030129E" w:rsidRPr="0030129E" w:rsidRDefault="0030129E" w:rsidP="0030129E">
      <w:pPr>
        <w:spacing w:before="180" w:after="180"/>
        <w:rPr>
          <w:ins w:id="4223" w:author="Никита Гринь" w:date="2026-08-03T15:58:00Z"/>
          <w:lang w:val="ru-RU"/>
        </w:rPr>
      </w:pPr>
      <w:ins w:id="4224" w:author="Никита Гринь" w:date="2026-08-03T15:58:00Z">
        <w:r w:rsidRPr="0030129E">
          <w:rPr>
            <w:b/>
            <w:bCs/>
            <w:lang w:val="ru-RU"/>
            <w:rPrChange w:id="4225" w:author="Никита Гринь" w:date="2026-08-03T15:58:00Z" w16du:dateUtc="2026-08-03T12:58:00Z">
              <w:rPr>
                <w:lang w:val="ru-RU"/>
              </w:rPr>
            </w:rPrChange>
          </w:rPr>
          <w:t>- Oktell ↔ суфлёр телефонии (модель T):</w:t>
        </w:r>
        <w:r w:rsidRPr="0030129E">
          <w:rPr>
            <w:lang w:val="ru-RU"/>
          </w:rPr>
          <w:t xml:space="preserve"> события звонка, dual-leg ASR, контекст сессии — VI.2;</w:t>
        </w:r>
      </w:ins>
    </w:p>
    <w:p w14:paraId="6F40AFF9" w14:textId="77777777" w:rsidR="0030129E" w:rsidRPr="0030129E" w:rsidRDefault="0030129E" w:rsidP="0030129E">
      <w:pPr>
        <w:spacing w:before="180" w:after="180"/>
        <w:rPr>
          <w:ins w:id="4226" w:author="Никита Гринь" w:date="2026-08-03T15:58:00Z"/>
          <w:lang w:val="ru-RU"/>
        </w:rPr>
      </w:pPr>
      <w:ins w:id="4227" w:author="Никита Гринь" w:date="2026-08-03T15:58:00Z">
        <w:r w:rsidRPr="0030129E">
          <w:rPr>
            <w:lang w:val="ru-RU"/>
          </w:rPr>
          <w:t>- единая история обращений клиента: телефония (Oktell) + онлайн-чат → общее хранилище по идентификатору клиента; summary и лента истории в АРМ / суфлёре (FR-SUF-15, FR-CHAT-07);</w:t>
        </w:r>
      </w:ins>
    </w:p>
    <w:p w14:paraId="4903D6F1" w14:textId="2C0E44EA" w:rsidR="009D43E8" w:rsidRPr="003C42DA" w:rsidDel="0030129E" w:rsidRDefault="00000000">
      <w:pPr>
        <w:spacing w:before="180" w:after="180"/>
        <w:rPr>
          <w:del w:id="4228" w:author="Никита Гринь" w:date="2026-08-03T15:58:00Z" w16du:dateUtc="2026-08-03T12:58:00Z"/>
          <w:rFonts w:ascii="Arial" w:eastAsia="Arial" w:hAnsi="Arial" w:cs="Arial"/>
          <w:lang w:val="ru-RU"/>
        </w:rPr>
      </w:pPr>
      <w:customXmlDelRangeStart w:id="4229" w:author="Никита Гринь" w:date="2026-08-03T15:58:00Z"/>
      <w:sdt>
        <w:sdtPr>
          <w:tag w:val="goog_rdk_301"/>
          <w:id w:val="379322939"/>
        </w:sdtPr>
        <w:sdtContent>
          <w:customXmlDelRangeEnd w:id="4229"/>
          <w:del w:id="4231" w:author="Никита Гринь" w:date="2026-08-03T15:58:00Z" w16du:dateUtc="2026-08-03T12:58:00Z">
            <w:r w:rsidR="00317F00" w:rsidRPr="003C42DA" w:rsidDel="0030129E">
              <w:rPr>
                <w:rFonts w:ascii="Arial Unicode MS" w:eastAsia="Arial Unicode MS" w:hAnsi="Arial Unicode MS" w:cs="Arial Unicode MS"/>
                <w:b/>
                <w:bCs/>
                <w:lang w:val="ru-RU"/>
              </w:rPr>
              <w:delText>-</w:delText>
            </w:r>
            <w:r w:rsidR="00317F00" w:rsidDel="0030129E">
              <w:rPr>
                <w:rFonts w:ascii="Arial Unicode MS" w:eastAsia="Arial Unicode MS" w:hAnsi="Arial Unicode MS" w:cs="Arial Unicode MS"/>
                <w:b/>
                <w:bCs/>
              </w:rPr>
              <w:delText>Oktell</w:delText>
            </w:r>
            <w:r w:rsidR="00317F00" w:rsidRPr="003C42DA" w:rsidDel="0030129E">
              <w:rPr>
                <w:rFonts w:ascii="Arial Unicode MS" w:eastAsia="Arial Unicode MS" w:hAnsi="Arial Unicode MS" w:cs="Arial Unicode MS"/>
                <w:b/>
                <w:bCs/>
                <w:lang w:val="ru-RU"/>
              </w:rPr>
              <w:delText xml:space="preserve"> ↔ суфлер</w:delText>
            </w:r>
          </w:del>
          <w:customXmlDelRangeStart w:id="4232" w:author="Никита Гринь" w:date="2026-08-03T15:58:00Z"/>
        </w:sdtContent>
      </w:sdt>
      <w:customXmlDelRangeEnd w:id="4232"/>
      <w:del w:id="4233" w:author="Никита Гринь" w:date="2026-08-03T15:58:00Z" w16du:dateUtc="2026-08-03T12:58:00Z">
        <w:r w:rsidR="00317F00" w:rsidRPr="003C42DA" w:rsidDel="0030129E">
          <w:rPr>
            <w:rFonts w:ascii="Arial" w:eastAsia="Arial" w:hAnsi="Arial" w:cs="Arial"/>
            <w:lang w:val="ru-RU"/>
          </w:rPr>
          <w:delText xml:space="preserve"> (модель </w:delText>
        </w:r>
        <w:r w:rsidR="00317F00" w:rsidDel="0030129E">
          <w:rPr>
            <w:rFonts w:ascii="Arial" w:eastAsia="Arial" w:hAnsi="Arial" w:cs="Arial"/>
          </w:rPr>
          <w:delText>T</w:delText>
        </w:r>
        <w:r w:rsidR="00317F00" w:rsidRPr="003C42DA" w:rsidDel="0030129E">
          <w:rPr>
            <w:rFonts w:ascii="Arial" w:eastAsia="Arial" w:hAnsi="Arial" w:cs="Arial"/>
            <w:lang w:val="ru-RU"/>
          </w:rPr>
          <w:delText xml:space="preserve">), </w:delText>
        </w:r>
      </w:del>
    </w:p>
    <w:p w14:paraId="3359AA14" w14:textId="469B8CEA" w:rsidR="009D43E8" w:rsidRDefault="00317F00">
      <w:pPr>
        <w:spacing w:before="180" w:after="180"/>
        <w:rPr>
          <w:ins w:id="4234" w:author="Солдатенко Евгений Павлович" w:date="2026-07-31T09:03:00Z"/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SIEM</w:t>
      </w:r>
      <w:del w:id="4235" w:author="Никита Гринь" w:date="2026-08-05T12:36:00Z" w16du:dateUtc="2026-08-05T09:36:00Z">
        <w:r w:rsidRPr="003C42DA" w:rsidDel="00D65562">
          <w:rPr>
            <w:rFonts w:ascii="Arial" w:eastAsia="Arial" w:hAnsi="Arial" w:cs="Arial"/>
            <w:b/>
            <w:bCs/>
            <w:lang w:val="ru-RU"/>
          </w:rPr>
          <w:delText xml:space="preserve"> </w:delText>
        </w:r>
        <w:r w:rsidDel="00D65562">
          <w:rPr>
            <w:rFonts w:ascii="Arial" w:eastAsia="Arial" w:hAnsi="Arial" w:cs="Arial"/>
            <w:b/>
            <w:bCs/>
          </w:rPr>
          <w:delText>KUMA</w:delText>
        </w:r>
      </w:del>
      <w:r w:rsidRPr="003C42DA">
        <w:rPr>
          <w:rFonts w:ascii="Arial" w:eastAsia="Arial" w:hAnsi="Arial" w:cs="Arial"/>
          <w:lang w:val="ru-RU"/>
        </w:rPr>
        <w:t xml:space="preserve">. </w:t>
      </w:r>
    </w:p>
    <w:p w14:paraId="23B6C8E3" w14:textId="77777777" w:rsidR="0030129E" w:rsidRPr="0030129E" w:rsidRDefault="0030129E" w:rsidP="0030129E">
      <w:pPr>
        <w:spacing w:before="180" w:after="180"/>
        <w:rPr>
          <w:ins w:id="4236" w:author="Никита Гринь" w:date="2026-08-03T16:01:00Z" w16du:dateUtc="2026-08-03T13:01:00Z"/>
          <w:rFonts w:ascii="Arial" w:eastAsia="Arial" w:hAnsi="Arial" w:cs="Arial"/>
          <w:lang w:val="ru-RU"/>
        </w:rPr>
      </w:pPr>
      <w:ins w:id="4237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АНИС ↔ модуль ИИ-ассистент:</w:t>
        </w:r>
      </w:ins>
    </w:p>
    <w:p w14:paraId="36456E2E" w14:textId="77777777" w:rsidR="0030129E" w:rsidRPr="0030129E" w:rsidRDefault="0030129E" w:rsidP="0030129E">
      <w:pPr>
        <w:spacing w:before="180" w:after="180"/>
        <w:rPr>
          <w:ins w:id="4238" w:author="Никита Гринь" w:date="2026-08-03T16:01:00Z" w16du:dateUtc="2026-08-03T13:01:00Z"/>
          <w:rFonts w:ascii="Arial" w:eastAsia="Arial" w:hAnsi="Arial" w:cs="Arial"/>
          <w:lang w:val="ru-RU"/>
        </w:rPr>
      </w:pPr>
      <w:ins w:id="4239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Назначение: АНИС — один из основных источников информации для ассистента (локальные правовые акты, формы договоров, банковские документы и регламенты).</w:t>
        </w:r>
      </w:ins>
    </w:p>
    <w:p w14:paraId="20A099A7" w14:textId="77777777" w:rsidR="0030129E" w:rsidRPr="0030129E" w:rsidRDefault="0030129E" w:rsidP="0030129E">
      <w:pPr>
        <w:spacing w:before="180" w:after="180"/>
        <w:rPr>
          <w:ins w:id="4240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1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Механизм: синхронизация контента АНИС в индекс assistant_anis через External Data Adapter (API/выгрузка по согласованному контракту с Заказчиком). При отсутствии API — регламентная выгрузка файлов в базу знаний ассистента.</w:t>
        </w:r>
      </w:ins>
    </w:p>
    <w:p w14:paraId="4C336552" w14:textId="77777777" w:rsidR="0030129E" w:rsidRPr="0030129E" w:rsidRDefault="0030129E" w:rsidP="0030129E">
      <w:pPr>
        <w:spacing w:before="180" w:after="180"/>
        <w:rPr>
          <w:ins w:id="4242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3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Использование: поиск и ответы ассистента по assistant_anis; индекс не смешивается с cc_production (суфлёр КЦ).</w:t>
        </w:r>
      </w:ins>
    </w:p>
    <w:p w14:paraId="6AC2E9D5" w14:textId="77777777" w:rsidR="0030129E" w:rsidRPr="0030129E" w:rsidRDefault="0030129E" w:rsidP="0030129E">
      <w:pPr>
        <w:spacing w:before="180" w:after="180"/>
        <w:rPr>
          <w:ins w:id="4244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5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Ссылки в ответе: на использованные материалы АНИС / KB (по правилам UI ассистента).</w:t>
        </w:r>
      </w:ins>
    </w:p>
    <w:p w14:paraId="5291718F" w14:textId="77777777" w:rsidR="0030129E" w:rsidRPr="0030129E" w:rsidRDefault="0030129E" w:rsidP="0030129E">
      <w:pPr>
        <w:spacing w:before="180" w:after="180"/>
        <w:rPr>
          <w:ins w:id="4246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7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Приёмка: ASS-T (источники / KB); детальный контракт обмена — на согласовании с Заказчиком.</w:t>
        </w:r>
      </w:ins>
    </w:p>
    <w:p w14:paraId="5879C486" w14:textId="30BE6B58" w:rsidR="00211972" w:rsidDel="0030129E" w:rsidRDefault="0030129E">
      <w:pPr>
        <w:spacing w:before="180" w:after="180"/>
        <w:rPr>
          <w:del w:id="4248" w:author="Никита Гринь" w:date="2026-08-03T16:01:00Z" w16du:dateUtc="2026-08-03T13:01:00Z"/>
          <w:rFonts w:ascii="Arial" w:eastAsia="Arial" w:hAnsi="Arial" w:cs="Arial"/>
          <w:lang w:val="ru-RU"/>
        </w:rPr>
      </w:pPr>
      <w:ins w:id="4249" w:author="Никита Гринь" w:date="2026-08-03T16:01:00Z" w16du:dateUtc="2026-08-03T13:01:00Z">
        <w:r w:rsidRPr="0030129E">
          <w:rPr>
            <w:rFonts w:ascii="Arial" w:eastAsia="Arial" w:hAnsi="Arial" w:cs="Arial"/>
            <w:lang w:val="ru-RU"/>
          </w:rPr>
          <w:t>Пункты ТТ: 5.1.4, 5.1.5, 5.1.20, 5.1.30–31.</w:t>
        </w:r>
      </w:ins>
      <w:ins w:id="4251" w:author="Солдатенко Евгений Павлович" w:date="2026-07-31T09:03:00Z">
        <w:del w:id="4252" w:author="Никита Гринь" w:date="2026-08-03T16:01:00Z" w16du:dateUtc="2026-08-03T13:01:00Z">
          <w:r w:rsidR="00211972" w:rsidDel="0030129E">
            <w:rPr>
              <w:rFonts w:ascii="Arial" w:eastAsia="Arial" w:hAnsi="Arial" w:cs="Arial"/>
              <w:lang w:val="ru-RU"/>
            </w:rPr>
            <w:delText>- АНИС</w:delText>
          </w:r>
        </w:del>
      </w:ins>
    </w:p>
    <w:p w14:paraId="45746237" w14:textId="77777777" w:rsidR="0030129E" w:rsidRPr="003C42DA" w:rsidRDefault="0030129E" w:rsidP="0030129E">
      <w:pPr>
        <w:spacing w:before="180" w:after="180"/>
        <w:rPr>
          <w:ins w:id="4253" w:author="Никита Гринь" w:date="2026-08-03T16:01:00Z" w16du:dateUtc="2026-08-03T13:01:00Z"/>
          <w:rFonts w:ascii="Arial" w:eastAsia="Arial" w:hAnsi="Arial" w:cs="Arial"/>
          <w:lang w:val="ru-RU"/>
        </w:rPr>
      </w:pPr>
    </w:p>
    <w:p w14:paraId="11DE828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Приемка интеграций (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lang w:val="ru-RU"/>
        </w:rPr>
        <w:t xml:space="preserve">) отделена от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. Аутентификация — </w:t>
      </w:r>
      <w:r w:rsidR="004E522C">
        <w:fldChar w:fldCharType="begin"/>
      </w:r>
      <w:r w:rsidR="004E522C" w:rsidRPr="00211972">
        <w:rPr>
          <w:lang w:val="ru-RU"/>
          <w:rPrChange w:id="4254" w:author="Солдатенко Евгений Павлович" w:date="2026-07-31T09:03:00Z">
            <w:rPr/>
          </w:rPrChange>
        </w:rPr>
        <w:instrText xml:space="preserve"> </w:instrText>
      </w:r>
      <w:r w:rsidR="004E522C">
        <w:instrText>HYPERLINK</w:instrText>
      </w:r>
      <w:r w:rsidR="004E522C" w:rsidRPr="00211972">
        <w:rPr>
          <w:lang w:val="ru-RU"/>
          <w:rPrChange w:id="4255" w:author="Солдатенко Евгений Павлович" w:date="2026-07-31T09:03:00Z">
            <w:rPr/>
          </w:rPrChange>
        </w:rPr>
        <w:instrText xml:space="preserve"> "</w:instrText>
      </w:r>
      <w:r w:rsidR="004E522C">
        <w:instrText>https</w:instrText>
      </w:r>
      <w:r w:rsidR="004E522C" w:rsidRPr="00211972">
        <w:rPr>
          <w:lang w:val="ru-RU"/>
          <w:rPrChange w:id="4256" w:author="Солдатенко Евгений Павлович" w:date="2026-07-31T09:03:00Z">
            <w:rPr/>
          </w:rPrChange>
        </w:rPr>
        <w:instrText>://</w:instrText>
      </w:r>
      <w:r w:rsidR="004E522C">
        <w:instrText>docs</w:instrText>
      </w:r>
      <w:r w:rsidR="004E522C" w:rsidRPr="00211972">
        <w:rPr>
          <w:lang w:val="ru-RU"/>
          <w:rPrChange w:id="4257" w:author="Солдатенко Евгений Павлович" w:date="2026-07-31T09:03:00Z">
            <w:rPr/>
          </w:rPrChange>
        </w:rPr>
        <w:instrText>.</w:instrText>
      </w:r>
      <w:r w:rsidR="004E522C">
        <w:instrText>google</w:instrText>
      </w:r>
      <w:r w:rsidR="004E522C" w:rsidRPr="00211972">
        <w:rPr>
          <w:lang w:val="ru-RU"/>
          <w:rPrChange w:id="4258" w:author="Солдатенко Евгений Павлович" w:date="2026-07-31T09:03:00Z">
            <w:rPr/>
          </w:rPrChange>
        </w:rPr>
        <w:instrText>.</w:instrText>
      </w:r>
      <w:r w:rsidR="004E522C">
        <w:instrText>com</w:instrText>
      </w:r>
      <w:r w:rsidR="004E522C" w:rsidRPr="00211972">
        <w:rPr>
          <w:lang w:val="ru-RU"/>
          <w:rPrChange w:id="4259" w:author="Солдатенко Евгений Павлович" w:date="2026-07-31T09:03:00Z">
            <w:rPr/>
          </w:rPrChange>
        </w:rPr>
        <w:instrText>/</w:instrText>
      </w:r>
      <w:r w:rsidR="004E522C">
        <w:instrText>document</w:instrText>
      </w:r>
      <w:r w:rsidR="004E522C" w:rsidRPr="00211972">
        <w:rPr>
          <w:lang w:val="ru-RU"/>
          <w:rPrChange w:id="4260" w:author="Солдатенко Евгений Павлович" w:date="2026-07-31T09:03:00Z">
            <w:rPr/>
          </w:rPrChange>
        </w:rPr>
        <w:instrText>/</w:instrText>
      </w:r>
      <w:r w:rsidR="004E522C">
        <w:instrText>d</w:instrText>
      </w:r>
      <w:r w:rsidR="004E522C" w:rsidRPr="00211972">
        <w:rPr>
          <w:lang w:val="ru-RU"/>
          <w:rPrChange w:id="4261" w:author="Солдатенко Евгений Павлович" w:date="2026-07-31T09:03:00Z">
            <w:rPr/>
          </w:rPrChange>
        </w:rPr>
        <w:instrText>/1</w:instrText>
      </w:r>
      <w:r w:rsidR="004E522C">
        <w:instrText>HRsIqDCwgGZgX</w:instrText>
      </w:r>
      <w:r w:rsidR="004E522C" w:rsidRPr="00211972">
        <w:rPr>
          <w:lang w:val="ru-RU"/>
          <w:rPrChange w:id="4262" w:author="Солдатенко Евгений Павлович" w:date="2026-07-31T09:03:00Z">
            <w:rPr/>
          </w:rPrChange>
        </w:rPr>
        <w:instrText>-</w:instrText>
      </w:r>
      <w:r w:rsidR="004E522C">
        <w:instrText>G</w:instrText>
      </w:r>
      <w:r w:rsidR="004E522C" w:rsidRPr="00211972">
        <w:rPr>
          <w:lang w:val="ru-RU"/>
          <w:rPrChange w:id="4263" w:author="Солдатенко Евгений Павлович" w:date="2026-07-31T09:03:00Z">
            <w:rPr/>
          </w:rPrChange>
        </w:rPr>
        <w:instrText>6</w:instrText>
      </w:r>
      <w:r w:rsidR="004E522C">
        <w:instrText>ixQf</w:instrText>
      </w:r>
      <w:r w:rsidR="004E522C" w:rsidRPr="00211972">
        <w:rPr>
          <w:lang w:val="ru-RU"/>
          <w:rPrChange w:id="4264" w:author="Солдатенко Евгений Павлович" w:date="2026-07-31T09:03:00Z">
            <w:rPr/>
          </w:rPrChange>
        </w:rPr>
        <w:instrText>3</w:instrText>
      </w:r>
      <w:r w:rsidR="004E522C">
        <w:instrText>jXXzxb</w:instrText>
      </w:r>
      <w:r w:rsidR="004E522C" w:rsidRPr="00211972">
        <w:rPr>
          <w:lang w:val="ru-RU"/>
          <w:rPrChange w:id="4265" w:author="Солдатенко Евгений Павлович" w:date="2026-07-31T09:03:00Z">
            <w:rPr/>
          </w:rPrChange>
        </w:rPr>
        <w:instrText>_</w:instrText>
      </w:r>
      <w:r w:rsidR="004E522C">
        <w:instrText>jAhj</w:instrText>
      </w:r>
      <w:r w:rsidR="004E522C" w:rsidRPr="00211972">
        <w:rPr>
          <w:lang w:val="ru-RU"/>
          <w:rPrChange w:id="4266" w:author="Солдатенко Евгений Павлович" w:date="2026-07-31T09:03:00Z">
            <w:rPr/>
          </w:rPrChange>
        </w:rPr>
        <w:instrText>/</w:instrText>
      </w:r>
      <w:r w:rsidR="004E522C">
        <w:instrText>edit</w:instrText>
      </w:r>
      <w:r w:rsidR="004E522C" w:rsidRPr="00211972">
        <w:rPr>
          <w:lang w:val="ru-RU"/>
          <w:rPrChange w:id="4267" w:author="Солдатенко Евгений Павлович" w:date="2026-07-31T09:03:00Z">
            <w:rPr/>
          </w:rPrChange>
        </w:rPr>
        <w:instrText>" \</w:instrText>
      </w:r>
      <w:r w:rsidR="004E522C">
        <w:instrText>l</w:instrText>
      </w:r>
      <w:r w:rsidR="004E522C" w:rsidRPr="00211972">
        <w:rPr>
          <w:lang w:val="ru-RU"/>
          <w:rPrChange w:id="4268" w:author="Солдатенко Евгений Павлович" w:date="2026-07-31T09:03:00Z">
            <w:rPr/>
          </w:rPrChange>
        </w:rPr>
        <w:instrText xml:space="preserve"> "</w:instrText>
      </w:r>
      <w:r w:rsidR="004E522C">
        <w:instrText>bookmark</w:instrText>
      </w:r>
      <w:r w:rsidR="004E522C" w:rsidRPr="00211972">
        <w:rPr>
          <w:lang w:val="ru-RU"/>
          <w:rPrChange w:id="4269" w:author="Солдатенко Евгений Павлович" w:date="2026-07-31T09:03:00Z">
            <w:rPr/>
          </w:rPrChange>
        </w:rPr>
        <w:instrText>=</w:instrText>
      </w:r>
      <w:r w:rsidR="004E522C">
        <w:instrText>id</w:instrText>
      </w:r>
      <w:r w:rsidR="004E522C" w:rsidRPr="00211972">
        <w:rPr>
          <w:lang w:val="ru-RU"/>
          <w:rPrChange w:id="4270" w:author="Солдатенко Евгений Павлович" w:date="2026-07-31T09:03:00Z">
            <w:rPr/>
          </w:rPrChange>
        </w:rPr>
        <w:instrText>.</w:instrText>
      </w:r>
      <w:r w:rsidR="004E522C">
        <w:instrText>aq</w:instrText>
      </w:r>
      <w:r w:rsidR="004E522C" w:rsidRPr="00211972">
        <w:rPr>
          <w:lang w:val="ru-RU"/>
          <w:rPrChange w:id="4271" w:author="Солдатенко Евгений Павлович" w:date="2026-07-31T09:03:00Z">
            <w:rPr/>
          </w:rPrChange>
        </w:rPr>
        <w:instrText>08</w:instrText>
      </w:r>
      <w:r w:rsidR="004E522C">
        <w:instrText>ywofcsqh</w:instrText>
      </w:r>
      <w:r w:rsidR="004E522C" w:rsidRPr="00211972">
        <w:rPr>
          <w:lang w:val="ru-RU"/>
          <w:rPrChange w:id="4272" w:author="Солдатенко Евгений Павлович" w:date="2026-07-31T09:03:00Z">
            <w:rPr/>
          </w:rPrChange>
        </w:rPr>
        <w:instrText>" \</w:instrText>
      </w:r>
      <w:r w:rsidR="004E522C">
        <w:instrText>h</w:instrText>
      </w:r>
      <w:r w:rsidR="004E522C" w:rsidRPr="00211972">
        <w:rPr>
          <w:lang w:val="ru-RU"/>
          <w:rPrChange w:id="4273" w:author="Солдатенко Евгений Павлович" w:date="2026-07-31T09:03:00Z">
            <w:rPr/>
          </w:rPrChange>
        </w:rPr>
        <w:instrText xml:space="preserve"> </w:instrText>
      </w:r>
      <w:r w:rsidR="004E522C">
        <w:fldChar w:fldCharType="separate"/>
      </w:r>
      <w:r>
        <w:rPr>
          <w:rFonts w:ascii="Arial" w:eastAsia="Arial" w:hAnsi="Arial" w:cs="Arial"/>
          <w:color w:val="156082"/>
        </w:rPr>
        <w:t>I</w:t>
      </w:r>
      <w:r w:rsidRPr="003C42DA">
        <w:rPr>
          <w:rFonts w:ascii="Arial" w:eastAsia="Arial" w:hAnsi="Arial" w:cs="Arial"/>
          <w:color w:val="156082"/>
          <w:lang w:val="ru-RU"/>
        </w:rPr>
        <w:t>.10</w:t>
      </w:r>
      <w:r w:rsidR="004E522C">
        <w:rPr>
          <w:rFonts w:ascii="Arial" w:eastAsia="Arial" w:hAnsi="Arial" w:cs="Arial"/>
          <w:color w:val="156082"/>
          <w:lang w:val="ru-RU"/>
        </w:rPr>
        <w:fldChar w:fldCharType="end"/>
      </w:r>
      <w:r w:rsidRPr="003C42DA">
        <w:rPr>
          <w:rFonts w:ascii="Arial" w:eastAsia="Arial" w:hAnsi="Arial" w:cs="Arial"/>
          <w:lang w:val="ru-RU"/>
        </w:rPr>
        <w:t xml:space="preserve">. </w:t>
      </w:r>
    </w:p>
    <w:p w14:paraId="204256E7" w14:textId="77777777" w:rsidR="009D43E8" w:rsidRPr="003C42DA" w:rsidRDefault="009D43E8">
      <w:pPr>
        <w:spacing w:before="180" w:after="180"/>
        <w:rPr>
          <w:rFonts w:ascii="Arial" w:eastAsia="Arial" w:hAnsi="Arial" w:cs="Arial"/>
          <w:lang w:val="ru-RU"/>
        </w:rPr>
      </w:pPr>
    </w:p>
    <w:p w14:paraId="2C0C97F0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274" w:name="bookmark=kix.5w4qqb5x7tuy" w:colFirst="0" w:colLast="0"/>
      <w:bookmarkEnd w:id="4274"/>
      <w:r>
        <w:rPr>
          <w:rFonts w:ascii="Arial" w:eastAsia="Arial" w:hAnsi="Arial" w:cs="Arial"/>
        </w:rPr>
        <w:lastRenderedPageBreak/>
        <w:t>VI</w:t>
      </w:r>
      <w:r w:rsidRPr="003C42DA">
        <w:rPr>
          <w:rFonts w:ascii="Arial" w:eastAsia="Arial" w:hAnsi="Arial" w:cs="Arial"/>
          <w:lang w:val="ru-RU"/>
        </w:rPr>
        <w:t>.0. Общие положения</w:t>
      </w:r>
    </w:p>
    <w:p w14:paraId="7A2D989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[Прил.1 §7.1, §9.1.9]: принципы интеграций и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</w:p>
    <w:p w14:paraId="4244DBB6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02"/>
          <w:id w:val="-223814047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Исходные материалы </w:t>
          </w:r>
          <w:r w:rsidR="00317F00">
            <w:rPr>
              <w:rFonts w:ascii="Arial Unicode MS" w:eastAsia="Arial Unicode MS" w:hAnsi="Arial Unicode MS" w:cs="Arial Unicode MS"/>
            </w:rPr>
            <w:t>sources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/, трассировка согласованные сроки, принципы приемки </w:t>
          </w:r>
          <w:r w:rsidR="00317F00">
            <w:rPr>
              <w:rFonts w:ascii="Arial Unicode MS" w:eastAsia="Arial Unicode MS" w:hAnsi="Arial Unicode MS" w:cs="Arial Unicode MS"/>
            </w:rPr>
            <w:t>INT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≠ </w:t>
          </w:r>
          <w:r w:rsidR="00317F00">
            <w:rPr>
              <w:rFonts w:ascii="Arial Unicode MS" w:eastAsia="Arial Unicode MS" w:hAnsi="Arial Unicode MS" w:cs="Arial Unicode MS"/>
            </w:rPr>
            <w:t>SUF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.</w:t>
          </w:r>
        </w:sdtContent>
      </w:sdt>
    </w:p>
    <w:p w14:paraId="66ADA7C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интеграции согласуются по единым правилам контура банка.</w:t>
      </w:r>
    </w:p>
    <w:p w14:paraId="2F09CB18" w14:textId="77777777" w:rsidR="009D43E8" w:rsidRDefault="00317F00">
      <w:pPr>
        <w:pStyle w:val="3"/>
        <w:rPr>
          <w:rFonts w:ascii="Arial" w:eastAsia="Arial" w:hAnsi="Arial" w:cs="Arial"/>
        </w:rPr>
      </w:pPr>
      <w:bookmarkStart w:id="4275" w:name="bookmark=kix.p2ndf05czxd4" w:colFirst="0" w:colLast="0"/>
      <w:bookmarkEnd w:id="4275"/>
      <w:r>
        <w:rPr>
          <w:rFonts w:ascii="Arial" w:eastAsia="Arial" w:hAnsi="Arial" w:cs="Arial"/>
        </w:rPr>
        <w:t>VI.0.3. Принципы и границы приемки</w:t>
      </w:r>
    </w:p>
    <w:p w14:paraId="25C116BC" w14:textId="77777777" w:rsidR="009D43E8" w:rsidRPr="003C42DA" w:rsidRDefault="00317F00">
      <w:pPr>
        <w:numPr>
          <w:ilvl w:val="0"/>
          <w:numId w:val="3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Единый банковский контур</w:t>
      </w:r>
      <w:r w:rsidRPr="003C42DA">
        <w:rPr>
          <w:rFonts w:ascii="Arial" w:eastAsia="Arial" w:hAnsi="Arial" w:cs="Arial"/>
          <w:lang w:val="ru-RU"/>
        </w:rPr>
        <w:t xml:space="preserve"> — обмен только внутренними каналами (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POST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WebSocket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Syslog</w:t>
      </w:r>
      <w:r w:rsidRPr="003C42DA">
        <w:rPr>
          <w:rFonts w:ascii="Arial" w:eastAsia="Arial" w:hAnsi="Arial" w:cs="Arial"/>
          <w:lang w:val="ru-RU"/>
        </w:rPr>
        <w:t>); без выхода контента СУЗ/записей звонков в интернет.</w:t>
      </w:r>
    </w:p>
    <w:p w14:paraId="7B91FAEB" w14:textId="77777777" w:rsidR="009D43E8" w:rsidRPr="003C42DA" w:rsidRDefault="00317F00">
      <w:pPr>
        <w:numPr>
          <w:ilvl w:val="0"/>
          <w:numId w:val="3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Источник истины</w:t>
      </w:r>
      <w:r w:rsidRPr="003C42DA">
        <w:rPr>
          <w:rFonts w:ascii="Arial" w:eastAsia="Arial" w:hAnsi="Arial" w:cs="Arial"/>
          <w:lang w:val="ru-RU"/>
        </w:rPr>
        <w:t xml:space="preserve"> — СУЗ (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 xml:space="preserve">) для текстов подсказок КЦ; </w:t>
      </w:r>
      <w:r>
        <w:rPr>
          <w:rFonts w:ascii="Arial" w:eastAsia="Arial" w:hAnsi="Arial" w:cs="Arial"/>
        </w:rPr>
        <w:t>Oktell</w:t>
      </w:r>
      <w:r w:rsidRPr="003C42DA">
        <w:rPr>
          <w:rFonts w:ascii="Arial" w:eastAsia="Arial" w:hAnsi="Arial" w:cs="Arial"/>
          <w:lang w:val="ru-RU"/>
        </w:rPr>
        <w:t xml:space="preserve"> — для событий звонка и </w:t>
      </w:r>
      <w:r>
        <w:rPr>
          <w:rFonts w:ascii="Arial" w:eastAsia="Arial" w:hAnsi="Arial" w:cs="Arial"/>
        </w:rPr>
        <w:t>leg</w:t>
      </w:r>
      <w:r w:rsidRPr="003C42DA">
        <w:rPr>
          <w:rFonts w:ascii="Arial" w:eastAsia="Arial" w:hAnsi="Arial" w:cs="Arial"/>
          <w:lang w:val="ru-RU"/>
        </w:rPr>
        <w:t>-аудио, не для регламентов.</w:t>
      </w:r>
    </w:p>
    <w:p w14:paraId="2A53F44C" w14:textId="77777777" w:rsidR="009D43E8" w:rsidRPr="003C42DA" w:rsidRDefault="00000000">
      <w:pPr>
        <w:numPr>
          <w:ilvl w:val="0"/>
          <w:numId w:val="32"/>
        </w:numPr>
        <w:spacing w:before="36" w:after="36"/>
        <w:rPr>
          <w:lang w:val="ru-RU"/>
        </w:rPr>
      </w:pPr>
      <w:sdt>
        <w:sdtPr>
          <w:tag w:val="goog_rdk_303"/>
          <w:id w:val="1098743666"/>
        </w:sdtPr>
        <w:sdtContent>
          <w:r w:rsidR="00317F00">
            <w:rPr>
              <w:rFonts w:ascii="Arial Unicode MS" w:eastAsia="Arial Unicode MS" w:hAnsi="Arial Unicode MS" w:cs="Arial Unicode MS"/>
              <w:b/>
              <w:bCs/>
            </w:rPr>
            <w:t>INT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T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 xml:space="preserve"> ≠ 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SUF</w:t>
          </w:r>
          <w:r w:rsidR="00317F00" w:rsidRPr="003C42DA">
            <w:rPr>
              <w:rFonts w:ascii="Arial Unicode MS" w:eastAsia="Arial Unicode MS" w:hAnsi="Arial Unicode MS" w:cs="Arial Unicode MS"/>
              <w:b/>
              <w:bCs/>
              <w:lang w:val="ru-RU"/>
            </w:rPr>
            <w:t>-</w:t>
          </w:r>
          <w:r w:rsidR="00317F00">
            <w:rPr>
              <w:rFonts w:ascii="Arial Unicode MS" w:eastAsia="Arial Unicode MS" w:hAnsi="Arial Unicode MS" w:cs="Arial Unicode MS"/>
              <w:b/>
              <w:bCs/>
            </w:rPr>
            <w:t>T</w:t>
          </w:r>
        </w:sdtContent>
      </w:sdt>
      <w:r w:rsidR="00317F00" w:rsidRPr="003C42DA">
        <w:rPr>
          <w:rFonts w:ascii="Arial" w:eastAsia="Arial" w:hAnsi="Arial" w:cs="Arial"/>
          <w:lang w:val="ru-RU"/>
        </w:rPr>
        <w:t xml:space="preserve"> — приемка </w:t>
      </w:r>
      <w:r w:rsidR="00317F00" w:rsidRPr="003C42DA">
        <w:rPr>
          <w:rFonts w:ascii="Arial" w:eastAsia="Arial" w:hAnsi="Arial" w:cs="Arial"/>
          <w:b/>
          <w:bCs/>
          <w:lang w:val="ru-RU"/>
        </w:rPr>
        <w:t>интеграционного обмена</w:t>
      </w:r>
      <w:r w:rsidR="00317F00" w:rsidRPr="003C42DA">
        <w:rPr>
          <w:rFonts w:ascii="Arial" w:eastAsia="Arial" w:hAnsi="Arial" w:cs="Arial"/>
          <w:lang w:val="ru-RU"/>
        </w:rPr>
        <w:t xml:space="preserve"> (</w:t>
      </w:r>
      <w:r w:rsidR="00317F00">
        <w:rPr>
          <w:rFonts w:ascii="Arial" w:eastAsia="Arial" w:hAnsi="Arial" w:cs="Arial"/>
        </w:rPr>
        <w:t>webhook</w:t>
      </w:r>
      <w:r w:rsidR="00317F00" w:rsidRPr="003C42DA">
        <w:rPr>
          <w:rFonts w:ascii="Arial" w:eastAsia="Arial" w:hAnsi="Arial" w:cs="Arial"/>
          <w:lang w:val="ru-RU"/>
        </w:rPr>
        <w:t>/</w:t>
      </w:r>
      <w:r w:rsidR="00317F00">
        <w:rPr>
          <w:rFonts w:ascii="Arial" w:eastAsia="Arial" w:hAnsi="Arial" w:cs="Arial"/>
        </w:rPr>
        <w:t>outbox</w:t>
      </w:r>
      <w:r w:rsidR="00317F00" w:rsidRPr="003C42DA">
        <w:rPr>
          <w:rFonts w:ascii="Arial" w:eastAsia="Arial" w:hAnsi="Arial" w:cs="Arial"/>
          <w:lang w:val="ru-RU"/>
        </w:rPr>
        <w:t xml:space="preserve">, события </w:t>
      </w:r>
      <w:r w:rsidR="00317F00">
        <w:rPr>
          <w:rFonts w:ascii="Arial" w:eastAsia="Arial" w:hAnsi="Arial" w:cs="Arial"/>
        </w:rPr>
        <w:t>Oktell</w:t>
      </w:r>
      <w:r w:rsidR="00317F00" w:rsidRPr="003C42DA">
        <w:rPr>
          <w:rFonts w:ascii="Arial" w:eastAsia="Arial" w:hAnsi="Arial" w:cs="Arial"/>
          <w:lang w:val="ru-RU"/>
        </w:rPr>
        <w:t>,</w:t>
      </w:r>
      <w:del w:id="4276" w:author="Никита Гринь" w:date="2026-08-05T12:36:00Z" w16du:dateUtc="2026-08-05T09:36:00Z">
        <w:r w:rsidR="00317F00" w:rsidRPr="003C42DA" w:rsidDel="00D65562">
          <w:rPr>
            <w:rFonts w:ascii="Arial" w:eastAsia="Arial" w:hAnsi="Arial" w:cs="Arial"/>
            <w:lang w:val="ru-RU"/>
          </w:rPr>
          <w:delText xml:space="preserve"> доставка в </w:delText>
        </w:r>
        <w:r w:rsidR="00317F00" w:rsidDel="00D65562">
          <w:rPr>
            <w:rFonts w:ascii="Arial" w:eastAsia="Arial" w:hAnsi="Arial" w:cs="Arial"/>
          </w:rPr>
          <w:delText>KUMA</w:delText>
        </w:r>
        <w:r w:rsidR="00317F00" w:rsidRPr="003C42DA" w:rsidDel="00D65562">
          <w:rPr>
            <w:rFonts w:ascii="Arial" w:eastAsia="Arial" w:hAnsi="Arial" w:cs="Arial"/>
            <w:lang w:val="ru-RU"/>
          </w:rPr>
          <w:delText>)</w:delText>
        </w:r>
      </w:del>
      <w:r w:rsidR="00317F00" w:rsidRPr="003C42DA">
        <w:rPr>
          <w:rFonts w:ascii="Arial" w:eastAsia="Arial" w:hAnsi="Arial" w:cs="Arial"/>
          <w:lang w:val="ru-RU"/>
        </w:rPr>
        <w:t xml:space="preserve"> </w:t>
      </w:r>
      <w:r w:rsidR="00317F00" w:rsidRPr="003C42DA">
        <w:rPr>
          <w:rFonts w:ascii="Arial" w:eastAsia="Arial" w:hAnsi="Arial" w:cs="Arial"/>
          <w:b/>
          <w:bCs/>
          <w:lang w:val="ru-RU"/>
        </w:rPr>
        <w:t>отдельно</w:t>
      </w:r>
      <w:r w:rsidR="00317F00" w:rsidRPr="003C42DA">
        <w:rPr>
          <w:rFonts w:ascii="Arial" w:eastAsia="Arial" w:hAnsi="Arial" w:cs="Arial"/>
          <w:lang w:val="ru-RU"/>
        </w:rPr>
        <w:t xml:space="preserve"> от приемки </w:t>
      </w:r>
      <w:r w:rsidR="00317F00">
        <w:rPr>
          <w:rFonts w:ascii="Arial" w:eastAsia="Arial" w:hAnsi="Arial" w:cs="Arial"/>
        </w:rPr>
        <w:t>UI</w:t>
      </w:r>
      <w:r w:rsidR="00317F00" w:rsidRPr="003C42DA">
        <w:rPr>
          <w:rFonts w:ascii="Arial" w:eastAsia="Arial" w:hAnsi="Arial" w:cs="Arial"/>
          <w:lang w:val="ru-RU"/>
        </w:rPr>
        <w:t xml:space="preserve"> суфлера и качества подсказок (</w:t>
      </w:r>
      <w:r w:rsidR="00317F00">
        <w:rPr>
          <w:rFonts w:ascii="Arial" w:eastAsia="Arial" w:hAnsi="Arial" w:cs="Arial"/>
          <w:b/>
          <w:bCs/>
        </w:rPr>
        <w:t>SUF</w:t>
      </w:r>
      <w:r w:rsidR="00317F00" w:rsidRPr="003C42DA">
        <w:rPr>
          <w:rFonts w:ascii="Arial" w:eastAsia="Arial" w:hAnsi="Arial" w:cs="Arial"/>
          <w:b/>
          <w:bCs/>
          <w:lang w:val="ru-RU"/>
        </w:rPr>
        <w:t>-</w:t>
      </w:r>
      <w:r w:rsidR="00317F00">
        <w:rPr>
          <w:rFonts w:ascii="Arial" w:eastAsia="Arial" w:hAnsi="Arial" w:cs="Arial"/>
          <w:b/>
          <w:bCs/>
        </w:rPr>
        <w:t>T</w:t>
      </w:r>
      <w:r w:rsidR="00317F00" w:rsidRPr="003C42DA">
        <w:rPr>
          <w:rFonts w:ascii="Arial" w:eastAsia="Arial" w:hAnsi="Arial" w:cs="Arial"/>
          <w:lang w:val="ru-RU"/>
        </w:rPr>
        <w:t xml:space="preserve">, </w:t>
      </w:r>
      <w:r w:rsidR="00317F00">
        <w:fldChar w:fldCharType="begin"/>
      </w:r>
      <w:r w:rsidR="00317F00">
        <w:instrText>HYPERLINK</w:instrText>
      </w:r>
      <w:r w:rsidR="00317F00" w:rsidRPr="003D1E67">
        <w:rPr>
          <w:lang w:val="ru-RU"/>
          <w:rPrChange w:id="4277" w:author="Никита Гринь" w:date="2026-07-31T11:14:00Z" w16du:dateUtc="2026-07-31T08:14:00Z">
            <w:rPr/>
          </w:rPrChange>
        </w:rPr>
        <w:instrText xml:space="preserve"> "</w:instrText>
      </w:r>
      <w:r w:rsidR="00317F00">
        <w:instrText>https</w:instrText>
      </w:r>
      <w:r w:rsidR="00317F00" w:rsidRPr="003D1E67">
        <w:rPr>
          <w:lang w:val="ru-RU"/>
          <w:rPrChange w:id="4278" w:author="Никита Гринь" w:date="2026-07-31T11:14:00Z" w16du:dateUtc="2026-07-31T08:14:00Z">
            <w:rPr/>
          </w:rPrChange>
        </w:rPr>
        <w:instrText>://</w:instrText>
      </w:r>
      <w:r w:rsidR="00317F00">
        <w:instrText>docs</w:instrText>
      </w:r>
      <w:r w:rsidR="00317F00" w:rsidRPr="003D1E67">
        <w:rPr>
          <w:lang w:val="ru-RU"/>
          <w:rPrChange w:id="4279" w:author="Никита Гринь" w:date="2026-07-31T11:14:00Z" w16du:dateUtc="2026-07-31T08:14:00Z">
            <w:rPr/>
          </w:rPrChange>
        </w:rPr>
        <w:instrText>.</w:instrText>
      </w:r>
      <w:r w:rsidR="00317F00">
        <w:instrText>google</w:instrText>
      </w:r>
      <w:r w:rsidR="00317F00" w:rsidRPr="003D1E67">
        <w:rPr>
          <w:lang w:val="ru-RU"/>
          <w:rPrChange w:id="4280" w:author="Никита Гринь" w:date="2026-07-31T11:14:00Z" w16du:dateUtc="2026-07-31T08:14:00Z">
            <w:rPr/>
          </w:rPrChange>
        </w:rPr>
        <w:instrText>.</w:instrText>
      </w:r>
      <w:r w:rsidR="00317F00">
        <w:instrText>com</w:instrText>
      </w:r>
      <w:r w:rsidR="00317F00" w:rsidRPr="003D1E67">
        <w:rPr>
          <w:lang w:val="ru-RU"/>
          <w:rPrChange w:id="4281" w:author="Никита Гринь" w:date="2026-07-31T11:14:00Z" w16du:dateUtc="2026-07-31T08:14:00Z">
            <w:rPr/>
          </w:rPrChange>
        </w:rPr>
        <w:instrText>/</w:instrText>
      </w:r>
      <w:r w:rsidR="00317F00">
        <w:instrText>document</w:instrText>
      </w:r>
      <w:r w:rsidR="00317F00" w:rsidRPr="003D1E67">
        <w:rPr>
          <w:lang w:val="ru-RU"/>
          <w:rPrChange w:id="4282" w:author="Никита Гринь" w:date="2026-07-31T11:14:00Z" w16du:dateUtc="2026-07-31T08:14:00Z">
            <w:rPr/>
          </w:rPrChange>
        </w:rPr>
        <w:instrText>/</w:instrText>
      </w:r>
      <w:r w:rsidR="00317F00">
        <w:instrText>d</w:instrText>
      </w:r>
      <w:r w:rsidR="00317F00" w:rsidRPr="003D1E67">
        <w:rPr>
          <w:lang w:val="ru-RU"/>
          <w:rPrChange w:id="4283" w:author="Никита Гринь" w:date="2026-07-31T11:14:00Z" w16du:dateUtc="2026-07-31T08:14:00Z">
            <w:rPr/>
          </w:rPrChange>
        </w:rPr>
        <w:instrText>/1</w:instrText>
      </w:r>
      <w:r w:rsidR="00317F00">
        <w:instrText>HRsIqDCwgGZgX</w:instrText>
      </w:r>
      <w:r w:rsidR="00317F00" w:rsidRPr="003D1E67">
        <w:rPr>
          <w:lang w:val="ru-RU"/>
          <w:rPrChange w:id="4284" w:author="Никита Гринь" w:date="2026-07-31T11:14:00Z" w16du:dateUtc="2026-07-31T08:14:00Z">
            <w:rPr/>
          </w:rPrChange>
        </w:rPr>
        <w:instrText>-</w:instrText>
      </w:r>
      <w:r w:rsidR="00317F00">
        <w:instrText>G</w:instrText>
      </w:r>
      <w:r w:rsidR="00317F00" w:rsidRPr="003D1E67">
        <w:rPr>
          <w:lang w:val="ru-RU"/>
          <w:rPrChange w:id="4285" w:author="Никита Гринь" w:date="2026-07-31T11:14:00Z" w16du:dateUtc="2026-07-31T08:14:00Z">
            <w:rPr/>
          </w:rPrChange>
        </w:rPr>
        <w:instrText>6</w:instrText>
      </w:r>
      <w:r w:rsidR="00317F00">
        <w:instrText>ixQf</w:instrText>
      </w:r>
      <w:r w:rsidR="00317F00" w:rsidRPr="003D1E67">
        <w:rPr>
          <w:lang w:val="ru-RU"/>
          <w:rPrChange w:id="4286" w:author="Никита Гринь" w:date="2026-07-31T11:14:00Z" w16du:dateUtc="2026-07-31T08:14:00Z">
            <w:rPr/>
          </w:rPrChange>
        </w:rPr>
        <w:instrText>3</w:instrText>
      </w:r>
      <w:r w:rsidR="00317F00">
        <w:instrText>jXXzxb</w:instrText>
      </w:r>
      <w:r w:rsidR="00317F00" w:rsidRPr="003D1E67">
        <w:rPr>
          <w:lang w:val="ru-RU"/>
          <w:rPrChange w:id="4287" w:author="Никита Гринь" w:date="2026-07-31T11:14:00Z" w16du:dateUtc="2026-07-31T08:14:00Z">
            <w:rPr/>
          </w:rPrChange>
        </w:rPr>
        <w:instrText>_</w:instrText>
      </w:r>
      <w:r w:rsidR="00317F00">
        <w:instrText>jAhj</w:instrText>
      </w:r>
      <w:r w:rsidR="00317F00" w:rsidRPr="003D1E67">
        <w:rPr>
          <w:lang w:val="ru-RU"/>
          <w:rPrChange w:id="4288" w:author="Никита Гринь" w:date="2026-07-31T11:14:00Z" w16du:dateUtc="2026-07-31T08:14:00Z">
            <w:rPr/>
          </w:rPrChange>
        </w:rPr>
        <w:instrText>/</w:instrText>
      </w:r>
      <w:r w:rsidR="00317F00">
        <w:instrText>edit</w:instrText>
      </w:r>
      <w:r w:rsidR="00317F00" w:rsidRPr="003D1E67">
        <w:rPr>
          <w:lang w:val="ru-RU"/>
          <w:rPrChange w:id="4289" w:author="Никита Гринь" w:date="2026-07-31T11:14:00Z" w16du:dateUtc="2026-07-31T08:14:00Z">
            <w:rPr/>
          </w:rPrChange>
        </w:rPr>
        <w:instrText>" \</w:instrText>
      </w:r>
      <w:r w:rsidR="00317F00">
        <w:instrText>l</w:instrText>
      </w:r>
      <w:r w:rsidR="00317F00" w:rsidRPr="003D1E67">
        <w:rPr>
          <w:lang w:val="ru-RU"/>
          <w:rPrChange w:id="4290" w:author="Никита Гринь" w:date="2026-07-31T11:14:00Z" w16du:dateUtc="2026-07-31T08:14:00Z">
            <w:rPr/>
          </w:rPrChange>
        </w:rPr>
        <w:instrText xml:space="preserve"> "</w:instrText>
      </w:r>
      <w:r w:rsidR="00317F00">
        <w:instrText>bookmark</w:instrText>
      </w:r>
      <w:r w:rsidR="00317F00" w:rsidRPr="003D1E67">
        <w:rPr>
          <w:lang w:val="ru-RU"/>
          <w:rPrChange w:id="4291" w:author="Никита Гринь" w:date="2026-07-31T11:14:00Z" w16du:dateUtc="2026-07-31T08:14:00Z">
            <w:rPr/>
          </w:rPrChange>
        </w:rPr>
        <w:instrText>=</w:instrText>
      </w:r>
      <w:r w:rsidR="00317F00">
        <w:instrText>id</w:instrText>
      </w:r>
      <w:r w:rsidR="00317F00" w:rsidRPr="003D1E67">
        <w:rPr>
          <w:lang w:val="ru-RU"/>
          <w:rPrChange w:id="4292" w:author="Никита Гринь" w:date="2026-07-31T11:14:00Z" w16du:dateUtc="2026-07-31T08:14:00Z">
            <w:rPr/>
          </w:rPrChange>
        </w:rPr>
        <w:instrText>.908</w:instrText>
      </w:r>
      <w:r w:rsidR="00317F00">
        <w:instrText>xphmhk</w:instrText>
      </w:r>
      <w:r w:rsidR="00317F00" w:rsidRPr="003D1E67">
        <w:rPr>
          <w:lang w:val="ru-RU"/>
          <w:rPrChange w:id="4293" w:author="Никита Гринь" w:date="2026-07-31T11:14:00Z" w16du:dateUtc="2026-07-31T08:14:00Z">
            <w:rPr/>
          </w:rPrChange>
        </w:rPr>
        <w:instrText>9</w:instrText>
      </w:r>
      <w:r w:rsidR="00317F00">
        <w:instrText>pk</w:instrText>
      </w:r>
      <w:r w:rsidR="00317F00" w:rsidRPr="003D1E67">
        <w:rPr>
          <w:lang w:val="ru-RU"/>
          <w:rPrChange w:id="4294" w:author="Никита Гринь" w:date="2026-07-31T11:14:00Z" w16du:dateUtc="2026-07-31T08:14:00Z">
            <w:rPr/>
          </w:rPrChange>
        </w:rPr>
        <w:instrText>" \</w:instrText>
      </w:r>
      <w:r w:rsidR="00317F00">
        <w:instrText>h</w:instrText>
      </w:r>
      <w:r w:rsidR="00317F00">
        <w:fldChar w:fldCharType="separate"/>
      </w:r>
      <w:r w:rsidR="00317F00">
        <w:rPr>
          <w:rFonts w:ascii="Arial" w:eastAsia="Arial" w:hAnsi="Arial" w:cs="Arial"/>
          <w:color w:val="156082"/>
        </w:rPr>
        <w:t>II</w:t>
      </w:r>
      <w:r w:rsidR="00317F00" w:rsidRPr="003C42DA">
        <w:rPr>
          <w:rFonts w:ascii="Arial" w:eastAsia="Arial" w:hAnsi="Arial" w:cs="Arial"/>
          <w:color w:val="156082"/>
          <w:lang w:val="ru-RU"/>
        </w:rPr>
        <w:t>.7.1</w:t>
      </w:r>
      <w:r w:rsidR="00317F00">
        <w:fldChar w:fldCharType="end"/>
      </w:r>
      <w:r w:rsidR="00317F00" w:rsidRPr="003C42DA">
        <w:rPr>
          <w:rFonts w:ascii="Arial" w:eastAsia="Arial" w:hAnsi="Arial" w:cs="Arial"/>
          <w:lang w:val="ru-RU"/>
        </w:rPr>
        <w:t>).</w:t>
      </w:r>
    </w:p>
    <w:p w14:paraId="71CFC2E0" w14:textId="77777777" w:rsidR="009D43E8" w:rsidRPr="0030129E" w:rsidRDefault="00317F00">
      <w:pPr>
        <w:numPr>
          <w:ilvl w:val="0"/>
          <w:numId w:val="32"/>
        </w:numPr>
        <w:spacing w:before="36" w:after="36"/>
        <w:rPr>
          <w:ins w:id="4295" w:author="Никита Гринь" w:date="2026-08-03T16:03:00Z" w16du:dateUtc="2026-08-03T13:03:00Z"/>
          <w:lang w:val="ru-RU"/>
          <w:rPrChange w:id="4296" w:author="Никита Гринь" w:date="2026-08-03T16:03:00Z" w16du:dateUtc="2026-08-03T13:03:00Z">
            <w:rPr>
              <w:ins w:id="4297" w:author="Никита Гринь" w:date="2026-08-03T16:03:00Z" w16du:dateUtc="2026-08-03T13:03:00Z"/>
              <w:rFonts w:ascii="Arial" w:eastAsia="Arial" w:hAnsi="Arial" w:cs="Arial"/>
              <w:lang w:val="ru-RU"/>
            </w:rPr>
          </w:rPrChange>
        </w:rPr>
      </w:pPr>
      <w:r w:rsidRPr="003C42DA">
        <w:rPr>
          <w:rFonts w:ascii="Arial" w:eastAsia="Arial" w:hAnsi="Arial" w:cs="Arial"/>
          <w:b/>
          <w:bCs/>
          <w:lang w:val="ru-RU"/>
        </w:rPr>
        <w:t>Разделение ответственности:</w:t>
      </w:r>
      <w:r w:rsidRPr="003C42DA">
        <w:rPr>
          <w:rFonts w:ascii="Arial" w:eastAsia="Arial" w:hAnsi="Arial" w:cs="Arial"/>
          <w:lang w:val="ru-RU"/>
        </w:rPr>
        <w:t xml:space="preserve"> Заказчик — инфраструктура, каналы, согласование </w:t>
      </w:r>
      <w:r w:rsidRPr="003C42DA">
        <w:rPr>
          <w:rFonts w:ascii="Arial" w:eastAsia="Arial" w:hAnsi="Arial" w:cs="Arial"/>
          <w:b/>
          <w:bCs/>
          <w:lang w:val="ru-RU"/>
        </w:rPr>
        <w:t>ИБ</w:t>
      </w:r>
      <w:r w:rsidRPr="003C42DA">
        <w:rPr>
          <w:rFonts w:ascii="Arial" w:eastAsia="Arial" w:hAnsi="Arial" w:cs="Arial"/>
          <w:lang w:val="ru-RU"/>
        </w:rPr>
        <w:t xml:space="preserve">; доработка 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Oktell</w:t>
      </w:r>
      <w:r w:rsidRPr="003C42DA">
        <w:rPr>
          <w:rFonts w:ascii="Arial" w:eastAsia="Arial" w:hAnsi="Arial" w:cs="Arial"/>
          <w:lang w:val="ru-RU"/>
        </w:rPr>
        <w:t xml:space="preserve"> — по матрицам </w:t>
      </w:r>
      <w:r>
        <w:rPr>
          <w:rFonts w:ascii="Arial" w:eastAsia="Arial" w:hAnsi="Arial" w:cs="Arial"/>
        </w:rPr>
        <w:t>BTX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OKT</w:t>
      </w:r>
      <w:r w:rsidRPr="003C42DA">
        <w:rPr>
          <w:rFonts w:ascii="Arial" w:eastAsia="Arial" w:hAnsi="Arial" w:cs="Arial"/>
          <w:lang w:val="ru-RU"/>
        </w:rPr>
        <w:t xml:space="preserve">; Исполнитель — приемник,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ASR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, </w:t>
      </w:r>
      <w:r w:rsidRPr="003C42DA">
        <w:rPr>
          <w:rFonts w:ascii="Arial" w:eastAsia="Arial" w:hAnsi="Arial" w:cs="Arial"/>
          <w:lang w:val="ru-RU"/>
        </w:rPr>
        <w:t xml:space="preserve">методика разметки СУЗ </w:t>
      </w:r>
      <w:r w:rsidRPr="003C42DA">
        <w:rPr>
          <w:rFonts w:ascii="Arial" w:eastAsia="Arial" w:hAnsi="Arial" w:cs="Arial"/>
          <w:b/>
          <w:bCs/>
          <w:lang w:val="ru-RU"/>
        </w:rPr>
        <w:t>[Прил.1 §4.5.1.6]</w:t>
      </w:r>
      <w:r w:rsidRPr="003C42DA">
        <w:rPr>
          <w:rFonts w:ascii="Arial" w:eastAsia="Arial" w:hAnsi="Arial" w:cs="Arial"/>
          <w:lang w:val="ru-RU"/>
        </w:rPr>
        <w:t>.</w:t>
      </w:r>
    </w:p>
    <w:p w14:paraId="7E36FF11" w14:textId="77777777" w:rsidR="0030129E" w:rsidRDefault="0030129E" w:rsidP="0030129E">
      <w:pPr>
        <w:spacing w:before="36" w:after="36"/>
        <w:rPr>
          <w:ins w:id="4300" w:author="Никита Гринь" w:date="2026-08-03T16:03:00Z" w16du:dateUtc="2026-08-03T13:03:00Z"/>
          <w:lang w:val="ru-RU"/>
        </w:rPr>
      </w:pPr>
    </w:p>
    <w:p w14:paraId="304A91C6" w14:textId="72A3794A" w:rsidR="0030129E" w:rsidRPr="0030129E" w:rsidRDefault="0030129E" w:rsidP="0030129E">
      <w:pPr>
        <w:spacing w:before="36" w:after="36"/>
        <w:rPr>
          <w:ins w:id="4301" w:author="Никита Гринь" w:date="2026-08-03T16:03:00Z" w16du:dateUtc="2026-08-03T13:03:00Z"/>
          <w:b/>
          <w:bCs/>
          <w:lang w:val="ru-RU"/>
          <w:rPrChange w:id="4302" w:author="Никита Гринь" w:date="2026-08-03T16:03:00Z" w16du:dateUtc="2026-08-03T13:03:00Z">
            <w:rPr>
              <w:ins w:id="4303" w:author="Никита Гринь" w:date="2026-08-03T16:03:00Z" w16du:dateUtc="2026-08-03T13:03:00Z"/>
              <w:lang w:val="ru-RU"/>
            </w:rPr>
          </w:rPrChange>
        </w:rPr>
      </w:pPr>
      <w:ins w:id="4306" w:author="Никита Гринь" w:date="2026-08-03T16:03:00Z" w16du:dateUtc="2026-08-03T13:03:00Z">
        <w:r w:rsidRPr="0030129E">
          <w:rPr>
            <w:rFonts w:ascii="Arial" w:eastAsia="Arial" w:hAnsi="Arial" w:cs="Arial"/>
            <w:b/>
            <w:bCs/>
            <w:lang w:val="ru-RU"/>
            <w:rPrChange w:id="4307" w:author="Никита Гринь" w:date="2026-08-03T16:03:00Z" w16du:dateUtc="2026-08-03T13:03:00Z">
              <w:rPr>
                <w:rFonts w:ascii="Arial" w:eastAsia="Arial" w:hAnsi="Arial" w:cs="Arial"/>
                <w:lang w:val="ru-RU"/>
              </w:rPr>
            </w:rPrChange>
          </w:rPr>
          <w:t xml:space="preserve">методика разметки СУЗ </w:t>
        </w:r>
      </w:ins>
    </w:p>
    <w:p w14:paraId="408A361D" w14:textId="77777777" w:rsidR="0030129E" w:rsidRPr="0030129E" w:rsidRDefault="0030129E" w:rsidP="0030129E">
      <w:pPr>
        <w:spacing w:before="36" w:after="36"/>
        <w:rPr>
          <w:ins w:id="4310" w:author="Никита Гринь" w:date="2026-08-03T16:03:00Z" w16du:dateUtc="2026-08-03T13:03:00Z"/>
          <w:lang w:val="ru-RU"/>
        </w:rPr>
      </w:pPr>
      <w:ins w:id="4311" w:author="Никита Гринь" w:date="2026-08-03T16:03:00Z" w16du:dateUtc="2026-08-03T13:03:00Z">
        <w:r w:rsidRPr="0030129E">
          <w:rPr>
            <w:lang w:val="ru-RU"/>
          </w:rPr>
          <w:t>Разметка СУЗ для LLM (§4.5.1.6) выполняется Исполнителем по согласованию с Заказчиком:</w:t>
        </w:r>
      </w:ins>
    </w:p>
    <w:p w14:paraId="114AD4F3" w14:textId="77777777" w:rsidR="0030129E" w:rsidRPr="0030129E" w:rsidRDefault="0030129E" w:rsidP="0030129E">
      <w:pPr>
        <w:spacing w:before="36" w:after="36"/>
        <w:rPr>
          <w:ins w:id="4312" w:author="Никита Гринь" w:date="2026-08-03T16:03:00Z" w16du:dateUtc="2026-08-03T13:03:00Z"/>
          <w:lang w:val="ru-RU"/>
        </w:rPr>
      </w:pPr>
      <w:ins w:id="4313" w:author="Никита Гринь" w:date="2026-08-03T16:03:00Z" w16du:dateUtc="2026-08-03T13:03:00Z">
        <w:r w:rsidRPr="0030129E">
          <w:rPr>
            <w:lang w:val="ru-RU"/>
          </w:rPr>
          <w:t>• Исполнитель разрабатывает методику разметки (как дробить статьи на фрагменты, какие метаданные обязательны, как оформлять FAQ/эталоны) и согласует её с Заказчиком;</w:t>
        </w:r>
      </w:ins>
    </w:p>
    <w:p w14:paraId="7ED81CA8" w14:textId="77777777" w:rsidR="0030129E" w:rsidRPr="0030129E" w:rsidRDefault="0030129E" w:rsidP="0030129E">
      <w:pPr>
        <w:spacing w:before="36" w:after="36"/>
        <w:rPr>
          <w:ins w:id="4314" w:author="Никита Гринь" w:date="2026-08-03T16:03:00Z" w16du:dateUtc="2026-08-03T13:03:00Z"/>
          <w:lang w:val="ru-RU"/>
        </w:rPr>
      </w:pPr>
      <w:ins w:id="4315" w:author="Никита Гринь" w:date="2026-08-03T16:03:00Z" w16du:dateUtc="2026-08-03T13:03:00Z">
        <w:r w:rsidRPr="0030129E">
          <w:rPr>
            <w:lang w:val="ru-RU"/>
          </w:rPr>
          <w:t>• Исполнитель применяет методику к пилотному/согласованному объёму статей СУЗ и настраивает автоматический пайплайн ingest (нормализация → chunking → embedding → индекс cc_production);</w:t>
        </w:r>
      </w:ins>
    </w:p>
    <w:p w14:paraId="43D04394" w14:textId="77777777" w:rsidR="0030129E" w:rsidRPr="0030129E" w:rsidRDefault="0030129E" w:rsidP="0030129E">
      <w:pPr>
        <w:spacing w:before="36" w:after="36"/>
        <w:rPr>
          <w:ins w:id="4316" w:author="Никита Гринь" w:date="2026-08-03T16:03:00Z" w16du:dateUtc="2026-08-03T13:03:00Z"/>
          <w:lang w:val="ru-RU"/>
        </w:rPr>
      </w:pPr>
      <w:ins w:id="4317" w:author="Никита Гринь" w:date="2026-08-03T16:03:00Z" w16du:dateUtc="2026-08-03T13:03:00Z">
        <w:r w:rsidRPr="0030129E">
          <w:rPr>
            <w:lang w:val="ru-RU"/>
          </w:rPr>
          <w:t>• после запуска пайплайна обновление индекса идёт автоматически при публикации в СУЗ; Заказчик редактирует контент в СУЗ, Исполнитель сопровождает методику и пайплайн.</w:t>
        </w:r>
      </w:ins>
    </w:p>
    <w:p w14:paraId="703351C2" w14:textId="27BD69FF" w:rsidR="0030129E" w:rsidRPr="003C42DA" w:rsidRDefault="0030129E">
      <w:pPr>
        <w:spacing w:before="36" w:after="36"/>
        <w:rPr>
          <w:lang w:val="ru-RU"/>
        </w:rPr>
        <w:pPrChange w:id="4318" w:author="Никита Гринь" w:date="2026-08-03T16:03:00Z" w16du:dateUtc="2026-08-03T13:03:00Z">
          <w:pPr>
            <w:numPr>
              <w:numId w:val="32"/>
            </w:numPr>
            <w:spacing w:before="36" w:after="36"/>
            <w:ind w:left="720" w:hanging="360"/>
          </w:pPr>
        </w:pPrChange>
      </w:pPr>
      <w:ins w:id="4319" w:author="Никита Гринь" w:date="2026-08-03T16:03:00Z" w16du:dateUtc="2026-08-03T13:03:00Z">
        <w:r w:rsidRPr="0030129E">
          <w:rPr>
            <w:lang w:val="ru-RU"/>
          </w:rPr>
          <w:t>Ручная разметка ключевых слов для обучения модуля понимания не требуется (§4.2.1.7).</w:t>
        </w:r>
      </w:ins>
    </w:p>
    <w:p w14:paraId="4A73FF37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68C3666E" wp14:editId="2B3D78DB">
            <wp:extent cx="8229600" cy="5372100"/>
            <wp:effectExtent l="0" t="0" r="0" b="0"/>
            <wp:docPr id="25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12B3ED" w14:textId="77777777" w:rsidR="009D43E8" w:rsidRDefault="009D43E8">
      <w:pPr>
        <w:rPr>
          <w:rFonts w:ascii="Arial" w:eastAsia="Arial" w:hAnsi="Arial" w:cs="Arial"/>
        </w:rPr>
      </w:pPr>
    </w:p>
    <w:bookmarkStart w:id="4320" w:name="bookmark=kix.rjjzmyjzy0yx" w:colFirst="0" w:colLast="0"/>
    <w:bookmarkEnd w:id="4320"/>
    <w:p w14:paraId="6B8D67DB" w14:textId="77777777" w:rsidR="009D43E8" w:rsidRDefault="00000000">
      <w:pPr>
        <w:pStyle w:val="2"/>
        <w:rPr>
          <w:rFonts w:ascii="Arial" w:eastAsia="Arial" w:hAnsi="Arial" w:cs="Arial"/>
        </w:rPr>
      </w:pPr>
      <w:sdt>
        <w:sdtPr>
          <w:tag w:val="goog_rdk_304"/>
          <w:id w:val="-1512160001"/>
        </w:sdtPr>
        <w:sdtContent>
          <w:r w:rsidR="00317F00">
            <w:rPr>
              <w:rFonts w:ascii="Arial Unicode MS" w:eastAsia="Arial Unicode MS" w:hAnsi="Arial Unicode MS" w:cs="Arial Unicode MS"/>
            </w:rPr>
            <w:t xml:space="preserve">VI.1. СУЗ ↔ </w:t>
          </w:r>
          <w:r w:rsidR="00317F00">
            <w:rPr>
              <w:rFonts w:ascii="Arial Unicode MS" w:eastAsia="Arial Unicode MS" w:hAnsi="Arial Unicode MS" w:cs="Arial Unicode MS"/>
            </w:rPr>
            <w:t>RAG</w:t>
          </w:r>
        </w:sdtContent>
      </w:sdt>
    </w:p>
    <w:p w14:paraId="2AD637D1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 xml:space="preserve">[Прил.1 §4.1.5–6, §4.5.1.3]: модель B webhook, индекс </w:t>
      </w:r>
      <w:r>
        <w:rPr>
          <w:rFonts w:ascii="Arial" w:eastAsia="Arial" w:hAnsi="Arial" w:cs="Arial"/>
          <w:b/>
          <w:bCs/>
          <w:sz w:val="22"/>
          <w:szCs w:val="22"/>
        </w:rPr>
        <w:t>cc_production</w:t>
      </w:r>
    </w:p>
    <w:p w14:paraId="77281F1E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Сводка интеграции Bitrix СУЗ: payload, INT-01…10, BTX deliverables, INT-T-SUZ.</w:t>
      </w:r>
    </w:p>
    <w:p w14:paraId="593ECC11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подсказки КЦ всегда опираются на актуальный индекс СУЗ без </w:t>
      </w:r>
      <w:r>
        <w:rPr>
          <w:rFonts w:ascii="Arial" w:eastAsia="Arial" w:hAnsi="Arial" w:cs="Arial"/>
        </w:rPr>
        <w:t>runtime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 к </w:t>
      </w:r>
      <w:r>
        <w:rPr>
          <w:rFonts w:ascii="Arial" w:eastAsia="Arial" w:hAnsi="Arial" w:cs="Arial"/>
        </w:rPr>
        <w:t>CMS</w:t>
      </w:r>
      <w:r w:rsidRPr="003C42DA">
        <w:rPr>
          <w:rFonts w:ascii="Arial" w:eastAsia="Arial" w:hAnsi="Arial" w:cs="Arial"/>
          <w:lang w:val="ru-RU"/>
        </w:rPr>
        <w:t>.</w:t>
      </w:r>
    </w:p>
    <w:p w14:paraId="59277FEA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Система:1С-Битрикс: Управление сайтом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СУЗ</w:t>
      </w:r>
      <w:r w:rsidRPr="003C42DA">
        <w:rPr>
          <w:rFonts w:ascii="Arial" w:eastAsia="Arial" w:hAnsi="Arial" w:cs="Arial"/>
          <w:lang w:val="ru-RU"/>
        </w:rPr>
        <w:t xml:space="preserve">, </w:t>
      </w:r>
      <w:r w:rsidRPr="003C42DA">
        <w:rPr>
          <w:rFonts w:ascii="Arial" w:eastAsia="Arial" w:hAnsi="Arial" w:cs="Arial"/>
          <w:b/>
          <w:bCs/>
          <w:lang w:val="ru-RU"/>
        </w:rPr>
        <w:t xml:space="preserve">не 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b/>
          <w:bCs/>
          <w:lang w:val="ru-RU"/>
        </w:rPr>
        <w:t>24</w:t>
      </w:r>
      <w:r w:rsidRPr="003C42DA">
        <w:rPr>
          <w:rFonts w:ascii="Arial" w:eastAsia="Arial" w:hAnsi="Arial" w:cs="Arial"/>
          <w:lang w:val="ru-RU"/>
        </w:rPr>
        <w:t xml:space="preserve">) — единственный официальный источник консультаций КЦ </w:t>
      </w:r>
      <w:r w:rsidRPr="003C42DA">
        <w:rPr>
          <w:rFonts w:ascii="Arial" w:eastAsia="Arial" w:hAnsi="Arial" w:cs="Arial"/>
          <w:b/>
          <w:bCs/>
          <w:lang w:val="ru-RU"/>
        </w:rPr>
        <w:t>[Прил.1 §4.1.5–6, §4.5.1.3]</w:t>
      </w:r>
      <w:r w:rsidRPr="003C42DA">
        <w:rPr>
          <w:rFonts w:ascii="Arial" w:eastAsia="Arial" w:hAnsi="Arial" w:cs="Arial"/>
          <w:lang w:val="ru-RU"/>
        </w:rPr>
        <w:t>.</w:t>
      </w:r>
    </w:p>
    <w:p w14:paraId="0F9CE04A" w14:textId="77777777" w:rsidR="00FC685C" w:rsidRPr="00FC685C" w:rsidRDefault="00317F00" w:rsidP="00FC685C">
      <w:pPr>
        <w:spacing w:before="180" w:after="180"/>
        <w:rPr>
          <w:ins w:id="4323" w:author="Никита Гринь" w:date="2026-08-03T16:06:00Z"/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Нормативный контракт интеграции- </w:t>
      </w:r>
      <w:del w:id="4325" w:author="Солдатенко Евгений Павлович" w:date="2026-07-31T09:05:00Z">
        <w:r w:rsidRPr="003C42DA" w:rsidDel="00211972">
          <w:rPr>
            <w:rFonts w:ascii="Arial" w:eastAsia="Arial" w:hAnsi="Arial" w:cs="Arial"/>
            <w:b/>
            <w:bCs/>
            <w:lang w:val="ru-RU"/>
          </w:rPr>
          <w:delText xml:space="preserve">дочернее ТЗ </w:delText>
        </w:r>
      </w:del>
      <w:r w:rsidRPr="003C42DA">
        <w:rPr>
          <w:rFonts w:ascii="Arial" w:eastAsia="Arial" w:hAnsi="Arial" w:cs="Arial"/>
          <w:b/>
          <w:bCs/>
          <w:lang w:val="ru-RU"/>
        </w:rPr>
        <w:t>на интеграцию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211972">
        <w:rPr>
          <w:rFonts w:ascii="Arial" w:eastAsia="Arial" w:hAnsi="Arial" w:cs="Arial"/>
          <w:lang w:val="ru-RU"/>
        </w:rPr>
        <w:t xml:space="preserve">(модель </w:t>
      </w:r>
      <w:r>
        <w:rPr>
          <w:rFonts w:ascii="Arial" w:eastAsia="Arial" w:hAnsi="Arial" w:cs="Arial"/>
          <w:b/>
          <w:bCs/>
        </w:rPr>
        <w:t>B</w:t>
      </w:r>
      <w:r w:rsidRPr="00211972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INT</w:t>
      </w:r>
      <w:r w:rsidRPr="00211972">
        <w:rPr>
          <w:rFonts w:ascii="Arial" w:eastAsia="Arial" w:hAnsi="Arial" w:cs="Arial"/>
          <w:lang w:val="ru-RU"/>
        </w:rPr>
        <w:t xml:space="preserve">-01…10, </w:t>
      </w:r>
      <w:r>
        <w:rPr>
          <w:rFonts w:ascii="Arial" w:eastAsia="Arial" w:hAnsi="Arial" w:cs="Arial"/>
        </w:rPr>
        <w:t>BTX</w:t>
      </w:r>
      <w:r w:rsidRPr="00211972">
        <w:rPr>
          <w:rFonts w:ascii="Arial" w:eastAsia="Arial" w:hAnsi="Arial" w:cs="Arial"/>
          <w:lang w:val="ru-RU"/>
        </w:rPr>
        <w:t xml:space="preserve">-1…10, </w:t>
      </w:r>
      <w:r>
        <w:rPr>
          <w:rFonts w:ascii="Arial" w:eastAsia="Arial" w:hAnsi="Arial" w:cs="Arial"/>
        </w:rPr>
        <w:t>UC</w:t>
      </w:r>
      <w:r w:rsidRPr="00211972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JSON</w:t>
      </w:r>
      <w:r w:rsidRPr="00211972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Schema</w:t>
      </w:r>
      <w:r w:rsidRPr="00211972">
        <w:rPr>
          <w:rFonts w:ascii="Arial" w:eastAsia="Arial" w:hAnsi="Arial" w:cs="Arial"/>
          <w:lang w:val="ru-RU"/>
        </w:rPr>
        <w:t xml:space="preserve">). </w:t>
      </w:r>
      <w:r w:rsidRPr="003C42DA">
        <w:rPr>
          <w:rFonts w:ascii="Arial" w:eastAsia="Arial" w:hAnsi="Arial" w:cs="Arial"/>
          <w:lang w:val="ru-RU"/>
        </w:rPr>
        <w:t>В</w:t>
      </w:r>
      <w:del w:id="4326" w:author="Солдатенко Евгений Павлович" w:date="2026-07-31T09:05:00Z">
        <w:r w:rsidRPr="003C42DA" w:rsidDel="00211972">
          <w:rPr>
            <w:rFonts w:ascii="Arial" w:eastAsia="Arial" w:hAnsi="Arial" w:cs="Arial"/>
            <w:lang w:val="ru-RU"/>
          </w:rPr>
          <w:delText xml:space="preserve"> </w:delText>
        </w:r>
        <w:r w:rsidDel="00211972">
          <w:rPr>
            <w:rFonts w:ascii="Arial" w:eastAsia="Arial" w:hAnsi="Arial" w:cs="Arial"/>
          </w:rPr>
          <w:delText>v</w:delText>
        </w:r>
        <w:r w:rsidRPr="003C42DA" w:rsidDel="00211972">
          <w:rPr>
            <w:rFonts w:ascii="Arial" w:eastAsia="Arial" w:hAnsi="Arial" w:cs="Arial"/>
            <w:lang w:val="ru-RU"/>
          </w:rPr>
          <w:delText xml:space="preserve">1.2 </w:delText>
        </w:r>
      </w:del>
      <w:r w:rsidRPr="003C42DA">
        <w:rPr>
          <w:rFonts w:ascii="Arial" w:eastAsia="Arial" w:hAnsi="Arial" w:cs="Arial"/>
          <w:lang w:val="ru-RU"/>
        </w:rPr>
        <w:t xml:space="preserve">— сводка для согласования; при расхождении </w:t>
      </w:r>
      <w:ins w:id="4328" w:author="Никита Гринь" w:date="2026-08-03T16:06:00Z">
        <w:r w:rsidR="00FC685C" w:rsidRPr="00FC685C">
          <w:rPr>
            <w:rFonts w:ascii="Arial" w:eastAsia="Arial" w:hAnsi="Arial" w:cs="Arial"/>
            <w:lang w:val="ru-RU"/>
          </w:rPr>
          <w:t>приоритет у формулировок настоящего ТЗ и Прил.1 к договору.</w:t>
        </w:r>
      </w:ins>
    </w:p>
    <w:p w14:paraId="5B6328BF" w14:textId="10553108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del w:id="4329" w:author="Никита Гринь" w:date="2026-08-03T16:06:00Z" w16du:dateUtc="2026-08-03T13:06:00Z">
        <w:r w:rsidRPr="003C42DA" w:rsidDel="00FC685C">
          <w:rPr>
            <w:rFonts w:ascii="Arial" w:eastAsia="Arial" w:hAnsi="Arial" w:cs="Arial"/>
            <w:lang w:val="ru-RU"/>
          </w:rPr>
          <w:delText xml:space="preserve">приоритет </w:delText>
        </w:r>
        <w:r w:rsidRPr="003C42DA" w:rsidDel="00FC685C">
          <w:rPr>
            <w:rFonts w:ascii="Arial" w:eastAsia="Arial" w:hAnsi="Arial" w:cs="Arial"/>
            <w:lang w:val="ru-RU"/>
          </w:rPr>
          <w:delText>у дочернего ТЗ</w:delText>
        </w:r>
        <w:r w:rsidRPr="003C42DA" w:rsidDel="00FC685C">
          <w:rPr>
            <w:rFonts w:ascii="Arial" w:eastAsia="Arial" w:hAnsi="Arial" w:cs="Arial"/>
            <w:lang w:val="ru-RU"/>
          </w:rPr>
          <w:delText>.</w:delText>
        </w:r>
      </w:del>
    </w:p>
    <w:p w14:paraId="061F0114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Контекст эксплуатации:</w:t>
      </w:r>
    </w:p>
    <w:p w14:paraId="6E792000" w14:textId="77777777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Оператор консультирует </w:t>
      </w:r>
      <w:r w:rsidRPr="003C42DA">
        <w:rPr>
          <w:rFonts w:ascii="Arial" w:eastAsia="Arial" w:hAnsi="Arial" w:cs="Arial"/>
          <w:b/>
          <w:bCs/>
          <w:lang w:val="ru-RU"/>
        </w:rPr>
        <w:t>из СУЗ</w:t>
      </w:r>
      <w:r w:rsidRPr="003C42DA">
        <w:rPr>
          <w:rFonts w:ascii="Arial" w:eastAsia="Arial" w:hAnsi="Arial" w:cs="Arial"/>
          <w:lang w:val="ru-RU"/>
        </w:rPr>
        <w:t>; при отсутствии информации — старший оператор или контент-менеджер СУЗ.</w:t>
      </w:r>
    </w:p>
    <w:p w14:paraId="37CD81A2" w14:textId="2CCAD2E2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Ссылки на статьи СУЗ </w:t>
      </w:r>
      <w:r w:rsidRPr="003C42DA">
        <w:rPr>
          <w:rFonts w:ascii="Arial" w:eastAsia="Arial" w:hAnsi="Arial" w:cs="Arial"/>
          <w:b/>
          <w:bCs/>
          <w:lang w:val="ru-RU"/>
        </w:rPr>
        <w:t>нужны оператору</w:t>
      </w:r>
      <w:r w:rsidRPr="003C42DA">
        <w:rPr>
          <w:rFonts w:ascii="Arial" w:eastAsia="Arial" w:hAnsi="Arial" w:cs="Arial"/>
          <w:lang w:val="ru-RU"/>
        </w:rPr>
        <w:t xml:space="preserve"> для перехода; клиенту в </w:t>
      </w:r>
      <w:ins w:id="4331" w:author="Солдатенко Евгений Павлович" w:date="2026-07-31T09:06:00Z">
        <w:r w:rsidR="00211972" w:rsidRPr="00211972">
          <w:rPr>
            <w:rFonts w:ascii="Arial" w:eastAsia="Arial" w:hAnsi="Arial" w:cs="Arial"/>
            <w:highlight w:val="yellow"/>
            <w:lang w:val="ru-RU"/>
            <w:rPrChange w:id="4332" w:author="Солдатенко Евгений Павлович" w:date="2026-07-31T09:06:00Z">
              <w:rPr>
                <w:rFonts w:ascii="Arial" w:eastAsia="Arial" w:hAnsi="Arial" w:cs="Arial"/>
                <w:lang w:val="ru-RU"/>
              </w:rPr>
            </w:rPrChange>
          </w:rPr>
          <w:t>онлайн-</w:t>
        </w:r>
      </w:ins>
      <w:r w:rsidRPr="003C42DA">
        <w:rPr>
          <w:rFonts w:ascii="Arial" w:eastAsia="Arial" w:hAnsi="Arial" w:cs="Arial"/>
          <w:lang w:val="ru-RU"/>
        </w:rPr>
        <w:t xml:space="preserve">чате ссылки на СУЗ </w:t>
      </w:r>
      <w:r w:rsidRPr="003C42DA">
        <w:rPr>
          <w:rFonts w:ascii="Arial" w:eastAsia="Arial" w:hAnsi="Arial" w:cs="Arial"/>
          <w:b/>
          <w:bCs/>
          <w:lang w:val="ru-RU"/>
        </w:rPr>
        <w:t>не отправляются</w:t>
      </w:r>
      <w:r w:rsidRPr="003C42DA">
        <w:rPr>
          <w:rFonts w:ascii="Arial" w:eastAsia="Arial" w:hAnsi="Arial" w:cs="Arial"/>
          <w:lang w:val="ru-RU"/>
        </w:rPr>
        <w:t xml:space="preserve"> (допустимы ссылки на корпоративный сайт банка).</w:t>
      </w:r>
    </w:p>
    <w:p w14:paraId="61F2F167" w14:textId="77777777" w:rsidR="009D43E8" w:rsidRPr="003C42DA" w:rsidRDefault="00317F00">
      <w:pPr>
        <w:numPr>
          <w:ilvl w:val="0"/>
          <w:numId w:val="3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СУЗ обновляется </w:t>
      </w:r>
      <w:r w:rsidRPr="003C42DA">
        <w:rPr>
          <w:rFonts w:ascii="Arial" w:eastAsia="Arial" w:hAnsi="Arial" w:cs="Arial"/>
          <w:b/>
          <w:bCs/>
          <w:lang w:val="ru-RU"/>
        </w:rPr>
        <w:t>ежедневно</w:t>
      </w:r>
      <w:r w:rsidRPr="003C42DA">
        <w:rPr>
          <w:rFonts w:ascii="Arial" w:eastAsia="Arial" w:hAnsi="Arial" w:cs="Arial"/>
          <w:lang w:val="ru-RU"/>
        </w:rPr>
        <w:t xml:space="preserve"> (фактически — непрерывно в рабочее время); контент-менеджеры КЦ обрабатывают материалы департаментов банка.</w:t>
      </w:r>
    </w:p>
    <w:p w14:paraId="4023D62F" w14:textId="77777777" w:rsidR="009D43E8" w:rsidRDefault="00317F00">
      <w:pPr>
        <w:pStyle w:val="3"/>
        <w:rPr>
          <w:rFonts w:ascii="Arial" w:eastAsia="Arial" w:hAnsi="Arial" w:cs="Arial"/>
        </w:rPr>
      </w:pPr>
      <w:bookmarkStart w:id="4333" w:name="bookmark=kix.57rb6kfk95bv" w:colFirst="0" w:colLast="0"/>
      <w:bookmarkEnd w:id="4333"/>
      <w:r>
        <w:rPr>
          <w:rFonts w:ascii="Arial" w:eastAsia="Arial" w:hAnsi="Arial" w:cs="Arial"/>
        </w:rPr>
        <w:t>VI.1.1. As-Is</w:t>
      </w:r>
    </w:p>
    <w:p w14:paraId="39DC93C7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lang w:val="ru-RU"/>
        </w:rPr>
        <w:t xml:space="preserve">Текущее состояние </w:t>
      </w:r>
      <w:r>
        <w:rPr>
          <w:rFonts w:ascii="Arial" w:eastAsia="Arial" w:hAnsi="Arial" w:cs="Arial"/>
        </w:rPr>
        <w:t>As</w:t>
      </w:r>
      <w:r w:rsidRPr="00F12BAE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F12BAE">
        <w:rPr>
          <w:rFonts w:ascii="Arial" w:eastAsia="Arial" w:hAnsi="Arial" w:cs="Arial"/>
          <w:lang w:val="ru-RU"/>
        </w:rPr>
        <w:t xml:space="preserve"> по СУЗ:</w:t>
      </w:r>
    </w:p>
    <w:tbl>
      <w:tblPr>
        <w:tblStyle w:val="30"/>
        <w:tblW w:w="128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90"/>
        <w:gridCol w:w="9780"/>
      </w:tblGrid>
      <w:tr w:rsidR="009D43E8" w14:paraId="7B69F13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90" w:type="dxa"/>
          </w:tcPr>
          <w:p w14:paraId="5E1E1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Параметр</w:t>
            </w:r>
          </w:p>
        </w:tc>
        <w:tc>
          <w:tcPr>
            <w:tcW w:w="9780" w:type="dxa"/>
          </w:tcPr>
          <w:p w14:paraId="435DAA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Значение</w:t>
            </w:r>
          </w:p>
        </w:tc>
      </w:tr>
      <w:tr w:rsidR="009D43E8" w14:paraId="13F251C5" w14:textId="77777777" w:rsidTr="009D43E8">
        <w:tc>
          <w:tcPr>
            <w:tcW w:w="3090" w:type="dxa"/>
          </w:tcPr>
          <w:p w14:paraId="2A57853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Статей</w:t>
            </w:r>
          </w:p>
        </w:tc>
        <w:tc>
          <w:tcPr>
            <w:tcW w:w="9780" w:type="dxa"/>
          </w:tcPr>
          <w:p w14:paraId="7A9DD4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~</w:t>
            </w:r>
            <w:r>
              <w:rPr>
                <w:rFonts w:ascii="Arial" w:eastAsia="Arial" w:hAnsi="Arial" w:cs="Arial"/>
                <w:b/>
                <w:bCs/>
              </w:rPr>
              <w:t>1732</w:t>
            </w:r>
          </w:p>
        </w:tc>
      </w:tr>
      <w:tr w:rsidR="009D43E8" w:rsidRPr="0050000B" w14:paraId="74545044" w14:textId="77777777" w:rsidTr="009D43E8">
        <w:tc>
          <w:tcPr>
            <w:tcW w:w="3090" w:type="dxa"/>
          </w:tcPr>
          <w:p w14:paraId="5237B8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Обновления</w:t>
            </w:r>
          </w:p>
        </w:tc>
        <w:tc>
          <w:tcPr>
            <w:tcW w:w="9780" w:type="dxa"/>
          </w:tcPr>
          <w:p w14:paraId="3E9BA6A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10–30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изменений/день; раздел может правиться несколько раз за день</w:t>
            </w:r>
          </w:p>
        </w:tc>
      </w:tr>
      <w:tr w:rsidR="009D43E8" w:rsidRPr="0050000B" w14:paraId="5F297ABC" w14:textId="77777777" w:rsidTr="009D43E8">
        <w:tc>
          <w:tcPr>
            <w:tcW w:w="3090" w:type="dxa"/>
          </w:tcPr>
          <w:p w14:paraId="619842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</w:t>
            </w:r>
          </w:p>
        </w:tc>
        <w:tc>
          <w:tcPr>
            <w:tcW w:w="9780" w:type="dxa"/>
          </w:tcPr>
          <w:p w14:paraId="293B333D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Разделы, подразделы, категории; вложенность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до 5 уровней</w:t>
            </w:r>
          </w:p>
        </w:tc>
      </w:tr>
      <w:tr w:rsidR="009D43E8" w:rsidRPr="0050000B" w14:paraId="7D0DE8D1" w14:textId="77777777" w:rsidTr="009D43E8">
        <w:tc>
          <w:tcPr>
            <w:tcW w:w="3090" w:type="dxa"/>
          </w:tcPr>
          <w:p w14:paraId="555654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</w:t>
            </w:r>
          </w:p>
        </w:tc>
        <w:tc>
          <w:tcPr>
            <w:tcW w:w="9780" w:type="dxa"/>
          </w:tcPr>
          <w:p w14:paraId="6BF04ED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Текст, таблицы, </w:t>
            </w:r>
            <w:r>
              <w:rPr>
                <w:rFonts w:ascii="Arial" w:eastAsia="Arial" w:hAnsi="Arial" w:cs="Arial"/>
              </w:rPr>
              <w:t>PDF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Word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Excel</w:t>
            </w:r>
            <w:r w:rsidRPr="003C42DA">
              <w:rPr>
                <w:rFonts w:ascii="Arial" w:eastAsia="Arial" w:hAnsi="Arial" w:cs="Arial"/>
                <w:lang w:val="ru-RU"/>
              </w:rPr>
              <w:t>, изображения, ссылки</w:t>
            </w:r>
          </w:p>
        </w:tc>
      </w:tr>
      <w:tr w:rsidR="009D43E8" w14:paraId="5C1F79D8" w14:textId="77777777" w:rsidTr="009D43E8">
        <w:tc>
          <w:tcPr>
            <w:tcW w:w="3090" w:type="dxa"/>
          </w:tcPr>
          <w:p w14:paraId="19A9A23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Версионность</w:t>
            </w:r>
          </w:p>
        </w:tc>
        <w:tc>
          <w:tcPr>
            <w:tcW w:w="9780" w:type="dxa"/>
          </w:tcPr>
          <w:p w14:paraId="1BC127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Да</w:t>
            </w:r>
            <w:r>
              <w:rPr>
                <w:rFonts w:ascii="Arial" w:eastAsia="Arial" w:hAnsi="Arial" w:cs="Arial"/>
              </w:rPr>
              <w:t xml:space="preserve"> (история изменений)</w:t>
            </w:r>
          </w:p>
        </w:tc>
      </w:tr>
      <w:tr w:rsidR="009D43E8" w:rsidRPr="0050000B" w14:paraId="61C2F2D1" w14:textId="77777777" w:rsidTr="009D43E8">
        <w:tc>
          <w:tcPr>
            <w:tcW w:w="3090" w:type="dxa"/>
          </w:tcPr>
          <w:p w14:paraId="3E9246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Поиск (UI СУЗ)</w:t>
            </w:r>
          </w:p>
        </w:tc>
        <w:tc>
          <w:tcPr>
            <w:tcW w:w="9780" w:type="dxa"/>
          </w:tcPr>
          <w:p w14:paraId="0C9596B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Полнотекстовый + фильтры по тегам/категориям</w:t>
            </w:r>
          </w:p>
        </w:tc>
      </w:tr>
      <w:tr w:rsidR="009D43E8" w:rsidRPr="0050000B" w14:paraId="527A2A44" w14:textId="77777777" w:rsidTr="009D43E8">
        <w:tc>
          <w:tcPr>
            <w:tcW w:w="3090" w:type="dxa"/>
          </w:tcPr>
          <w:p w14:paraId="0EEA39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/ webhook</w:t>
            </w:r>
          </w:p>
        </w:tc>
        <w:tc>
          <w:tcPr>
            <w:tcW w:w="9780" w:type="dxa"/>
          </w:tcPr>
          <w:p w14:paraId="4A9BB4F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Нет</w:t>
            </w:r>
            <w:r w:rsidRPr="003C42DA">
              <w:rPr>
                <w:rFonts w:ascii="Arial" w:eastAsia="Arial" w:hAnsi="Arial" w:cs="Arial"/>
                <w:lang w:val="ru-RU"/>
              </w:rPr>
              <w:t>; уведомления — главная страница СУЗ + информирование операторов</w:t>
            </w:r>
          </w:p>
        </w:tc>
      </w:tr>
      <w:tr w:rsidR="009D43E8" w14:paraId="576B2464" w14:textId="77777777" w:rsidTr="009D43E8">
        <w:tc>
          <w:tcPr>
            <w:tcW w:w="3090" w:type="dxa"/>
          </w:tcPr>
          <w:p w14:paraId="33B457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контента</w:t>
            </w:r>
          </w:p>
        </w:tc>
        <w:tc>
          <w:tcPr>
            <w:tcW w:w="9780" w:type="dxa"/>
          </w:tcPr>
          <w:p w14:paraId="289E2E8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Контент-менеджеры КЦ</w:t>
            </w:r>
          </w:p>
        </w:tc>
      </w:tr>
    </w:tbl>
    <w:p w14:paraId="445FF123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334" w:name="bookmark=kix.3e10vrpscj8j" w:colFirst="0" w:colLast="0"/>
      <w:bookmarkEnd w:id="4334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.1.2. Модели интеграции 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C</w:t>
      </w:r>
      <w:r w:rsidRPr="003C42DA">
        <w:rPr>
          <w:rFonts w:ascii="Arial" w:eastAsia="Arial" w:hAnsi="Arial" w:cs="Arial"/>
          <w:lang w:val="ru-RU"/>
        </w:rPr>
        <w:t xml:space="preserve"> и выбор </w:t>
      </w:r>
      <w:r>
        <w:rPr>
          <w:rFonts w:ascii="Arial" w:eastAsia="Arial" w:hAnsi="Arial" w:cs="Arial"/>
        </w:rPr>
        <w:t>B</w:t>
      </w:r>
    </w:p>
    <w:p w14:paraId="2FB2994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Штатный </w:t>
      </w: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Bitrix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[Штатно]</w:t>
      </w:r>
      <w:r w:rsidRPr="003C42DA">
        <w:rPr>
          <w:rFonts w:ascii="Arial" w:eastAsia="Arial" w:hAnsi="Arial" w:cs="Arial"/>
          <w:lang w:val="ru-RU"/>
        </w:rPr>
        <w:t xml:space="preserve"> недостаточен для </w:t>
      </w:r>
      <w:r w:rsidRPr="003C42DA">
        <w:rPr>
          <w:rFonts w:ascii="Arial" w:eastAsia="Arial" w:hAnsi="Arial" w:cs="Arial"/>
          <w:b/>
          <w:bCs/>
          <w:lang w:val="ru-RU"/>
        </w:rPr>
        <w:t>событийной</w:t>
      </w:r>
      <w:r w:rsidRPr="003C42DA">
        <w:rPr>
          <w:rFonts w:ascii="Arial" w:eastAsia="Arial" w:hAnsi="Arial" w:cs="Arial"/>
          <w:lang w:val="ru-RU"/>
        </w:rPr>
        <w:t xml:space="preserve"> синхронизации без модуля </w:t>
      </w:r>
      <w:r>
        <w:rPr>
          <w:rFonts w:ascii="Arial" w:eastAsia="Arial" w:hAnsi="Arial" w:cs="Arial"/>
          <w:sz w:val="22"/>
          <w:szCs w:val="22"/>
        </w:rPr>
        <w:t>bank</w:t>
      </w:r>
      <w:r w:rsidRPr="003C42DA">
        <w:rPr>
          <w:rFonts w:ascii="Arial" w:eastAsia="Arial" w:hAnsi="Arial" w:cs="Arial"/>
          <w:sz w:val="22"/>
          <w:szCs w:val="22"/>
          <w:lang w:val="ru-RU"/>
        </w:rPr>
        <w:t>.</w:t>
      </w:r>
      <w:r>
        <w:rPr>
          <w:rFonts w:ascii="Arial" w:eastAsia="Arial" w:hAnsi="Arial" w:cs="Arial"/>
          <w:sz w:val="22"/>
          <w:szCs w:val="22"/>
        </w:rPr>
        <w:t>sufler</w:t>
      </w:r>
      <w:r w:rsidRPr="003C42DA">
        <w:rPr>
          <w:rFonts w:ascii="Arial" w:eastAsia="Arial" w:hAnsi="Arial" w:cs="Arial"/>
          <w:sz w:val="22"/>
          <w:szCs w:val="22"/>
          <w:lang w:val="ru-RU"/>
        </w:rPr>
        <w:t>.</w:t>
      </w:r>
      <w:r>
        <w:rPr>
          <w:rFonts w:ascii="Arial" w:eastAsia="Arial" w:hAnsi="Arial" w:cs="Arial"/>
          <w:sz w:val="22"/>
          <w:szCs w:val="22"/>
        </w:rPr>
        <w:t>sync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[Доработка]</w:t>
      </w:r>
      <w:r w:rsidRPr="003C42DA">
        <w:rPr>
          <w:rFonts w:ascii="Arial" w:eastAsia="Arial" w:hAnsi="Arial" w:cs="Arial"/>
          <w:lang w:val="ru-RU"/>
        </w:rPr>
        <w:t xml:space="preserve"> (см. </w:t>
      </w:r>
      <w:r>
        <w:rPr>
          <w:rFonts w:ascii="Arial" w:eastAsia="Arial" w:hAnsi="Arial" w:cs="Arial"/>
          <w:b/>
          <w:bCs/>
        </w:rPr>
        <w:t>tz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rag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sufler</w:t>
      </w:r>
      <w:r w:rsidRPr="003C42DA">
        <w:rPr>
          <w:rFonts w:ascii="Arial" w:eastAsia="Arial" w:hAnsi="Arial" w:cs="Arial"/>
          <w:b/>
          <w:bCs/>
          <w:lang w:val="ru-RU"/>
        </w:rPr>
        <w:t>.</w:t>
      </w:r>
      <w:r>
        <w:rPr>
          <w:rFonts w:ascii="Arial" w:eastAsia="Arial" w:hAnsi="Arial" w:cs="Arial"/>
          <w:b/>
          <w:bCs/>
        </w:rPr>
        <w:t>md</w:t>
      </w:r>
      <w:r w:rsidRPr="003C42DA">
        <w:rPr>
          <w:rFonts w:ascii="Arial" w:eastAsia="Arial" w:hAnsi="Arial" w:cs="Arial"/>
          <w:b/>
          <w:bCs/>
          <w:lang w:val="ru-RU"/>
        </w:rPr>
        <w:t xml:space="preserve"> §3.3</w:t>
      </w:r>
      <w:r w:rsidRPr="003C42DA">
        <w:rPr>
          <w:rFonts w:ascii="Arial" w:eastAsia="Arial" w:hAnsi="Arial" w:cs="Arial"/>
          <w:lang w:val="ru-RU"/>
        </w:rPr>
        <w:t>).</w:t>
      </w:r>
    </w:p>
    <w:tbl>
      <w:tblPr>
        <w:tblStyle w:val="29"/>
        <w:tblW w:w="124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20"/>
        <w:gridCol w:w="7860"/>
        <w:gridCol w:w="3000"/>
      </w:tblGrid>
      <w:tr w:rsidR="009D43E8" w14:paraId="7B8280F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20" w:type="dxa"/>
          </w:tcPr>
          <w:p w14:paraId="71AE9F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Модель</w:t>
            </w:r>
          </w:p>
        </w:tc>
        <w:tc>
          <w:tcPr>
            <w:tcW w:w="7860" w:type="dxa"/>
          </w:tcPr>
          <w:p w14:paraId="532889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  <w:tc>
          <w:tcPr>
            <w:tcW w:w="3000" w:type="dxa"/>
          </w:tcPr>
          <w:p w14:paraId="552806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Round-trip</w:t>
            </w:r>
          </w:p>
        </w:tc>
      </w:tr>
      <w:tr w:rsidR="009D43E8" w14:paraId="049C28B0" w14:textId="77777777" w:rsidTr="009D43E8">
        <w:tc>
          <w:tcPr>
            <w:tcW w:w="1620" w:type="dxa"/>
          </w:tcPr>
          <w:p w14:paraId="589B0E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A</w:t>
            </w:r>
          </w:p>
        </w:tc>
        <w:tc>
          <w:tcPr>
            <w:tcW w:w="7860" w:type="dxa"/>
          </w:tcPr>
          <w:p w14:paraId="4F8FCA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Короткий webhook (метаданные) + </w:t>
            </w:r>
            <w:r>
              <w:rPr>
                <w:rFonts w:ascii="Arial" w:eastAsia="Arial" w:hAnsi="Arial" w:cs="Arial"/>
                <w:b/>
                <w:bCs/>
              </w:rPr>
              <w:t>обязательный GET</w:t>
            </w:r>
            <w:r>
              <w:rPr>
                <w:rFonts w:ascii="Arial" w:eastAsia="Arial" w:hAnsi="Arial" w:cs="Arial"/>
              </w:rPr>
              <w:t xml:space="preserve"> статьи (</w:t>
            </w:r>
            <w:r>
              <w:rPr>
                <w:rFonts w:ascii="Arial" w:eastAsia="Arial" w:hAnsi="Arial" w:cs="Arial"/>
                <w:sz w:val="22"/>
                <w:szCs w:val="22"/>
              </w:rPr>
              <w:t>iblock.element.get</w:t>
            </w:r>
            <w:r>
              <w:rPr>
                <w:rFonts w:ascii="Arial" w:eastAsia="Arial" w:hAnsi="Arial" w:cs="Arial"/>
              </w:rPr>
              <w:t>, INT-06)</w:t>
            </w:r>
          </w:p>
        </w:tc>
        <w:tc>
          <w:tcPr>
            <w:tcW w:w="3000" w:type="dxa"/>
          </w:tcPr>
          <w:p w14:paraId="5A4783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(POST + GET)</w:t>
            </w:r>
          </w:p>
        </w:tc>
      </w:tr>
      <w:tr w:rsidR="009D43E8" w14:paraId="0C525EA1" w14:textId="77777777" w:rsidTr="009D43E8">
        <w:tc>
          <w:tcPr>
            <w:tcW w:w="1620" w:type="dxa"/>
          </w:tcPr>
          <w:p w14:paraId="75D18D6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B</w:t>
            </w:r>
          </w:p>
        </w:tc>
        <w:tc>
          <w:tcPr>
            <w:tcW w:w="7860" w:type="dxa"/>
          </w:tcPr>
          <w:p w14:paraId="032A7B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Webhook с </w:t>
            </w:r>
            <w:r>
              <w:rPr>
                <w:rFonts w:ascii="Arial" w:eastAsia="Arial" w:hAnsi="Arial" w:cs="Arial"/>
                <w:b/>
                <w:bCs/>
              </w:rPr>
              <w:t>полным телом</w:t>
            </w:r>
            <w:r>
              <w:rPr>
                <w:rFonts w:ascii="Arial" w:eastAsia="Arial" w:hAnsi="Arial" w:cs="Arial"/>
              </w:rPr>
              <w:t xml:space="preserve"> (</w:t>
            </w:r>
            <w:r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  <w:r>
              <w:rPr>
                <w:rFonts w:ascii="Arial" w:eastAsia="Arial" w:hAnsi="Arial" w:cs="Arial"/>
              </w:rPr>
              <w:t xml:space="preserve"> + метаданные §6.2)</w:t>
            </w:r>
          </w:p>
        </w:tc>
        <w:tc>
          <w:tcPr>
            <w:tcW w:w="3000" w:type="dxa"/>
          </w:tcPr>
          <w:p w14:paraId="0FCB7B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 (POST)</w:t>
            </w:r>
          </w:p>
        </w:tc>
      </w:tr>
      <w:tr w:rsidR="009D43E8" w14:paraId="4A8EC3A3" w14:textId="77777777" w:rsidTr="009D43E8">
        <w:tc>
          <w:tcPr>
            <w:tcW w:w="1620" w:type="dxa"/>
          </w:tcPr>
          <w:p w14:paraId="4F0505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</w:t>
            </w:r>
          </w:p>
        </w:tc>
        <w:tc>
          <w:tcPr>
            <w:tcW w:w="7860" w:type="dxa"/>
          </w:tcPr>
          <w:p w14:paraId="0EA2972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Только </w:t>
            </w:r>
            <w:r>
              <w:rPr>
                <w:rFonts w:ascii="Arial" w:eastAsia="Arial" w:hAnsi="Arial" w:cs="Arial"/>
              </w:rPr>
              <w:t>Pull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периодический опрос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без </w:t>
            </w:r>
            <w:r>
              <w:rPr>
                <w:rFonts w:ascii="Arial" w:eastAsia="Arial" w:hAnsi="Arial" w:cs="Arial"/>
              </w:rPr>
              <w:t>webhook</w:t>
            </w:r>
          </w:p>
        </w:tc>
        <w:tc>
          <w:tcPr>
            <w:tcW w:w="3000" w:type="dxa"/>
          </w:tcPr>
          <w:p w14:paraId="0E8CCC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N× polling</w:t>
            </w:r>
          </w:p>
        </w:tc>
      </w:tr>
    </w:tbl>
    <w:p w14:paraId="61F41C5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Обоснование модели </w:t>
      </w:r>
      <w:r>
        <w:rPr>
          <w:rFonts w:ascii="Arial" w:eastAsia="Arial" w:hAnsi="Arial" w:cs="Arial"/>
          <w:b/>
          <w:bCs/>
        </w:rPr>
        <w:t>B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§3.8</w:t>
      </w:r>
      <w:r w:rsidRPr="003C42DA">
        <w:rPr>
          <w:rFonts w:ascii="Arial" w:eastAsia="Arial" w:hAnsi="Arial" w:cs="Arial"/>
          <w:lang w:val="ru-RU"/>
        </w:rPr>
        <w:t xml:space="preserve">): единый банковский контур; один </w:t>
      </w:r>
      <w:r>
        <w:rPr>
          <w:rFonts w:ascii="Arial" w:eastAsia="Arial" w:hAnsi="Arial" w:cs="Arial"/>
        </w:rPr>
        <w:t>HTTP</w:t>
      </w:r>
      <w:r w:rsidRPr="003C42DA">
        <w:rPr>
          <w:rFonts w:ascii="Arial" w:eastAsia="Arial" w:hAnsi="Arial" w:cs="Arial"/>
          <w:lang w:val="ru-RU"/>
        </w:rPr>
        <w:t xml:space="preserve">-вызов; снимок текста </w:t>
      </w:r>
      <w:r w:rsidRPr="003C42DA">
        <w:rPr>
          <w:rFonts w:ascii="Arial" w:eastAsia="Arial" w:hAnsi="Arial" w:cs="Arial"/>
          <w:b/>
          <w:bCs/>
          <w:lang w:val="ru-RU"/>
        </w:rPr>
        <w:t xml:space="preserve">на момент </w:t>
      </w:r>
      <w:r>
        <w:rPr>
          <w:rFonts w:ascii="Arial" w:eastAsia="Arial" w:hAnsi="Arial" w:cs="Arial"/>
          <w:b/>
          <w:bCs/>
        </w:rPr>
        <w:t>outbox</w:t>
      </w:r>
      <w:sdt>
        <w:sdtPr>
          <w:tag w:val="goog_rdk_305"/>
          <w:id w:val="768642463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(нет гонки и как следствие загрузки ресурсов </w:t>
          </w:r>
          <w:r>
            <w:rPr>
              <w:rFonts w:ascii="Arial Unicode MS" w:eastAsia="Arial Unicode MS" w:hAnsi="Arial Unicode MS" w:cs="Arial Unicode MS"/>
            </w:rPr>
            <w:t>webhook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→</w:t>
          </w:r>
          <w:r>
            <w:rPr>
              <w:rFonts w:ascii="Arial Unicode MS" w:eastAsia="Arial Unicode MS" w:hAnsi="Arial Unicode MS" w:cs="Arial Unicode MS"/>
            </w:rPr>
            <w:t>GET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); §4.5.1.3 и §4.1.5 (</w:t>
          </w:r>
          <w:r>
            <w:rPr>
              <w:rFonts w:ascii="Arial Unicode MS" w:eastAsia="Arial Unicode MS" w:hAnsi="Arial Unicode MS" w:cs="Arial Unicode MS"/>
            </w:rPr>
            <w:t>real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>-</w:t>
          </w:r>
          <w:r>
            <w:rPr>
              <w:rFonts w:ascii="Arial Unicode MS" w:eastAsia="Arial Unicode MS" w:hAnsi="Arial Unicode MS" w:cs="Arial Unicode MS"/>
            </w:rPr>
            <w:t>time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/ </w:t>
          </w:r>
          <w:r>
            <w:rPr>
              <w:rFonts w:ascii="Arial Unicode MS" w:eastAsia="Arial Unicode MS" w:hAnsi="Arial Unicode MS" w:cs="Arial Unicode MS"/>
            </w:rPr>
            <w:t>online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). </w:t>
          </w:r>
          <w:r>
            <w:rPr>
              <w:rFonts w:ascii="Arial Unicode MS" w:eastAsia="Arial Unicode MS" w:hAnsi="Arial Unicode MS" w:cs="Arial Unicode MS"/>
            </w:rPr>
            <w:t>GET</w:t>
          </w:r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</w:sdtContent>
      </w:sdt>
      <w:r w:rsidRPr="003C42DA">
        <w:rPr>
          <w:rFonts w:ascii="Arial" w:eastAsia="Arial" w:hAnsi="Arial" w:cs="Arial"/>
          <w:b/>
          <w:bCs/>
          <w:lang w:val="ru-RU"/>
        </w:rPr>
        <w:t>[Штатно]</w:t>
      </w:r>
      <w:r w:rsidRPr="003C42DA">
        <w:rPr>
          <w:rFonts w:ascii="Arial" w:eastAsia="Arial" w:hAnsi="Arial" w:cs="Arial"/>
          <w:lang w:val="ru-RU"/>
        </w:rPr>
        <w:t xml:space="preserve"> — только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-10</w:t>
      </w:r>
      <w:r w:rsidRPr="003C42DA">
        <w:rPr>
          <w:rFonts w:ascii="Arial" w:eastAsia="Arial" w:hAnsi="Arial" w:cs="Arial"/>
          <w:lang w:val="ru-RU"/>
        </w:rPr>
        <w:t xml:space="preserve"> (полная первичная загрузка) и </w:t>
      </w:r>
      <w:r w:rsidRPr="003C42DA">
        <w:rPr>
          <w:rFonts w:ascii="Arial" w:eastAsia="Arial" w:hAnsi="Arial" w:cs="Arial"/>
          <w:b/>
          <w:bCs/>
          <w:lang w:val="ru-RU"/>
        </w:rPr>
        <w:t xml:space="preserve">опционально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-06</w:t>
      </w:r>
      <w:r w:rsidRPr="003C42DA">
        <w:rPr>
          <w:rFonts w:ascii="Arial" w:eastAsia="Arial" w:hAnsi="Arial" w:cs="Arial"/>
          <w:lang w:val="ru-RU"/>
        </w:rPr>
        <w:t xml:space="preserve"> (миграция, отладка).</w:t>
      </w:r>
    </w:p>
    <w:p w14:paraId="6CEFB3BB" w14:textId="77777777" w:rsidR="009D43E8" w:rsidRDefault="00317F00">
      <w:pPr>
        <w:spacing w:before="100" w:after="100"/>
        <w:ind w:left="480" w:right="4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70523CCD" wp14:editId="1DF37D1C">
            <wp:extent cx="8229600" cy="4229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2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EF862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191B8D5D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335" w:name="bookmark=kix.nc6n3cy0mzv" w:colFirst="0" w:colLast="0"/>
      <w:bookmarkEnd w:id="4335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.1.3. </w:t>
      </w:r>
      <w:r>
        <w:rPr>
          <w:rFonts w:ascii="Arial" w:eastAsia="Arial" w:hAnsi="Arial" w:cs="Arial"/>
        </w:rPr>
        <w:t>Payload</w:t>
      </w:r>
      <w:r w:rsidRPr="003C42DA">
        <w:rPr>
          <w:rFonts w:ascii="Arial" w:eastAsia="Arial" w:hAnsi="Arial" w:cs="Arial"/>
          <w:lang w:val="ru-RU"/>
        </w:rPr>
        <w:t>, статусы и бизнес-правила</w:t>
      </w:r>
    </w:p>
    <w:p w14:paraId="510AE062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Транспорт [Доработка]: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POST https://{internal-host}/api/v1/knowledge/events</w:t>
      </w:r>
      <w:r>
        <w:rPr>
          <w:rFonts w:ascii="Arial" w:eastAsia="Arial" w:hAnsi="Arial" w:cs="Arial"/>
        </w:rPr>
        <w:t xml:space="preserve"> Заголовки: </w:t>
      </w:r>
      <w:r>
        <w:rPr>
          <w:rFonts w:ascii="Arial" w:eastAsia="Arial" w:hAnsi="Arial" w:cs="Arial"/>
          <w:sz w:val="22"/>
          <w:szCs w:val="22"/>
        </w:rPr>
        <w:t>Content-Type: application/json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X-Sufler-Event-Id: {event_id}</w:t>
      </w:r>
      <w:r>
        <w:rPr>
          <w:rFonts w:ascii="Arial" w:eastAsia="Arial" w:hAnsi="Arial" w:cs="Arial"/>
        </w:rPr>
        <w:t xml:space="preserve">, опционально </w:t>
      </w:r>
      <w:r>
        <w:rPr>
          <w:rFonts w:ascii="Arial" w:eastAsia="Arial" w:hAnsi="Arial" w:cs="Arial"/>
          <w:sz w:val="22"/>
          <w:szCs w:val="22"/>
        </w:rPr>
        <w:t>X-Sufler-Signature: HMAC-SHA256(body, secret)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</w:rPr>
        <w:t>ИБ</w:t>
      </w:r>
      <w:r>
        <w:rPr>
          <w:rFonts w:ascii="Arial" w:eastAsia="Arial" w:hAnsi="Arial" w:cs="Arial"/>
        </w:rPr>
        <w:t>).</w:t>
      </w:r>
    </w:p>
    <w:p w14:paraId="294EE0E7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Поля webhook — описание в отдельном ТЗ на интеграцию; маппинг из инфоблока: </w:t>
      </w:r>
      <w:r>
        <w:rPr>
          <w:rFonts w:ascii="Arial" w:eastAsia="Arial" w:hAnsi="Arial" w:cs="Arial"/>
          <w:sz w:val="22"/>
          <w:szCs w:val="22"/>
        </w:rPr>
        <w:t>NAME</w:t>
      </w:r>
      <w:sdt>
        <w:sdtPr>
          <w:tag w:val="goog_rdk_306"/>
          <w:id w:val="-1693447740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title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PREVIEW_TEXT</w:t>
      </w:r>
      <w:sdt>
        <w:sdtPr>
          <w:tag w:val="goog_rdk_307"/>
          <w:id w:val="-1016079524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preview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sz w:val="22"/>
          <w:szCs w:val="22"/>
        </w:rPr>
        <w:t>DETAIL_TEXT</w:t>
      </w:r>
      <w:sdt>
        <w:sdtPr>
          <w:tag w:val="goog_rdk_308"/>
          <w:id w:val="-2059445705"/>
        </w:sdtPr>
        <w:sdtContent>
          <w:r>
            <w:rPr>
              <w:rFonts w:ascii="Arial Unicode MS" w:eastAsia="Arial Unicode MS" w:hAnsi="Arial Unicode MS" w:cs="Arial Unicode MS"/>
            </w:rPr>
            <w:t xml:space="preserve"> → </w:t>
          </w:r>
        </w:sdtContent>
      </w:sdt>
      <w:r>
        <w:rPr>
          <w:rFonts w:ascii="Arial" w:eastAsia="Arial" w:hAnsi="Arial" w:cs="Arial"/>
          <w:sz w:val="22"/>
          <w:szCs w:val="22"/>
        </w:rPr>
        <w:t>body_html</w:t>
      </w:r>
      <w:r>
        <w:rPr>
          <w:rFonts w:ascii="Arial" w:eastAsia="Arial" w:hAnsi="Arial" w:cs="Arial"/>
        </w:rPr>
        <w:t xml:space="preserve"> / </w:t>
      </w:r>
      <w:r>
        <w:rPr>
          <w:rFonts w:ascii="Arial" w:eastAsia="Arial" w:hAnsi="Arial" w:cs="Arial"/>
          <w:sz w:val="22"/>
          <w:szCs w:val="22"/>
        </w:rPr>
        <w:t>body_plain</w:t>
      </w:r>
      <w:r>
        <w:rPr>
          <w:rFonts w:ascii="Arial" w:eastAsia="Arial" w:hAnsi="Arial" w:cs="Arial"/>
        </w:rPr>
        <w:t>.</w:t>
      </w:r>
    </w:p>
    <w:tbl>
      <w:tblPr>
        <w:tblStyle w:val="28"/>
        <w:tblW w:w="130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465"/>
        <w:gridCol w:w="2490"/>
        <w:gridCol w:w="7065"/>
      </w:tblGrid>
      <w:tr w:rsidR="009D43E8" w14:paraId="24AD72E3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5" w:type="dxa"/>
          </w:tcPr>
          <w:p w14:paraId="5216B4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Поле</w:t>
            </w:r>
          </w:p>
        </w:tc>
        <w:tc>
          <w:tcPr>
            <w:tcW w:w="2490" w:type="dxa"/>
          </w:tcPr>
          <w:p w14:paraId="4C161C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Обяз.</w:t>
            </w:r>
          </w:p>
        </w:tc>
        <w:tc>
          <w:tcPr>
            <w:tcW w:w="7065" w:type="dxa"/>
          </w:tcPr>
          <w:p w14:paraId="073F5B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Назначение</w:t>
            </w:r>
          </w:p>
        </w:tc>
      </w:tr>
      <w:tr w:rsidR="009D43E8" w14:paraId="7B8D9789" w14:textId="77777777" w:rsidTr="009D43E8">
        <w:tc>
          <w:tcPr>
            <w:tcW w:w="3465" w:type="dxa"/>
          </w:tcPr>
          <w:p w14:paraId="2D1D43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</w:p>
        </w:tc>
        <w:tc>
          <w:tcPr>
            <w:tcW w:w="2490" w:type="dxa"/>
          </w:tcPr>
          <w:p w14:paraId="56AB12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7BF8317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UUID; идемпотентность (at-least-once)</w:t>
            </w:r>
          </w:p>
        </w:tc>
      </w:tr>
      <w:tr w:rsidR="009D43E8" w:rsidRPr="0050000B" w14:paraId="081FBD0E" w14:textId="77777777" w:rsidTr="009D43E8">
        <w:tc>
          <w:tcPr>
            <w:tcW w:w="3465" w:type="dxa"/>
          </w:tcPr>
          <w:p w14:paraId="01FB5A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  <w:tc>
          <w:tcPr>
            <w:tcW w:w="2490" w:type="dxa"/>
          </w:tcPr>
          <w:p w14:paraId="22D48A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4ECF774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Словарь проекта (см. </w:t>
            </w:r>
            <w:r>
              <w:rPr>
                <w:rFonts w:ascii="Arial" w:eastAsia="Arial" w:hAnsi="Arial" w:cs="Arial"/>
              </w:rPr>
              <w:t>VI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.1.4), не имя </w:t>
            </w:r>
            <w:r>
              <w:rPr>
                <w:rFonts w:ascii="Arial" w:eastAsia="Arial" w:hAnsi="Arial" w:cs="Arial"/>
              </w:rPr>
              <w:t>REST</w:t>
            </w:r>
            <w:r w:rsidRPr="003C42DA">
              <w:rPr>
                <w:rFonts w:ascii="Arial" w:eastAsia="Arial" w:hAnsi="Arial" w:cs="Arial"/>
                <w:lang w:val="ru-RU"/>
              </w:rPr>
              <w:t>-метода</w:t>
            </w:r>
          </w:p>
        </w:tc>
      </w:tr>
      <w:tr w:rsidR="009D43E8" w:rsidRPr="0050000B" w14:paraId="21D4DBCE" w14:textId="77777777" w:rsidTr="009D43E8">
        <w:tc>
          <w:tcPr>
            <w:tcW w:w="3465" w:type="dxa"/>
          </w:tcPr>
          <w:p w14:paraId="44A48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occurred_at</w:t>
            </w:r>
          </w:p>
        </w:tc>
        <w:tc>
          <w:tcPr>
            <w:tcW w:w="2490" w:type="dxa"/>
          </w:tcPr>
          <w:p w14:paraId="772485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4F26E2B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ISO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-8601 — время бизнес-события в </w:t>
            </w:r>
            <w:r>
              <w:rPr>
                <w:rFonts w:ascii="Arial" w:eastAsia="Arial" w:hAnsi="Arial" w:cs="Arial"/>
              </w:rPr>
              <w:t>CMS</w:t>
            </w:r>
          </w:p>
        </w:tc>
      </w:tr>
      <w:tr w:rsidR="009D43E8" w:rsidRPr="0050000B" w14:paraId="40253F9E" w14:textId="77777777" w:rsidTr="009D43E8">
        <w:tc>
          <w:tcPr>
            <w:tcW w:w="3465" w:type="dxa"/>
          </w:tcPr>
          <w:p w14:paraId="7E0126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article_id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iblock_id</w:t>
            </w:r>
          </w:p>
        </w:tc>
        <w:tc>
          <w:tcPr>
            <w:tcW w:w="2490" w:type="dxa"/>
          </w:tcPr>
          <w:p w14:paraId="0D28631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16D7B6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элемента и инфоблока СУЗ</w:t>
            </w:r>
          </w:p>
        </w:tc>
      </w:tr>
      <w:tr w:rsidR="009D43E8" w14:paraId="6ED5DD76" w14:textId="77777777" w:rsidTr="009D43E8">
        <w:tc>
          <w:tcPr>
            <w:tcW w:w="3465" w:type="dxa"/>
          </w:tcPr>
          <w:p w14:paraId="700678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section_id</w:t>
            </w:r>
          </w:p>
        </w:tc>
        <w:tc>
          <w:tcPr>
            <w:tcW w:w="2490" w:type="dxa"/>
          </w:tcPr>
          <w:p w14:paraId="434E5F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нет</w:t>
            </w:r>
          </w:p>
        </w:tc>
        <w:tc>
          <w:tcPr>
            <w:tcW w:w="7065" w:type="dxa"/>
          </w:tcPr>
          <w:p w14:paraId="309F6A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Узел каталога</w:t>
            </w:r>
          </w:p>
        </w:tc>
      </w:tr>
      <w:tr w:rsidR="009D43E8" w14:paraId="3394585A" w14:textId="77777777" w:rsidTr="009D43E8">
        <w:tc>
          <w:tcPr>
            <w:tcW w:w="3465" w:type="dxa"/>
          </w:tcPr>
          <w:p w14:paraId="1D9DF0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version_number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is_current</w:t>
            </w:r>
          </w:p>
        </w:tc>
        <w:tc>
          <w:tcPr>
            <w:tcW w:w="2490" w:type="dxa"/>
          </w:tcPr>
          <w:p w14:paraId="4F11E9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да*</w:t>
            </w:r>
          </w:p>
        </w:tc>
        <w:tc>
          <w:tcPr>
            <w:tcW w:w="7065" w:type="dxa"/>
          </w:tcPr>
          <w:p w14:paraId="7D4AA4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Версионность (*для версионных INT)</w:t>
            </w:r>
          </w:p>
        </w:tc>
      </w:tr>
      <w:tr w:rsidR="009D43E8" w14:paraId="5C568B64" w14:textId="77777777" w:rsidTr="009D43E8">
        <w:tc>
          <w:tcPr>
            <w:tcW w:w="3465" w:type="dxa"/>
          </w:tcPr>
          <w:p w14:paraId="5D0E36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2490" w:type="dxa"/>
          </w:tcPr>
          <w:p w14:paraId="054FD8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33DFE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**draft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archived</w:t>
            </w:r>
            <w:r>
              <w:rPr>
                <w:rFonts w:ascii="Arial" w:eastAsia="Arial" w:hAnsi="Arial" w:cs="Arial"/>
              </w:rPr>
              <w:t xml:space="preserve">** — не путать с </w:t>
            </w:r>
            <w:r>
              <w:rPr>
                <w:rFonts w:ascii="Arial" w:eastAsia="Arial" w:hAnsi="Arial" w:cs="Arial"/>
                <w:sz w:val="22"/>
                <w:szCs w:val="22"/>
              </w:rPr>
              <w:t>ACTIVE</w:t>
            </w:r>
          </w:p>
        </w:tc>
      </w:tr>
      <w:tr w:rsidR="009D43E8" w:rsidRPr="0050000B" w14:paraId="48467DFE" w14:textId="77777777" w:rsidTr="009D43E8">
        <w:tc>
          <w:tcPr>
            <w:tcW w:w="3465" w:type="dxa"/>
          </w:tcPr>
          <w:p w14:paraId="7F2E55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title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preview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</w:p>
        </w:tc>
        <w:tc>
          <w:tcPr>
            <w:tcW w:w="2490" w:type="dxa"/>
          </w:tcPr>
          <w:p w14:paraId="2F91A3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0144D25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Контент для </w:t>
            </w:r>
            <w:r>
              <w:rPr>
                <w:rFonts w:ascii="Arial" w:eastAsia="Arial" w:hAnsi="Arial" w:cs="Arial"/>
              </w:rPr>
              <w:t>RAG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</w:t>
            </w:r>
            <w:r>
              <w:rPr>
                <w:rFonts w:ascii="Arial" w:eastAsia="Arial" w:hAnsi="Arial" w:cs="Arial"/>
                <w:i/>
                <w:iCs/>
                <w:sz w:val="22"/>
                <w:szCs w:val="22"/>
              </w:rPr>
              <w:t>body</w:t>
            </w:r>
            <w:r w:rsidRPr="003C42DA">
              <w:rPr>
                <w:rFonts w:ascii="Arial" w:eastAsia="Arial" w:hAnsi="Arial" w:cs="Arial"/>
                <w:i/>
                <w:iCs/>
                <w:sz w:val="22"/>
                <w:szCs w:val="22"/>
                <w:lang w:val="ru-RU"/>
              </w:rPr>
              <w:t>_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обязательны для </w:t>
            </w:r>
            <w:r>
              <w:rPr>
                <w:rFonts w:ascii="Arial" w:eastAsia="Arial" w:hAnsi="Arial" w:cs="Arial"/>
              </w:rPr>
              <w:t>INT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-01, 05 при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</w:p>
        </w:tc>
      </w:tr>
      <w:tr w:rsidR="009D43E8" w14:paraId="32A5F1B6" w14:textId="77777777" w:rsidTr="009D43E8">
        <w:tc>
          <w:tcPr>
            <w:tcW w:w="3465" w:type="dxa"/>
          </w:tcPr>
          <w:p w14:paraId="535C551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permalink</w:t>
            </w:r>
          </w:p>
        </w:tc>
        <w:tc>
          <w:tcPr>
            <w:tcW w:w="2490" w:type="dxa"/>
          </w:tcPr>
          <w:p w14:paraId="183819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3B2FC5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Стабильный URL оператора </w:t>
            </w:r>
            <w:r>
              <w:rPr>
                <w:rFonts w:ascii="Arial" w:eastAsia="Arial" w:hAnsi="Arial" w:cs="Arial"/>
                <w:b/>
                <w:bCs/>
              </w:rPr>
              <w:t>[Прил.1 §4.3.1.8]</w:t>
            </w:r>
          </w:p>
        </w:tc>
      </w:tr>
      <w:tr w:rsidR="009D43E8" w14:paraId="10A7596C" w14:textId="77777777" w:rsidTr="009D43E8">
        <w:tc>
          <w:tcPr>
            <w:tcW w:w="3465" w:type="dxa"/>
          </w:tcPr>
          <w:p w14:paraId="2336A2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locale</w:t>
            </w:r>
          </w:p>
        </w:tc>
        <w:tc>
          <w:tcPr>
            <w:tcW w:w="2490" w:type="dxa"/>
          </w:tcPr>
          <w:p w14:paraId="0217B5E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2A936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ru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en</w:t>
            </w:r>
            <w:r>
              <w:rPr>
                <w:rFonts w:ascii="Arial" w:eastAsia="Arial" w:hAnsi="Arial" w:cs="Arial"/>
              </w:rPr>
              <w:t xml:space="preserve"> — §4.1.7</w:t>
            </w:r>
          </w:p>
        </w:tc>
      </w:tr>
      <w:tr w:rsidR="009D43E8" w:rsidRPr="0050000B" w14:paraId="49AB4FFB" w14:textId="77777777" w:rsidTr="009D43E8">
        <w:tc>
          <w:tcPr>
            <w:tcW w:w="3465" w:type="dxa"/>
          </w:tcPr>
          <w:p w14:paraId="7F1E48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visibility_scope</w:t>
            </w:r>
          </w:p>
        </w:tc>
        <w:tc>
          <w:tcPr>
            <w:tcW w:w="2490" w:type="dxa"/>
          </w:tcPr>
          <w:p w14:paraId="47D5B5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6CA3240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Массив кодов аудитории, напр. 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["</w:t>
            </w:r>
            <w:r>
              <w:rPr>
                <w:rFonts w:ascii="Arial" w:eastAsia="Arial" w:hAnsi="Arial" w:cs="Arial"/>
                <w:sz w:val="22"/>
                <w:szCs w:val="22"/>
              </w:rPr>
              <w:t>kc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operator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"]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вычисляется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модулем </w:t>
            </w:r>
            <w:r>
              <w:rPr>
                <w:rFonts w:ascii="Arial" w:eastAsia="Arial" w:hAnsi="Arial" w:cs="Arial"/>
              </w:rPr>
              <w:t>sync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(штатной галки «только КЦ» нет)</w:t>
            </w:r>
          </w:p>
        </w:tc>
      </w:tr>
      <w:tr w:rsidR="009D43E8" w14:paraId="660B325C" w14:textId="77777777" w:rsidTr="009D43E8">
        <w:tc>
          <w:tcPr>
            <w:tcW w:w="3465" w:type="dxa"/>
          </w:tcPr>
          <w:p w14:paraId="4C2825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checksum</w:t>
            </w:r>
          </w:p>
        </w:tc>
        <w:tc>
          <w:tcPr>
            <w:tcW w:w="2490" w:type="dxa"/>
          </w:tcPr>
          <w:p w14:paraId="3B4001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7065" w:type="dxa"/>
          </w:tcPr>
          <w:p w14:paraId="2176CF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sha256 нормализованного </w:t>
            </w:r>
            <w:r>
              <w:rPr>
                <w:rFonts w:ascii="Arial" w:eastAsia="Arial" w:hAnsi="Arial" w:cs="Arial"/>
                <w:sz w:val="22"/>
                <w:szCs w:val="22"/>
              </w:rPr>
              <w:t>body_plain</w:t>
            </w:r>
          </w:p>
        </w:tc>
      </w:tr>
      <w:tr w:rsidR="009D43E8" w14:paraId="0BC5A635" w14:textId="77777777" w:rsidTr="009D43E8">
        <w:tc>
          <w:tcPr>
            <w:tcW w:w="3465" w:type="dxa"/>
          </w:tcPr>
          <w:p w14:paraId="5697EAE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changed_fields</w:t>
            </w:r>
          </w:p>
        </w:tc>
        <w:tc>
          <w:tcPr>
            <w:tcW w:w="2490" w:type="dxa"/>
          </w:tcPr>
          <w:p w14:paraId="1D1CA1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нет</w:t>
            </w:r>
          </w:p>
        </w:tc>
        <w:tc>
          <w:tcPr>
            <w:tcW w:w="7065" w:type="dxa"/>
          </w:tcPr>
          <w:p w14:paraId="6E77FA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Коды полей (</w:t>
            </w:r>
            <w:r>
              <w:rPr>
                <w:rFonts w:ascii="Arial" w:eastAsia="Arial" w:hAnsi="Arial" w:cs="Arial"/>
                <w:sz w:val="22"/>
                <w:szCs w:val="22"/>
              </w:rPr>
              <w:t>DETAIL_TEXT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NAME</w:t>
            </w:r>
            <w:r>
              <w:rPr>
                <w:rFonts w:ascii="Arial" w:eastAsia="Arial" w:hAnsi="Arial" w:cs="Arial"/>
              </w:rPr>
              <w:t>, …)</w:t>
            </w:r>
          </w:p>
        </w:tc>
      </w:tr>
    </w:tbl>
    <w:p w14:paraId="3885FD8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Разделение </w:t>
      </w:r>
      <w:r>
        <w:rPr>
          <w:rFonts w:ascii="Arial" w:eastAsia="Arial" w:hAnsi="Arial" w:cs="Arial"/>
          <w:b/>
          <w:bCs/>
          <w:sz w:val="22"/>
          <w:szCs w:val="22"/>
        </w:rPr>
        <w:t>event</w:t>
      </w:r>
      <w:r w:rsidRPr="003C42DA">
        <w:rPr>
          <w:rFonts w:ascii="Arial" w:eastAsia="Arial" w:hAnsi="Arial" w:cs="Arial"/>
          <w:b/>
          <w:bCs/>
          <w:sz w:val="22"/>
          <w:szCs w:val="22"/>
          <w:lang w:val="ru-RU"/>
        </w:rPr>
        <w:t>_</w:t>
      </w:r>
      <w:r>
        <w:rPr>
          <w:rFonts w:ascii="Arial" w:eastAsia="Arial" w:hAnsi="Arial" w:cs="Arial"/>
          <w:b/>
          <w:bCs/>
          <w:sz w:val="22"/>
          <w:szCs w:val="22"/>
        </w:rPr>
        <w:t>type</w:t>
      </w:r>
      <w:r w:rsidRPr="003C42DA">
        <w:rPr>
          <w:rFonts w:ascii="Arial" w:eastAsia="Arial" w:hAnsi="Arial" w:cs="Arial"/>
          <w:b/>
          <w:bCs/>
          <w:lang w:val="ru-RU"/>
        </w:rPr>
        <w:t xml:space="preserve"> и </w:t>
      </w:r>
      <w:r>
        <w:rPr>
          <w:rFonts w:ascii="Arial" w:eastAsia="Arial" w:hAnsi="Arial" w:cs="Arial"/>
          <w:b/>
          <w:bCs/>
          <w:sz w:val="22"/>
          <w:szCs w:val="22"/>
        </w:rPr>
        <w:t>status</w:t>
      </w:r>
      <w:r w:rsidRPr="003C42DA">
        <w:rPr>
          <w:rFonts w:ascii="Arial" w:eastAsia="Arial" w:hAnsi="Arial" w:cs="Arial"/>
          <w:b/>
          <w:bCs/>
          <w:lang w:val="ru-RU"/>
        </w:rPr>
        <w:t>:</w:t>
      </w:r>
      <w:r w:rsidRPr="003C42DA">
        <w:rPr>
          <w:rFonts w:ascii="Arial" w:eastAsia="Arial" w:hAnsi="Arial" w:cs="Arial"/>
          <w:lang w:val="ru-RU"/>
        </w:rPr>
        <w:t xml:space="preserve"> снятие с публикации и удаление задаются </w:t>
      </w:r>
      <w:r w:rsidRPr="003C42DA">
        <w:rPr>
          <w:rFonts w:ascii="Arial" w:eastAsia="Arial" w:hAnsi="Arial" w:cs="Arial"/>
          <w:sz w:val="22"/>
          <w:szCs w:val="22"/>
          <w:lang w:val="ru-RU"/>
        </w:rPr>
        <w:t>**</w:t>
      </w:r>
      <w:r>
        <w:rPr>
          <w:rFonts w:ascii="Arial" w:eastAsia="Arial" w:hAnsi="Arial" w:cs="Arial"/>
          <w:sz w:val="22"/>
          <w:szCs w:val="22"/>
        </w:rPr>
        <w:t>event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type</w:t>
      </w:r>
      <w:r w:rsidRPr="003C42DA">
        <w:rPr>
          <w:rFonts w:ascii="Arial" w:eastAsia="Arial" w:hAnsi="Arial" w:cs="Arial"/>
          <w:lang w:val="ru-RU"/>
        </w:rPr>
        <w:t xml:space="preserve">**, а не значением </w:t>
      </w:r>
      <w:r>
        <w:rPr>
          <w:rFonts w:ascii="Arial" w:eastAsia="Arial" w:hAnsi="Arial" w:cs="Arial"/>
          <w:sz w:val="22"/>
          <w:szCs w:val="22"/>
        </w:rPr>
        <w:t>status</w:t>
      </w:r>
      <w:r w:rsidRPr="003C42DA">
        <w:rPr>
          <w:rFonts w:ascii="Arial" w:eastAsia="Arial" w:hAnsi="Arial" w:cs="Arial"/>
          <w:lang w:val="ru-RU"/>
        </w:rPr>
        <w:t>:</w:t>
      </w:r>
    </w:p>
    <w:tbl>
      <w:tblPr>
        <w:tblStyle w:val="27"/>
        <w:tblW w:w="129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330"/>
        <w:gridCol w:w="2775"/>
        <w:gridCol w:w="6885"/>
      </w:tblGrid>
      <w:tr w:rsidR="009D43E8" w14:paraId="21B1DB8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30" w:type="dxa"/>
          </w:tcPr>
          <w:p w14:paraId="075BAEF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  <w:tc>
          <w:tcPr>
            <w:tcW w:w="2775" w:type="dxa"/>
          </w:tcPr>
          <w:p w14:paraId="6354C0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Типичный </w:t>
            </w:r>
            <w:r>
              <w:rPr>
                <w:rFonts w:ascii="Arial" w:eastAsia="Arial" w:hAnsi="Arial" w:cs="Arial"/>
                <w:sz w:val="22"/>
                <w:szCs w:val="22"/>
              </w:rPr>
              <w:t>status</w:t>
            </w:r>
          </w:p>
        </w:tc>
        <w:tc>
          <w:tcPr>
            <w:tcW w:w="6885" w:type="dxa"/>
          </w:tcPr>
          <w:p w14:paraId="457B2E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Действие в production-индексе</w:t>
            </w:r>
          </w:p>
        </w:tc>
      </w:tr>
      <w:tr w:rsidR="009D43E8" w14:paraId="3B5A76EB" w14:textId="77777777" w:rsidTr="009D43E8">
        <w:tc>
          <w:tcPr>
            <w:tcW w:w="3330" w:type="dxa"/>
          </w:tcPr>
          <w:p w14:paraId="3F3EA2A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</w:p>
        </w:tc>
        <w:tc>
          <w:tcPr>
            <w:tcW w:w="2775" w:type="dxa"/>
          </w:tcPr>
          <w:p w14:paraId="60F2C2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</w:p>
        </w:tc>
        <w:tc>
          <w:tcPr>
            <w:tcW w:w="6885" w:type="dxa"/>
          </w:tcPr>
          <w:p w14:paraId="5C2610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Индексировать / переиндексировать</w:t>
            </w:r>
          </w:p>
        </w:tc>
      </w:tr>
      <w:tr w:rsidR="009D43E8" w:rsidRPr="0050000B" w14:paraId="3B856FEF" w14:textId="77777777" w:rsidTr="009D43E8">
        <w:trPr>
          <w:trHeight w:val="512"/>
        </w:trPr>
        <w:tc>
          <w:tcPr>
            <w:tcW w:w="3330" w:type="dxa"/>
          </w:tcPr>
          <w:p w14:paraId="1890E6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article.updated</w:t>
            </w:r>
          </w:p>
        </w:tc>
        <w:tc>
          <w:tcPr>
            <w:tcW w:w="2775" w:type="dxa"/>
          </w:tcPr>
          <w:p w14:paraId="09E56B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draft</w:t>
            </w:r>
          </w:p>
        </w:tc>
        <w:tc>
          <w:tcPr>
            <w:tcW w:w="6885" w:type="dxa"/>
          </w:tcPr>
          <w:p w14:paraId="4156D71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 индексировать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webhook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для аудита)</w:t>
            </w:r>
          </w:p>
        </w:tc>
      </w:tr>
      <w:tr w:rsidR="009D43E8" w14:paraId="0A7B6ED6" w14:textId="77777777" w:rsidTr="009D43E8">
        <w:tc>
          <w:tcPr>
            <w:tcW w:w="3330" w:type="dxa"/>
          </w:tcPr>
          <w:p w14:paraId="0923E59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</w:p>
        </w:tc>
        <w:tc>
          <w:tcPr>
            <w:tcW w:w="2775" w:type="dxa"/>
          </w:tcPr>
          <w:p w14:paraId="412C7DF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archived</w:t>
            </w:r>
            <w:r>
              <w:rPr>
                <w:rFonts w:ascii="Arial" w:eastAsia="Arial" w:hAnsi="Arial" w:cs="Arial"/>
              </w:rPr>
              <w:t xml:space="preserve"> или </w:t>
            </w:r>
            <w:r>
              <w:rPr>
                <w:rFonts w:ascii="Arial" w:eastAsia="Arial" w:hAnsi="Arial" w:cs="Arial"/>
                <w:sz w:val="22"/>
                <w:szCs w:val="22"/>
              </w:rPr>
              <w:t>published</w:t>
            </w:r>
            <w:sdt>
              <w:sdtPr>
                <w:tag w:val="goog_rdk_309"/>
                <w:id w:val="-1156398183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>→снятие</w:t>
                </w:r>
              </w:sdtContent>
            </w:sdt>
          </w:p>
        </w:tc>
        <w:tc>
          <w:tcPr>
            <w:tcW w:w="6885" w:type="dxa"/>
          </w:tcPr>
          <w:p w14:paraId="62E872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Soft delete</w:t>
            </w:r>
            <w:r>
              <w:rPr>
                <w:rFonts w:ascii="Arial" w:eastAsia="Arial" w:hAnsi="Arial" w:cs="Arial"/>
              </w:rPr>
              <w:t xml:space="preserve"> (скрыть из retrieval)</w:t>
            </w:r>
          </w:p>
        </w:tc>
      </w:tr>
      <w:tr w:rsidR="009D43E8" w14:paraId="25839E09" w14:textId="77777777" w:rsidTr="009D43E8">
        <w:tc>
          <w:tcPr>
            <w:tcW w:w="3330" w:type="dxa"/>
          </w:tcPr>
          <w:p w14:paraId="3C57BF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</w:p>
        </w:tc>
        <w:tc>
          <w:tcPr>
            <w:tcW w:w="2775" w:type="dxa"/>
          </w:tcPr>
          <w:p w14:paraId="0D48BE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6885" w:type="dxa"/>
          </w:tcPr>
          <w:p w14:paraId="3ABDFC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Hard delete</w:t>
            </w:r>
            <w:r>
              <w:rPr>
                <w:rFonts w:ascii="Arial" w:eastAsia="Arial" w:hAnsi="Arial" w:cs="Arial"/>
              </w:rPr>
              <w:t xml:space="preserve"> по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article_id</w:t>
            </w:r>
          </w:p>
        </w:tc>
      </w:tr>
    </w:tbl>
    <w:p w14:paraId="4552973C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Бизнес-правила:</w:t>
      </w:r>
    </w:p>
    <w:p w14:paraId="0C80BC15" w14:textId="77777777" w:rsidR="009D43E8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</w:rPr>
        <w:lastRenderedPageBreak/>
        <w:t xml:space="preserve">Индексируются </w:t>
      </w:r>
      <w:r>
        <w:rPr>
          <w:rFonts w:ascii="Arial" w:eastAsia="Arial" w:hAnsi="Arial" w:cs="Arial"/>
          <w:b/>
          <w:bCs/>
        </w:rPr>
        <w:t>только</w:t>
      </w:r>
      <w:r>
        <w:rPr>
          <w:rFonts w:ascii="Arial" w:eastAsia="Arial" w:hAnsi="Arial" w:cs="Arial"/>
        </w:rPr>
        <w:t xml:space="preserve"> статьи scope КЦ с </w:t>
      </w:r>
      <w:r>
        <w:rPr>
          <w:rFonts w:ascii="Arial" w:eastAsia="Arial" w:hAnsi="Arial" w:cs="Arial"/>
          <w:sz w:val="22"/>
          <w:szCs w:val="22"/>
        </w:rPr>
        <w:t>status=published</w:t>
      </w:r>
      <w:r>
        <w:rPr>
          <w:rFonts w:ascii="Arial" w:eastAsia="Arial" w:hAnsi="Arial" w:cs="Arial"/>
        </w:rPr>
        <w:t xml:space="preserve"> и </w:t>
      </w:r>
      <w:r>
        <w:rPr>
          <w:rFonts w:ascii="Arial" w:eastAsia="Arial" w:hAnsi="Arial" w:cs="Arial"/>
          <w:sz w:val="22"/>
          <w:szCs w:val="22"/>
        </w:rPr>
        <w:t>visibility_scope</w:t>
      </w:r>
      <w:r>
        <w:rPr>
          <w:rFonts w:ascii="Arial" w:eastAsia="Arial" w:hAnsi="Arial" w:cs="Arial"/>
        </w:rPr>
        <w:t xml:space="preserve">, включающим КЦ; вне scope — не отправлять publish или слать </w:t>
      </w:r>
      <w:r>
        <w:rPr>
          <w:rFonts w:ascii="Arial" w:eastAsia="Arial" w:hAnsi="Arial" w:cs="Arial"/>
          <w:sz w:val="22"/>
          <w:szCs w:val="22"/>
        </w:rPr>
        <w:t>article.unpublished</w:t>
      </w:r>
      <w:r>
        <w:rPr>
          <w:rFonts w:ascii="Arial" w:eastAsia="Arial" w:hAnsi="Arial" w:cs="Arial"/>
        </w:rPr>
        <w:t>.</w:t>
      </w:r>
    </w:p>
    <w:p w14:paraId="41BC1898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>Вложения (</w:t>
      </w:r>
      <w:r>
        <w:rPr>
          <w:rFonts w:ascii="Arial" w:eastAsia="Arial" w:hAnsi="Arial" w:cs="Arial"/>
        </w:rPr>
        <w:t>PDF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Word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Excel</w:t>
      </w:r>
      <w:r w:rsidRPr="003C42DA">
        <w:rPr>
          <w:rFonts w:ascii="Arial" w:eastAsia="Arial" w:hAnsi="Arial" w:cs="Arial"/>
          <w:lang w:val="ru-RU"/>
        </w:rPr>
        <w:t xml:space="preserve">) в </w:t>
      </w:r>
      <w:r>
        <w:rPr>
          <w:rFonts w:ascii="Arial" w:eastAsia="Arial" w:hAnsi="Arial" w:cs="Arial"/>
          <w:b/>
          <w:bCs/>
        </w:rPr>
        <w:t>v</w:t>
      </w:r>
      <w:r w:rsidRPr="003C42DA">
        <w:rPr>
          <w:rFonts w:ascii="Arial" w:eastAsia="Arial" w:hAnsi="Arial" w:cs="Arial"/>
          <w:b/>
          <w:bCs/>
          <w:lang w:val="ru-RU"/>
        </w:rPr>
        <w:t>1 не индексируются</w:t>
      </w:r>
      <w:r w:rsidRPr="003C42DA">
        <w:rPr>
          <w:rFonts w:ascii="Arial" w:eastAsia="Arial" w:hAnsi="Arial" w:cs="Arial"/>
          <w:lang w:val="ru-RU"/>
        </w:rPr>
        <w:t xml:space="preserve"> — только </w:t>
      </w:r>
      <w:r>
        <w:rPr>
          <w:rFonts w:ascii="Arial" w:eastAsia="Arial" w:hAnsi="Arial" w:cs="Arial"/>
        </w:rPr>
        <w:t>HTML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text</w:t>
      </w:r>
      <w:r w:rsidRPr="003C42DA">
        <w:rPr>
          <w:rFonts w:ascii="Arial" w:eastAsia="Arial" w:hAnsi="Arial" w:cs="Arial"/>
          <w:lang w:val="ru-RU"/>
        </w:rPr>
        <w:t xml:space="preserve"> тела статьи.</w:t>
      </w:r>
    </w:p>
    <w:p w14:paraId="68084413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Подсказки — только из </w:t>
      </w:r>
      <w:r>
        <w:rPr>
          <w:rFonts w:ascii="Arial" w:eastAsia="Arial" w:hAnsi="Arial" w:cs="Arial"/>
        </w:rPr>
        <w:t>production</w:t>
      </w:r>
      <w:r w:rsidRPr="003C42DA">
        <w:rPr>
          <w:rFonts w:ascii="Arial" w:eastAsia="Arial" w:hAnsi="Arial" w:cs="Arial"/>
          <w:lang w:val="ru-RU"/>
        </w:rPr>
        <w:t xml:space="preserve">-индекса; ссылки клиенту в чате — </w:t>
      </w:r>
      <w:r>
        <w:fldChar w:fldCharType="begin"/>
      </w:r>
      <w:r>
        <w:instrText>HYPERLINK</w:instrText>
      </w:r>
      <w:r w:rsidRPr="003D1E67">
        <w:rPr>
          <w:lang w:val="ru-RU"/>
          <w:rPrChange w:id="4336" w:author="Никита Гринь" w:date="2026-07-31T11:14:00Z" w16du:dateUtc="2026-07-31T08:14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337" w:author="Никита Гринь" w:date="2026-07-31T11:14:00Z" w16du:dateUtc="2026-07-31T08:14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338" w:author="Никита Гринь" w:date="2026-07-31T11:14:00Z" w16du:dateUtc="2026-07-31T08:14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339" w:author="Никита Гринь" w:date="2026-07-31T11:14:00Z" w16du:dateUtc="2026-07-31T08:14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340" w:author="Никита Гринь" w:date="2026-07-31T11:14:00Z" w16du:dateUtc="2026-07-31T08:14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341" w:author="Никита Гринь" w:date="2026-07-31T11:14:00Z" w16du:dateUtc="2026-07-31T08:14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342" w:author="Никита Гринь" w:date="2026-07-31T11:14:00Z" w16du:dateUtc="2026-07-31T08:14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343" w:author="Никита Гринь" w:date="2026-07-31T11:14:00Z" w16du:dateUtc="2026-07-31T08:14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344" w:author="Никита Гринь" w:date="2026-07-31T11:14:00Z" w16du:dateUtc="2026-07-31T08:14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345" w:author="Никита Гринь" w:date="2026-07-31T11:14:00Z" w16du:dateUtc="2026-07-31T08:14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346" w:author="Никита Гринь" w:date="2026-07-31T11:14:00Z" w16du:dateUtc="2026-07-31T08:14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347" w:author="Никита Гринь" w:date="2026-07-31T11:14:00Z" w16du:dateUtc="2026-07-31T08:14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348" w:author="Никита Гринь" w:date="2026-07-31T11:14:00Z" w16du:dateUtc="2026-07-31T08:14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349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350" w:author="Никита Гринь" w:date="2026-07-31T11:14:00Z" w16du:dateUtc="2026-07-31T08:14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351" w:author="Никита Гринь" w:date="2026-07-31T11:14:00Z" w16du:dateUtc="2026-07-31T08:14:00Z">
            <w:rPr/>
          </w:rPrChange>
        </w:rPr>
        <w:instrText>.</w:instrText>
      </w:r>
      <w:r>
        <w:instrText>hzr</w:instrText>
      </w:r>
      <w:r w:rsidRPr="003D1E67">
        <w:rPr>
          <w:lang w:val="ru-RU"/>
          <w:rPrChange w:id="4352" w:author="Никита Гринь" w:date="2026-07-31T11:14:00Z" w16du:dateUtc="2026-07-31T08:14:00Z">
            <w:rPr/>
          </w:rPrChange>
        </w:rPr>
        <w:instrText>0</w:instrText>
      </w:r>
      <w:r>
        <w:instrText>rnczc</w:instrText>
      </w:r>
      <w:r w:rsidRPr="003D1E67">
        <w:rPr>
          <w:lang w:val="ru-RU"/>
          <w:rPrChange w:id="4353" w:author="Никита Гринь" w:date="2026-07-31T11:14:00Z" w16du:dateUtc="2026-07-31T08:14:00Z">
            <w:rPr/>
          </w:rPrChange>
        </w:rPr>
        <w:instrText>6</w:instrText>
      </w:r>
      <w:r>
        <w:instrText>j</w:instrText>
      </w:r>
      <w:r w:rsidRPr="003D1E67">
        <w:rPr>
          <w:lang w:val="ru-RU"/>
          <w:rPrChange w:id="4354" w:author="Никита Гринь" w:date="2026-07-31T11:14:00Z" w16du:dateUtc="2026-07-31T08:14:00Z">
            <w:rPr/>
          </w:rPrChange>
        </w:rPr>
        <w:instrText>6"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.4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.</w:t>
      </w:r>
    </w:p>
    <w:p w14:paraId="20288A56" w14:textId="77777777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Разметка СУЗ для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[Прил.1 §4.5.1.6]</w:t>
      </w:r>
      <w:r w:rsidRPr="003C42DA">
        <w:rPr>
          <w:rFonts w:ascii="Arial" w:eastAsia="Arial" w:hAnsi="Arial" w:cs="Arial"/>
          <w:lang w:val="ru-RU"/>
        </w:rPr>
        <w:t xml:space="preserve"> (методика Исполнителя, согласование Заказчиком).</w:t>
      </w:r>
    </w:p>
    <w:p w14:paraId="4E4FBB44" w14:textId="29DB4A06" w:rsidR="009D43E8" w:rsidRPr="003C42DA" w:rsidRDefault="00317F00">
      <w:pPr>
        <w:numPr>
          <w:ilvl w:val="0"/>
          <w:numId w:val="1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>
        <w:rPr>
          <w:rFonts w:ascii="Arial" w:eastAsia="Arial" w:hAnsi="Arial" w:cs="Arial"/>
          <w:b/>
          <w:bCs/>
        </w:rPr>
        <w:t>SLA</w:t>
      </w:r>
      <w:r w:rsidRPr="003C42DA">
        <w:rPr>
          <w:rFonts w:ascii="Arial" w:eastAsia="Arial" w:hAnsi="Arial" w:cs="Arial"/>
          <w:b/>
          <w:bCs/>
          <w:lang w:val="ru-RU"/>
        </w:rPr>
        <w:t>:</w:t>
      </w:r>
      <w:r w:rsidRPr="003C42DA">
        <w:rPr>
          <w:rFonts w:ascii="Arial" w:eastAsia="Arial" w:hAnsi="Arial" w:cs="Arial"/>
          <w:lang w:val="ru-RU"/>
        </w:rPr>
        <w:t xml:space="preserve"> §4.5.1.3 — </w:t>
      </w:r>
      <w:r>
        <w:rPr>
          <w:rFonts w:ascii="Arial" w:eastAsia="Arial" w:hAnsi="Arial" w:cs="Arial"/>
        </w:rPr>
        <w:t>real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time</w:t>
      </w:r>
      <w:r w:rsidRPr="003C42DA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b/>
          <w:bCs/>
          <w:lang w:val="ru-RU"/>
        </w:rPr>
        <w:t>&lt; 2 мин</w:t>
      </w:r>
      <w:r w:rsidR="00DE02A5">
        <w:rPr>
          <w:rFonts w:ascii="Arial" w:eastAsia="Arial" w:hAnsi="Arial" w:cs="Arial"/>
          <w:b/>
          <w:bCs/>
          <w:lang w:val="ru-RU"/>
        </w:rPr>
        <w:t xml:space="preserve"> </w:t>
      </w:r>
      <w:r w:rsidR="00DE02A5" w:rsidRPr="00DE02A5">
        <w:rPr>
          <w:rFonts w:ascii="Arial" w:eastAsia="Arial" w:hAnsi="Arial" w:cs="Arial"/>
          <w:lang w:val="ru-RU"/>
        </w:rPr>
        <w:t xml:space="preserve">(не более 2 минут от публикации в СУЗ до поступления </w:t>
      </w:r>
      <w:r w:rsidR="00DE02A5" w:rsidRPr="00DE02A5">
        <w:rPr>
          <w:rFonts w:ascii="Arial" w:eastAsia="Arial" w:hAnsi="Arial" w:cs="Arial"/>
        </w:rPr>
        <w:t>webhook</w:t>
      </w:r>
      <w:r w:rsidR="00DE02A5" w:rsidRPr="00DE02A5">
        <w:rPr>
          <w:rFonts w:ascii="Arial" w:eastAsia="Arial" w:hAnsi="Arial" w:cs="Arial"/>
          <w:lang w:val="ru-RU"/>
        </w:rPr>
        <w:t>)</w:t>
      </w:r>
      <w:r w:rsidRPr="003C42DA">
        <w:rPr>
          <w:rFonts w:ascii="Arial" w:eastAsia="Arial" w:hAnsi="Arial" w:cs="Arial"/>
          <w:lang w:val="ru-RU"/>
        </w:rPr>
        <w:t xml:space="preserve"> — верхняя граница </w:t>
      </w:r>
      <w:r w:rsidRPr="003C42DA">
        <w:rPr>
          <w:rFonts w:ascii="Arial" w:eastAsia="Arial" w:hAnsi="Arial" w:cs="Arial"/>
          <w:b/>
          <w:bCs/>
          <w:lang w:val="ru-RU"/>
        </w:rPr>
        <w:t>интеграционного</w:t>
      </w:r>
      <w:r w:rsidRPr="003C42DA">
        <w:rPr>
          <w:rFonts w:ascii="Arial" w:eastAsia="Arial" w:hAnsi="Arial" w:cs="Arial"/>
          <w:lang w:val="ru-RU"/>
        </w:rPr>
        <w:t xml:space="preserve"> теста доставки 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§4.6</w:t>
      </w:r>
      <w:r w:rsidRPr="003C42DA">
        <w:rPr>
          <w:rFonts w:ascii="Arial" w:eastAsia="Arial" w:hAnsi="Arial" w:cs="Arial"/>
          <w:lang w:val="ru-RU"/>
        </w:rPr>
        <w:t xml:space="preserve"> тест №1), не </w:t>
      </w:r>
      <w:r>
        <w:rPr>
          <w:rFonts w:ascii="Arial" w:eastAsia="Arial" w:hAnsi="Arial" w:cs="Arial"/>
        </w:rPr>
        <w:t>KPI</w:t>
      </w:r>
      <w:r w:rsidRPr="003C42DA">
        <w:rPr>
          <w:rFonts w:ascii="Arial" w:eastAsia="Arial" w:hAnsi="Arial" w:cs="Arial"/>
          <w:lang w:val="ru-RU"/>
        </w:rPr>
        <w:t xml:space="preserve"> качества подсказок (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).</w:t>
      </w:r>
    </w:p>
    <w:p w14:paraId="63CFF81E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Ответ приемника (INT-07, [Суфлер]):</w:t>
      </w:r>
    </w:p>
    <w:tbl>
      <w:tblPr>
        <w:tblStyle w:val="26"/>
        <w:tblW w:w="123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25"/>
        <w:gridCol w:w="5370"/>
        <w:gridCol w:w="5580"/>
      </w:tblGrid>
      <w:tr w:rsidR="009D43E8" w14:paraId="4B75FA3E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25" w:type="dxa"/>
          </w:tcPr>
          <w:p w14:paraId="3C6E7D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HTTP</w:t>
            </w:r>
          </w:p>
        </w:tc>
        <w:tc>
          <w:tcPr>
            <w:tcW w:w="5370" w:type="dxa"/>
          </w:tcPr>
          <w:p w14:paraId="75D63E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Условие</w:t>
            </w:r>
          </w:p>
        </w:tc>
        <w:tc>
          <w:tcPr>
            <w:tcW w:w="5580" w:type="dxa"/>
          </w:tcPr>
          <w:p w14:paraId="3718BF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Действие outbox Bitrix</w:t>
            </w:r>
          </w:p>
        </w:tc>
      </w:tr>
      <w:tr w:rsidR="009D43E8" w14:paraId="7C72C60D" w14:textId="77777777" w:rsidTr="009D43E8">
        <w:tc>
          <w:tcPr>
            <w:tcW w:w="1425" w:type="dxa"/>
          </w:tcPr>
          <w:p w14:paraId="080DF75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</w:t>
            </w:r>
          </w:p>
        </w:tc>
        <w:tc>
          <w:tcPr>
            <w:tcW w:w="5370" w:type="dxa"/>
          </w:tcPr>
          <w:p w14:paraId="1AD67D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Принято</w:t>
            </w:r>
          </w:p>
        </w:tc>
        <w:tc>
          <w:tcPr>
            <w:tcW w:w="5580" w:type="dxa"/>
          </w:tcPr>
          <w:p w14:paraId="31A405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</w:p>
        </w:tc>
      </w:tr>
      <w:tr w:rsidR="009D43E8" w14:paraId="3567DE09" w14:textId="77777777" w:rsidTr="009D43E8">
        <w:tc>
          <w:tcPr>
            <w:tcW w:w="1425" w:type="dxa"/>
          </w:tcPr>
          <w:p w14:paraId="5A24CB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200</w:t>
            </w:r>
          </w:p>
        </w:tc>
        <w:tc>
          <w:tcPr>
            <w:tcW w:w="5370" w:type="dxa"/>
          </w:tcPr>
          <w:p w14:paraId="509CBA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Дубликат </w:t>
            </w: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</w:p>
        </w:tc>
        <w:tc>
          <w:tcPr>
            <w:tcW w:w="5580" w:type="dxa"/>
          </w:tcPr>
          <w:p w14:paraId="27BA69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</w:p>
        </w:tc>
      </w:tr>
      <w:tr w:rsidR="009D43E8" w14:paraId="654FC6C9" w14:textId="77777777" w:rsidTr="009D43E8">
        <w:tc>
          <w:tcPr>
            <w:tcW w:w="1425" w:type="dxa"/>
          </w:tcPr>
          <w:p w14:paraId="6CBDD8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400 / 401 / 403</w:t>
            </w:r>
          </w:p>
        </w:tc>
        <w:tc>
          <w:tcPr>
            <w:tcW w:w="5370" w:type="dxa"/>
          </w:tcPr>
          <w:p w14:paraId="4A1F3A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Ошибка валидации / auth</w:t>
            </w:r>
          </w:p>
        </w:tc>
        <w:tc>
          <w:tcPr>
            <w:tcW w:w="5580" w:type="dxa"/>
          </w:tcPr>
          <w:p w14:paraId="2B0B232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без retry</w:t>
            </w:r>
          </w:p>
        </w:tc>
      </w:tr>
      <w:tr w:rsidR="009D43E8" w14:paraId="743C7574" w14:textId="77777777" w:rsidTr="009D43E8">
        <w:tc>
          <w:tcPr>
            <w:tcW w:w="1425" w:type="dxa"/>
          </w:tcPr>
          <w:p w14:paraId="4089FB6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503 / timeout</w:t>
            </w:r>
          </w:p>
        </w:tc>
        <w:tc>
          <w:tcPr>
            <w:tcW w:w="5370" w:type="dxa"/>
          </w:tcPr>
          <w:p w14:paraId="087DF42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Временная недоступность</w:t>
            </w:r>
          </w:p>
        </w:tc>
        <w:tc>
          <w:tcPr>
            <w:tcW w:w="5580" w:type="dxa"/>
          </w:tcPr>
          <w:p w14:paraId="630C91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pending</w:t>
            </w:r>
            <w:sdt>
              <w:sdtPr>
                <w:tag w:val="goog_rdk_310"/>
                <w:id w:val="-352287851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INT-08 (retry, тот же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</w:tbl>
    <w:p w14:paraId="4E72CF69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357" w:name="bookmark=kix.troo2lx2m2jr" w:colFirst="0" w:colLast="0"/>
      <w:bookmarkEnd w:id="4357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.1.4. Реестр сценариев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 xml:space="preserve"> и результатов </w:t>
      </w:r>
      <w:r>
        <w:rPr>
          <w:rFonts w:ascii="Arial" w:eastAsia="Arial" w:hAnsi="Arial" w:cs="Arial"/>
        </w:rPr>
        <w:t>BTX</w:t>
      </w:r>
    </w:p>
    <w:tbl>
      <w:tblPr>
        <w:tblStyle w:val="25"/>
        <w:tblW w:w="123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5430"/>
        <w:gridCol w:w="5625"/>
      </w:tblGrid>
      <w:tr w:rsidR="009D43E8" w14:paraId="5CC4D99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258BDB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5430" w:type="dxa"/>
          </w:tcPr>
          <w:p w14:paraId="0161DDE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</w:t>
            </w:r>
          </w:p>
        </w:tc>
        <w:tc>
          <w:tcPr>
            <w:tcW w:w="5625" w:type="dxa"/>
          </w:tcPr>
          <w:p w14:paraId="228B804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  <w:r>
              <w:rPr>
                <w:rFonts w:ascii="Arial" w:eastAsia="Arial" w:hAnsi="Arial" w:cs="Arial"/>
              </w:rPr>
              <w:t xml:space="preserve"> / метод</w:t>
            </w:r>
          </w:p>
        </w:tc>
      </w:tr>
      <w:tr w:rsidR="009D43E8" w14:paraId="51A4318A" w14:textId="77777777" w:rsidTr="009D43E8">
        <w:tc>
          <w:tcPr>
            <w:tcW w:w="1335" w:type="dxa"/>
          </w:tcPr>
          <w:p w14:paraId="06DC6B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INT-01</w:t>
            </w:r>
          </w:p>
        </w:tc>
        <w:tc>
          <w:tcPr>
            <w:tcW w:w="5430" w:type="dxa"/>
          </w:tcPr>
          <w:p w14:paraId="510A91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Публикация статьи</w:t>
            </w:r>
          </w:p>
        </w:tc>
        <w:tc>
          <w:tcPr>
            <w:tcW w:w="5625" w:type="dxa"/>
          </w:tcPr>
          <w:p w14:paraId="1D89FC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webhook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</w:p>
        </w:tc>
      </w:tr>
      <w:tr w:rsidR="009D43E8" w14:paraId="0025C254" w14:textId="77777777" w:rsidTr="009D43E8">
        <w:tc>
          <w:tcPr>
            <w:tcW w:w="1335" w:type="dxa"/>
          </w:tcPr>
          <w:p w14:paraId="230D513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INT-02</w:t>
            </w:r>
          </w:p>
        </w:tc>
        <w:tc>
          <w:tcPr>
            <w:tcW w:w="5430" w:type="dxa"/>
          </w:tcPr>
          <w:p w14:paraId="50F1EC9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Черновик</w:t>
            </w:r>
          </w:p>
        </w:tc>
        <w:tc>
          <w:tcPr>
            <w:tcW w:w="5625" w:type="dxa"/>
          </w:tcPr>
          <w:p w14:paraId="6C0E6A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article.updated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status=draft</w:t>
            </w:r>
          </w:p>
        </w:tc>
      </w:tr>
      <w:tr w:rsidR="009D43E8" w14:paraId="1471BE54" w14:textId="77777777" w:rsidTr="009D43E8">
        <w:tc>
          <w:tcPr>
            <w:tcW w:w="1335" w:type="dxa"/>
          </w:tcPr>
          <w:p w14:paraId="439CCC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INT-03</w:t>
            </w:r>
          </w:p>
        </w:tc>
        <w:tc>
          <w:tcPr>
            <w:tcW w:w="5430" w:type="dxa"/>
          </w:tcPr>
          <w:p w14:paraId="716529F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Снятие с публикации</w:t>
            </w:r>
          </w:p>
        </w:tc>
        <w:tc>
          <w:tcPr>
            <w:tcW w:w="5625" w:type="dxa"/>
          </w:tcPr>
          <w:p w14:paraId="5106FF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</w:p>
        </w:tc>
      </w:tr>
      <w:tr w:rsidR="009D43E8" w14:paraId="49B503E1" w14:textId="77777777" w:rsidTr="009D43E8">
        <w:tc>
          <w:tcPr>
            <w:tcW w:w="1335" w:type="dxa"/>
          </w:tcPr>
          <w:p w14:paraId="6A9F64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INT-04</w:t>
            </w:r>
          </w:p>
        </w:tc>
        <w:tc>
          <w:tcPr>
            <w:tcW w:w="5430" w:type="dxa"/>
          </w:tcPr>
          <w:p w14:paraId="7FE8D1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Удаление</w:t>
            </w:r>
          </w:p>
        </w:tc>
        <w:tc>
          <w:tcPr>
            <w:tcW w:w="5625" w:type="dxa"/>
          </w:tcPr>
          <w:p w14:paraId="21AB75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</w:p>
        </w:tc>
      </w:tr>
      <w:tr w:rsidR="009D43E8" w14:paraId="34E8E9AE" w14:textId="77777777" w:rsidTr="009D43E8">
        <w:tc>
          <w:tcPr>
            <w:tcW w:w="1335" w:type="dxa"/>
          </w:tcPr>
          <w:p w14:paraId="406298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INT-05</w:t>
            </w:r>
          </w:p>
        </w:tc>
        <w:tc>
          <w:tcPr>
            <w:tcW w:w="5430" w:type="dxa"/>
          </w:tcPr>
          <w:p w14:paraId="216EC4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Новая версия</w:t>
            </w:r>
          </w:p>
        </w:tc>
        <w:tc>
          <w:tcPr>
            <w:tcW w:w="5625" w:type="dxa"/>
          </w:tcPr>
          <w:p w14:paraId="3162C33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·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article.version_published</w:t>
            </w:r>
            <w:r>
              <w:rPr>
                <w:rFonts w:ascii="Arial" w:eastAsia="Arial" w:hAnsi="Arial" w:cs="Arial"/>
              </w:rPr>
              <w:t xml:space="preserve"> (новый </w:t>
            </w:r>
            <w:r>
              <w:rPr>
                <w:rFonts w:ascii="Arial" w:eastAsia="Arial" w:hAnsi="Arial" w:cs="Arial"/>
                <w:sz w:val="22"/>
                <w:szCs w:val="22"/>
              </w:rPr>
              <w:t>version_id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4585658A" w14:textId="77777777" w:rsidTr="009D43E8">
        <w:tc>
          <w:tcPr>
            <w:tcW w:w="1335" w:type="dxa"/>
          </w:tcPr>
          <w:p w14:paraId="66598E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INT-06</w:t>
            </w:r>
          </w:p>
        </w:tc>
        <w:tc>
          <w:tcPr>
            <w:tcW w:w="5430" w:type="dxa"/>
          </w:tcPr>
          <w:p w14:paraId="14CEF3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GET статьи (fallback)</w:t>
            </w:r>
          </w:p>
        </w:tc>
        <w:tc>
          <w:tcPr>
            <w:tcW w:w="5625" w:type="dxa"/>
          </w:tcPr>
          <w:p w14:paraId="6267DC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</w:rPr>
              <w:t xml:space="preserve"> REST / custom API</w:t>
            </w:r>
          </w:p>
        </w:tc>
      </w:tr>
      <w:tr w:rsidR="009D43E8" w14:paraId="7958799F" w14:textId="77777777" w:rsidTr="009D43E8">
        <w:tc>
          <w:tcPr>
            <w:tcW w:w="1335" w:type="dxa"/>
          </w:tcPr>
          <w:p w14:paraId="299548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INT-07</w:t>
            </w:r>
          </w:p>
        </w:tc>
        <w:tc>
          <w:tcPr>
            <w:tcW w:w="5430" w:type="dxa"/>
          </w:tcPr>
          <w:p w14:paraId="5EFEFF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 приемника</w:t>
            </w:r>
          </w:p>
        </w:tc>
        <w:tc>
          <w:tcPr>
            <w:tcW w:w="5625" w:type="dxa"/>
          </w:tcPr>
          <w:p w14:paraId="77AB15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202</w:t>
            </w:r>
            <w:r>
              <w:rPr>
                <w:rFonts w:ascii="Arial" w:eastAsia="Arial" w:hAnsi="Arial" w:cs="Arial"/>
              </w:rPr>
              <w:t xml:space="preserve"> / </w:t>
            </w:r>
            <w:r>
              <w:rPr>
                <w:rFonts w:ascii="Arial" w:eastAsia="Arial" w:hAnsi="Arial" w:cs="Arial"/>
                <w:sz w:val="22"/>
                <w:szCs w:val="22"/>
              </w:rPr>
              <w:t>200 duplicate</w:t>
            </w:r>
            <w:r>
              <w:rPr>
                <w:rFonts w:ascii="Arial" w:eastAsia="Arial" w:hAnsi="Arial" w:cs="Arial"/>
              </w:rPr>
              <w:t xml:space="preserve"> / ошибки</w:t>
            </w:r>
          </w:p>
        </w:tc>
      </w:tr>
      <w:tr w:rsidR="009D43E8" w14:paraId="24438A51" w14:textId="77777777" w:rsidTr="009D43E8">
        <w:tc>
          <w:tcPr>
            <w:tcW w:w="1335" w:type="dxa"/>
          </w:tcPr>
          <w:p w14:paraId="523EC8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INT-08</w:t>
            </w:r>
          </w:p>
        </w:tc>
        <w:tc>
          <w:tcPr>
            <w:tcW w:w="5430" w:type="dxa"/>
          </w:tcPr>
          <w:p w14:paraId="4DB07D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Retry outbox</w:t>
            </w:r>
          </w:p>
        </w:tc>
        <w:tc>
          <w:tcPr>
            <w:tcW w:w="5625" w:type="dxa"/>
          </w:tcPr>
          <w:p w14:paraId="06CA91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POST</w:t>
            </w:r>
            <w:r>
              <w:rPr>
                <w:rFonts w:ascii="Arial" w:eastAsia="Arial" w:hAnsi="Arial" w:cs="Arial"/>
              </w:rPr>
              <w:t xml:space="preserve"> retry (тот же </w:t>
            </w:r>
            <w:r>
              <w:rPr>
                <w:rFonts w:ascii="Arial" w:eastAsia="Arial" w:hAnsi="Arial" w:cs="Arial"/>
                <w:sz w:val="22"/>
                <w:szCs w:val="22"/>
              </w:rPr>
              <w:t>event_id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7EAFA2F8" w14:textId="77777777" w:rsidTr="009D43E8">
        <w:tc>
          <w:tcPr>
            <w:tcW w:w="1335" w:type="dxa"/>
          </w:tcPr>
          <w:p w14:paraId="4E1E11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INT-09</w:t>
            </w:r>
          </w:p>
        </w:tc>
        <w:tc>
          <w:tcPr>
            <w:tcW w:w="5430" w:type="dxa"/>
          </w:tcPr>
          <w:p w14:paraId="72943D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Инкремент </w:t>
            </w:r>
            <w:r>
              <w:rPr>
                <w:rFonts w:ascii="Arial" w:eastAsia="Arial" w:hAnsi="Arial" w:cs="Arial"/>
                <w:sz w:val="22"/>
                <w:szCs w:val="22"/>
              </w:rPr>
              <w:t>/changes</w:t>
            </w:r>
          </w:p>
        </w:tc>
        <w:tc>
          <w:tcPr>
            <w:tcW w:w="5625" w:type="dxa"/>
          </w:tcPr>
          <w:p w14:paraId="3BF69B4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 /local/api/sufler/v1/changes?since=</w:t>
            </w:r>
          </w:p>
        </w:tc>
      </w:tr>
      <w:tr w:rsidR="009D43E8" w14:paraId="55A89FB9" w14:textId="77777777" w:rsidTr="009D43E8">
        <w:tc>
          <w:tcPr>
            <w:tcW w:w="1335" w:type="dxa"/>
          </w:tcPr>
          <w:p w14:paraId="330BFC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INT-10</w:t>
            </w:r>
          </w:p>
        </w:tc>
        <w:tc>
          <w:tcPr>
            <w:tcW w:w="5430" w:type="dxa"/>
          </w:tcPr>
          <w:p w14:paraId="6DDFD7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Полная первичная загрузка</w:t>
            </w:r>
          </w:p>
        </w:tc>
        <w:tc>
          <w:tcPr>
            <w:tcW w:w="5625" w:type="dxa"/>
          </w:tcPr>
          <w:p w14:paraId="3F4859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sz w:val="22"/>
                <w:szCs w:val="22"/>
              </w:rPr>
              <w:t>iblock.element.</w:t>
            </w:r>
            <w:r>
              <w:rPr>
                <w:rFonts w:ascii="Arial" w:eastAsia="Arial" w:hAnsi="Arial" w:cs="Arial"/>
              </w:rPr>
              <w:t xml:space="preserve">* </w:t>
            </w:r>
            <w:r>
              <w:rPr>
                <w:rFonts w:ascii="Arial" w:eastAsia="Arial" w:hAnsi="Arial" w:cs="Arial"/>
                <w:b/>
                <w:bCs/>
              </w:rPr>
              <w:t>[Штатно]</w:t>
            </w:r>
          </w:p>
        </w:tc>
      </w:tr>
    </w:tbl>
    <w:p w14:paraId="41046F2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 xml:space="preserve">-06 </w:t>
      </w:r>
      <w:r w:rsidRPr="003C42DA">
        <w:rPr>
          <w:rFonts w:ascii="Arial" w:eastAsia="Arial" w:hAnsi="Arial" w:cs="Arial"/>
          <w:b/>
          <w:bCs/>
          <w:lang w:val="ru-RU"/>
        </w:rPr>
        <w:t>не входит</w:t>
      </w:r>
      <w:r w:rsidRPr="003C42DA">
        <w:rPr>
          <w:rFonts w:ascii="Arial" w:eastAsia="Arial" w:hAnsi="Arial" w:cs="Arial"/>
          <w:lang w:val="ru-RU"/>
        </w:rPr>
        <w:t xml:space="preserve"> в цепочку модели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-01…05, 08).</w:t>
      </w:r>
    </w:p>
    <w:p w14:paraId="6228D0B5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Deliverables Bitrix (BTX-xx)</w:t>
      </w:r>
      <w:r>
        <w:rPr>
          <w:rFonts w:ascii="Arial" w:eastAsia="Arial" w:hAnsi="Arial" w:cs="Arial"/>
        </w:rPr>
        <w:t xml:space="preserve"> — </w:t>
      </w:r>
      <w:r>
        <w:rPr>
          <w:rFonts w:ascii="Arial" w:eastAsia="Arial" w:hAnsi="Arial" w:cs="Arial"/>
          <w:b/>
          <w:bCs/>
        </w:rPr>
        <w:t>§4.3</w:t>
      </w:r>
      <w:r>
        <w:rPr>
          <w:rFonts w:ascii="Arial" w:eastAsia="Arial" w:hAnsi="Arial" w:cs="Arial"/>
        </w:rPr>
        <w:t>:</w:t>
      </w:r>
    </w:p>
    <w:tbl>
      <w:tblPr>
        <w:tblStyle w:val="24"/>
        <w:tblW w:w="1228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35"/>
        <w:gridCol w:w="10950"/>
      </w:tblGrid>
      <w:tr w:rsidR="009D43E8" w14:paraId="0777371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35" w:type="dxa"/>
          </w:tcPr>
          <w:p w14:paraId="52DB89A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0950" w:type="dxa"/>
          </w:tcPr>
          <w:p w14:paraId="4B3D3D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Результат</w:t>
            </w:r>
          </w:p>
        </w:tc>
      </w:tr>
      <w:tr w:rsidR="009D43E8" w14:paraId="315C39A2" w14:textId="77777777" w:rsidTr="009D43E8">
        <w:tc>
          <w:tcPr>
            <w:tcW w:w="1335" w:type="dxa"/>
          </w:tcPr>
          <w:p w14:paraId="0389FB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BTX-1</w:t>
            </w:r>
          </w:p>
        </w:tc>
        <w:tc>
          <w:tcPr>
            <w:tcW w:w="10950" w:type="dxa"/>
          </w:tcPr>
          <w:p w14:paraId="5F8CA3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Модуль </w:t>
            </w:r>
            <w:r>
              <w:rPr>
                <w:rFonts w:ascii="Arial" w:eastAsia="Arial" w:hAnsi="Arial" w:cs="Arial"/>
                <w:sz w:val="22"/>
                <w:szCs w:val="22"/>
              </w:rPr>
              <w:t>bank.sufler.sync</w:t>
            </w:r>
            <w:r>
              <w:rPr>
                <w:rFonts w:ascii="Arial" w:eastAsia="Arial" w:hAnsi="Arial" w:cs="Arial"/>
              </w:rPr>
              <w:t xml:space="preserve">: URL webhook, HMAC, </w:t>
            </w:r>
            <w:r>
              <w:rPr>
                <w:rFonts w:ascii="Arial" w:eastAsia="Arial" w:hAnsi="Arial" w:cs="Arial"/>
                <w:sz w:val="22"/>
                <w:szCs w:val="22"/>
              </w:rPr>
              <w:t>IBLOCK_ID</w:t>
            </w:r>
            <w:r>
              <w:rPr>
                <w:rFonts w:ascii="Arial" w:eastAsia="Arial" w:hAnsi="Arial" w:cs="Arial"/>
              </w:rPr>
              <w:t>, whitelist разделов КЦ</w:t>
            </w:r>
          </w:p>
        </w:tc>
      </w:tr>
      <w:tr w:rsidR="009D43E8" w14:paraId="1C6972D2" w14:textId="77777777" w:rsidTr="009D43E8">
        <w:tc>
          <w:tcPr>
            <w:tcW w:w="1335" w:type="dxa"/>
          </w:tcPr>
          <w:p w14:paraId="3A1BB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BTX-2</w:t>
            </w:r>
          </w:p>
        </w:tc>
        <w:tc>
          <w:tcPr>
            <w:tcW w:w="10950" w:type="dxa"/>
          </w:tcPr>
          <w:p w14:paraId="54780BC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Обработчики </w:t>
            </w:r>
            <w:r>
              <w:rPr>
                <w:rFonts w:ascii="Arial" w:eastAsia="Arial" w:hAnsi="Arial" w:cs="Arial"/>
                <w:sz w:val="22"/>
                <w:szCs w:val="22"/>
              </w:rPr>
              <w:t>OnAfterIBlockElementAdd/Update/Delete</w:t>
            </w:r>
            <w:sdt>
              <w:sdtPr>
                <w:tag w:val="goog_rdk_311"/>
                <w:id w:val="-211154752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outbox</w:t>
                </w:r>
              </w:sdtContent>
            </w:sdt>
          </w:p>
        </w:tc>
      </w:tr>
      <w:tr w:rsidR="009D43E8" w14:paraId="24600FA4" w14:textId="77777777" w:rsidTr="009D43E8">
        <w:tc>
          <w:tcPr>
            <w:tcW w:w="1335" w:type="dxa"/>
          </w:tcPr>
          <w:p w14:paraId="146690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BTX-3</w:t>
            </w:r>
          </w:p>
        </w:tc>
        <w:tc>
          <w:tcPr>
            <w:tcW w:w="10950" w:type="dxa"/>
          </w:tcPr>
          <w:p w14:paraId="3DBD5B3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Outbox + retry (</w:t>
            </w:r>
            <w:r>
              <w:rPr>
                <w:rFonts w:ascii="Arial" w:eastAsia="Arial" w:hAnsi="Arial" w:cs="Arial"/>
                <w:sz w:val="22"/>
                <w:szCs w:val="22"/>
              </w:rPr>
              <w:t>pending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sent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3+ повтора при 503/timeout)</w:t>
            </w:r>
          </w:p>
        </w:tc>
      </w:tr>
      <w:tr w:rsidR="009D43E8" w14:paraId="48C5BA32" w14:textId="77777777" w:rsidTr="009D43E8">
        <w:tc>
          <w:tcPr>
            <w:tcW w:w="1335" w:type="dxa"/>
          </w:tcPr>
          <w:p w14:paraId="1444B9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BTX-4</w:t>
            </w:r>
          </w:p>
        </w:tc>
        <w:tc>
          <w:tcPr>
            <w:tcW w:w="10950" w:type="dxa"/>
          </w:tcPr>
          <w:p w14:paraId="2B99DD2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12"/>
                <w:id w:val="130185436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Бизнес-маппинг →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status</w:t>
            </w:r>
            <w:r w:rsidR="00317F00">
              <w:rPr>
                <w:rFonts w:ascii="Arial" w:eastAsia="Arial" w:hAnsi="Arial" w:cs="Arial"/>
              </w:rPr>
              <w:t xml:space="preserve">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visibility_scope</w:t>
            </w:r>
            <w:r w:rsidR="00317F00">
              <w:rPr>
                <w:rFonts w:ascii="Arial" w:eastAsia="Arial" w:hAnsi="Arial" w:cs="Arial"/>
              </w:rPr>
              <w:t xml:space="preserve">, версии,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body_</w:t>
            </w:r>
            <w:r w:rsidR="00317F00">
              <w:rPr>
                <w:rFonts w:ascii="Arial" w:eastAsia="Arial" w:hAnsi="Arial" w:cs="Arial"/>
              </w:rPr>
              <w:t xml:space="preserve">*, 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checksum</w:t>
            </w:r>
          </w:p>
        </w:tc>
      </w:tr>
      <w:tr w:rsidR="009D43E8" w:rsidRPr="0050000B" w14:paraId="43EFB33F" w14:textId="77777777" w:rsidTr="009D43E8">
        <w:tc>
          <w:tcPr>
            <w:tcW w:w="1335" w:type="dxa"/>
          </w:tcPr>
          <w:p w14:paraId="6484DD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BTX-5</w:t>
            </w:r>
          </w:p>
        </w:tc>
        <w:tc>
          <w:tcPr>
            <w:tcW w:w="10950" w:type="dxa"/>
          </w:tcPr>
          <w:p w14:paraId="58295005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313"/>
                <w:id w:val="959311823"/>
              </w:sdtPr>
              <w:sdtContent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Документация: коды свойств ↔ поля контракта</w:t>
                </w:r>
              </w:sdtContent>
            </w:sdt>
          </w:p>
        </w:tc>
      </w:tr>
      <w:tr w:rsidR="009D43E8" w14:paraId="4206E5D6" w14:textId="77777777" w:rsidTr="009D43E8">
        <w:tc>
          <w:tcPr>
            <w:tcW w:w="1335" w:type="dxa"/>
          </w:tcPr>
          <w:p w14:paraId="5DBC532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BTX-6</w:t>
            </w:r>
          </w:p>
        </w:tc>
        <w:tc>
          <w:tcPr>
            <w:tcW w:w="10950" w:type="dxa"/>
          </w:tcPr>
          <w:p w14:paraId="1CCEBBC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GET …/changes?since=</w:t>
            </w:r>
            <w:r>
              <w:rPr>
                <w:rFonts w:ascii="Arial" w:eastAsia="Arial" w:hAnsi="Arial" w:cs="Arial"/>
              </w:rPr>
              <w:t xml:space="preserve"> (INT-09)</w:t>
            </w:r>
          </w:p>
        </w:tc>
      </w:tr>
      <w:tr w:rsidR="009D43E8" w14:paraId="16BB2D6D" w14:textId="77777777" w:rsidTr="009D43E8">
        <w:tc>
          <w:tcPr>
            <w:tcW w:w="1335" w:type="dxa"/>
          </w:tcPr>
          <w:p w14:paraId="1DAC18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BTX-7</w:t>
            </w:r>
          </w:p>
        </w:tc>
        <w:tc>
          <w:tcPr>
            <w:tcW w:w="10950" w:type="dxa"/>
          </w:tcPr>
          <w:p w14:paraId="6E24D9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Агент cron: досылка </w:t>
            </w:r>
            <w:r>
              <w:rPr>
                <w:rFonts w:ascii="Arial" w:eastAsia="Arial" w:hAnsi="Arial" w:cs="Arial"/>
                <w:sz w:val="22"/>
                <w:szCs w:val="22"/>
              </w:rPr>
              <w:t>failed</w:t>
            </w:r>
            <w:r>
              <w:rPr>
                <w:rFonts w:ascii="Arial" w:eastAsia="Arial" w:hAnsi="Arial" w:cs="Arial"/>
              </w:rPr>
              <w:t>, reconciliation</w:t>
            </w:r>
          </w:p>
        </w:tc>
      </w:tr>
      <w:tr w:rsidR="009D43E8" w:rsidRPr="0050000B" w14:paraId="73449273" w14:textId="77777777" w:rsidTr="009D43E8">
        <w:tc>
          <w:tcPr>
            <w:tcW w:w="1335" w:type="dxa"/>
          </w:tcPr>
          <w:p w14:paraId="25CA66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BTX-8</w:t>
            </w:r>
          </w:p>
        </w:tc>
        <w:tc>
          <w:tcPr>
            <w:tcW w:w="10950" w:type="dxa"/>
          </w:tcPr>
          <w:p w14:paraId="60C7FD1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Админ-журнал </w:t>
            </w:r>
            <w:r>
              <w:rPr>
                <w:rFonts w:ascii="Arial" w:eastAsia="Arial" w:hAnsi="Arial" w:cs="Arial"/>
              </w:rPr>
              <w:t>outbox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+ </w:t>
            </w:r>
            <w:r>
              <w:rPr>
                <w:rFonts w:ascii="Arial" w:eastAsia="Arial" w:hAnsi="Arial" w:cs="Arial"/>
                <w:b/>
                <w:bCs/>
              </w:rPr>
              <w:t>replay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(тот же </w:t>
            </w:r>
            <w:r>
              <w:rPr>
                <w:rFonts w:ascii="Arial" w:eastAsia="Arial" w:hAnsi="Arial" w:cs="Arial"/>
                <w:sz w:val="22"/>
                <w:szCs w:val="22"/>
              </w:rPr>
              <w:t>event</w:t>
            </w:r>
            <w:r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>
              <w:rPr>
                <w:rFonts w:ascii="Arial" w:eastAsia="Arial" w:hAnsi="Arial" w:cs="Arial"/>
                <w:sz w:val="22"/>
                <w:szCs w:val="22"/>
              </w:rPr>
              <w:t>id</w:t>
            </w:r>
            <w:r w:rsidRPr="003C42DA">
              <w:rPr>
                <w:rFonts w:ascii="Arial" w:eastAsia="Arial" w:hAnsi="Arial" w:cs="Arial"/>
                <w:lang w:val="ru-RU"/>
              </w:rPr>
              <w:t>)</w:t>
            </w:r>
          </w:p>
        </w:tc>
      </w:tr>
      <w:tr w:rsidR="009D43E8" w14:paraId="5CD99CE8" w14:textId="77777777" w:rsidTr="009D43E8">
        <w:tc>
          <w:tcPr>
            <w:tcW w:w="1335" w:type="dxa"/>
          </w:tcPr>
          <w:p w14:paraId="28B329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BTX-9</w:t>
            </w:r>
          </w:p>
        </w:tc>
        <w:tc>
          <w:tcPr>
            <w:tcW w:w="10950" w:type="dxa"/>
          </w:tcPr>
          <w:p w14:paraId="7C54D0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Совместная приемка UC (§8)</w:t>
            </w:r>
          </w:p>
        </w:tc>
      </w:tr>
      <w:tr w:rsidR="009D43E8" w14:paraId="49880D2B" w14:textId="77777777" w:rsidTr="009D43E8">
        <w:tc>
          <w:tcPr>
            <w:tcW w:w="1335" w:type="dxa"/>
          </w:tcPr>
          <w:p w14:paraId="236568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BTX-10</w:t>
            </w:r>
          </w:p>
        </w:tc>
        <w:tc>
          <w:tcPr>
            <w:tcW w:w="10950" w:type="dxa"/>
          </w:tcPr>
          <w:p w14:paraId="0479A3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JSON Schema payload v1 + примеры по </w:t>
            </w:r>
            <w:r>
              <w:rPr>
                <w:rFonts w:ascii="Arial" w:eastAsia="Arial" w:hAnsi="Arial" w:cs="Arial"/>
                <w:sz w:val="22"/>
                <w:szCs w:val="22"/>
              </w:rPr>
              <w:t>event_type</w:t>
            </w:r>
          </w:p>
        </w:tc>
      </w:tr>
    </w:tbl>
    <w:p w14:paraId="036DF9C0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Штатно vs доработка:</w:t>
      </w:r>
      <w:r>
        <w:rPr>
          <w:rFonts w:ascii="Arial" w:eastAsia="Arial" w:hAnsi="Arial" w:cs="Arial"/>
        </w:rPr>
        <w:t xml:space="preserve"> инфоблоки, события ядра, REST </w:t>
      </w:r>
      <w:r>
        <w:rPr>
          <w:rFonts w:ascii="Arial" w:eastAsia="Arial" w:hAnsi="Arial" w:cs="Arial"/>
          <w:sz w:val="22"/>
          <w:szCs w:val="22"/>
        </w:rPr>
        <w:t>iblock.element.</w:t>
      </w:r>
      <w:r>
        <w:rPr>
          <w:rFonts w:ascii="Arial" w:eastAsia="Arial" w:hAnsi="Arial" w:cs="Arial"/>
        </w:rPr>
        <w:t xml:space="preserve">*, агенты — </w:t>
      </w:r>
      <w:r>
        <w:rPr>
          <w:rFonts w:ascii="Arial" w:eastAsia="Arial" w:hAnsi="Arial" w:cs="Arial"/>
          <w:b/>
          <w:bCs/>
        </w:rPr>
        <w:t>[Штатно]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bCs/>
        </w:rPr>
        <w:t>§3.2</w:t>
      </w:r>
      <w:r>
        <w:rPr>
          <w:rFonts w:ascii="Arial" w:eastAsia="Arial" w:hAnsi="Arial" w:cs="Arial"/>
        </w:rPr>
        <w:t xml:space="preserve">); webhook, outbox, payload, </w:t>
      </w:r>
      <w:r>
        <w:rPr>
          <w:rFonts w:ascii="Arial" w:eastAsia="Arial" w:hAnsi="Arial" w:cs="Arial"/>
          <w:sz w:val="22"/>
          <w:szCs w:val="22"/>
        </w:rPr>
        <w:t>/changes</w:t>
      </w:r>
      <w:r>
        <w:rPr>
          <w:rFonts w:ascii="Arial" w:eastAsia="Arial" w:hAnsi="Arial" w:cs="Arial"/>
        </w:rPr>
        <w:t xml:space="preserve"> — </w:t>
      </w:r>
      <w:r>
        <w:rPr>
          <w:rFonts w:ascii="Arial" w:eastAsia="Arial" w:hAnsi="Arial" w:cs="Arial"/>
          <w:b/>
          <w:bCs/>
        </w:rPr>
        <w:t>[Доработка]</w:t>
      </w:r>
      <w:r>
        <w:rPr>
          <w:rFonts w:ascii="Arial" w:eastAsia="Arial" w:hAnsi="Arial" w:cs="Arial"/>
        </w:rPr>
        <w:t>.</w:t>
      </w:r>
    </w:p>
    <w:p w14:paraId="2D12E709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 xml:space="preserve">Не входит в </w:t>
      </w:r>
      <w:r>
        <w:rPr>
          <w:rFonts w:ascii="Arial" w:eastAsia="Arial" w:hAnsi="Arial" w:cs="Arial"/>
          <w:b/>
          <w:bCs/>
        </w:rPr>
        <w:t>scope</w:t>
      </w:r>
      <w:r w:rsidRPr="003C42DA">
        <w:rPr>
          <w:rFonts w:ascii="Arial" w:eastAsia="Arial" w:hAnsi="Arial" w:cs="Arial"/>
          <w:b/>
          <w:bCs/>
          <w:lang w:val="ru-RU"/>
        </w:rPr>
        <w:t xml:space="preserve"> разработчиков </w:t>
      </w:r>
      <w:r>
        <w:rPr>
          <w:rFonts w:ascii="Arial" w:eastAsia="Arial" w:hAnsi="Arial" w:cs="Arial"/>
          <w:b/>
          <w:bCs/>
        </w:rPr>
        <w:t>Bitrix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§4.4</w:t>
      </w:r>
      <w:r w:rsidRPr="003C42DA">
        <w:rPr>
          <w:rFonts w:ascii="Arial" w:eastAsia="Arial" w:hAnsi="Arial" w:cs="Arial"/>
          <w:lang w:val="ru-RU"/>
        </w:rPr>
        <w:t xml:space="preserve">):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, эмбеддинги, </w:t>
      </w:r>
      <w:r>
        <w:rPr>
          <w:rFonts w:ascii="Arial" w:eastAsia="Arial" w:hAnsi="Arial" w:cs="Arial"/>
        </w:rPr>
        <w:t>LLM</w:t>
      </w:r>
      <w:r w:rsidRPr="003C42DA">
        <w:rPr>
          <w:rFonts w:ascii="Arial" w:eastAsia="Arial" w:hAnsi="Arial" w:cs="Arial"/>
          <w:lang w:val="ru-RU"/>
        </w:rPr>
        <w:t>, АРМ оператора; изменение бизнес-процессов редактирования СУЗ.</w:t>
      </w:r>
    </w:p>
    <w:p w14:paraId="4936052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Зависимости от Заказчика до старта</w:t>
      </w:r>
      <w:r w:rsidRPr="003C42DA">
        <w:rPr>
          <w:rFonts w:ascii="Arial" w:eastAsia="Arial" w:hAnsi="Arial" w:cs="Arial"/>
          <w:lang w:val="ru-RU"/>
        </w:rPr>
        <w:t xml:space="preserve"> (</w:t>
      </w:r>
      <w:r w:rsidRPr="003C42DA">
        <w:rPr>
          <w:rFonts w:ascii="Arial" w:eastAsia="Arial" w:hAnsi="Arial" w:cs="Arial"/>
          <w:b/>
          <w:bCs/>
          <w:lang w:val="ru-RU"/>
        </w:rPr>
        <w:t>§4.5</w:t>
      </w:r>
      <w:r w:rsidRPr="003C42DA">
        <w:rPr>
          <w:rFonts w:ascii="Arial" w:eastAsia="Arial" w:hAnsi="Arial" w:cs="Arial"/>
          <w:lang w:val="ru-RU"/>
        </w:rPr>
        <w:t xml:space="preserve">): </w:t>
      </w:r>
      <w:r>
        <w:rPr>
          <w:rFonts w:ascii="Arial" w:eastAsia="Arial" w:hAnsi="Arial" w:cs="Arial"/>
        </w:rPr>
        <w:t>ID</w:t>
      </w:r>
      <w:r w:rsidRPr="003C42DA">
        <w:rPr>
          <w:rFonts w:ascii="Arial" w:eastAsia="Arial" w:hAnsi="Arial" w:cs="Arial"/>
          <w:lang w:val="ru-RU"/>
        </w:rPr>
        <w:t xml:space="preserve"> инфоблока(ов), коды свойств, правила «опубликовано для КЦ»; внутренний </w:t>
      </w:r>
      <w:r>
        <w:rPr>
          <w:rFonts w:ascii="Arial" w:eastAsia="Arial" w:hAnsi="Arial" w:cs="Arial"/>
        </w:rPr>
        <w:t>URL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endpoint</w:t>
      </w:r>
      <w:r w:rsidRPr="003C42DA">
        <w:rPr>
          <w:rFonts w:ascii="Arial" w:eastAsia="Arial" w:hAnsi="Arial" w:cs="Arial"/>
          <w:lang w:val="ru-RU"/>
        </w:rPr>
        <w:t xml:space="preserve"> (тест/прод), лимит </w:t>
      </w:r>
      <w:r>
        <w:rPr>
          <w:rFonts w:ascii="Arial" w:eastAsia="Arial" w:hAnsi="Arial" w:cs="Arial"/>
        </w:rPr>
        <w:t>JSON</w:t>
      </w:r>
      <w:r w:rsidRPr="003C42DA">
        <w:rPr>
          <w:rFonts w:ascii="Arial" w:eastAsia="Arial" w:hAnsi="Arial" w:cs="Arial"/>
          <w:lang w:val="ru-RU"/>
        </w:rPr>
        <w:t xml:space="preserve">, требования </w:t>
      </w:r>
      <w:r w:rsidRPr="003C42DA">
        <w:rPr>
          <w:rFonts w:ascii="Arial" w:eastAsia="Arial" w:hAnsi="Arial" w:cs="Arial"/>
          <w:b/>
          <w:bCs/>
          <w:lang w:val="ru-RU"/>
        </w:rPr>
        <w:t>ИБ</w:t>
      </w:r>
      <w:r w:rsidRPr="003C42DA">
        <w:rPr>
          <w:rFonts w:ascii="Arial" w:eastAsia="Arial" w:hAnsi="Arial" w:cs="Arial"/>
          <w:lang w:val="ru-RU"/>
        </w:rPr>
        <w:t xml:space="preserve">; сервисная учетка </w:t>
      </w: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read</w:t>
      </w:r>
      <w:r w:rsidRPr="003C42DA">
        <w:rPr>
          <w:rFonts w:ascii="Arial" w:eastAsia="Arial" w:hAnsi="Arial" w:cs="Arial"/>
          <w:lang w:val="ru-RU"/>
        </w:rPr>
        <w:t xml:space="preserve">) для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-10.</w:t>
      </w:r>
    </w:p>
    <w:p w14:paraId="3870B4E9" w14:textId="77777777" w:rsidR="009D43E8" w:rsidRDefault="00317F00">
      <w:pPr>
        <w:pStyle w:val="3"/>
        <w:rPr>
          <w:rFonts w:ascii="Arial" w:eastAsia="Arial" w:hAnsi="Arial" w:cs="Arial"/>
        </w:rPr>
      </w:pPr>
      <w:bookmarkStart w:id="4358" w:name="bookmark=kix.rvosxlwwromc" w:colFirst="0" w:colLast="0"/>
      <w:bookmarkEnd w:id="4358"/>
      <w:r>
        <w:rPr>
          <w:rFonts w:ascii="Arial" w:eastAsia="Arial" w:hAnsi="Arial" w:cs="Arial"/>
        </w:rPr>
        <w:lastRenderedPageBreak/>
        <w:t>VI.1.5. Матрица ответственности</w:t>
      </w:r>
    </w:p>
    <w:tbl>
      <w:tblPr>
        <w:tblStyle w:val="23"/>
        <w:tblW w:w="1332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65"/>
        <w:gridCol w:w="2895"/>
        <w:gridCol w:w="3105"/>
        <w:gridCol w:w="4155"/>
      </w:tblGrid>
      <w:tr w:rsidR="009D43E8" w14:paraId="2520C59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5" w:type="dxa"/>
          </w:tcPr>
          <w:p w14:paraId="56D91F4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Блок</w:t>
            </w:r>
          </w:p>
        </w:tc>
        <w:tc>
          <w:tcPr>
            <w:tcW w:w="2895" w:type="dxa"/>
          </w:tcPr>
          <w:p w14:paraId="62915E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3105" w:type="dxa"/>
          </w:tcPr>
          <w:p w14:paraId="7DE801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Bitrix (доработка)</w:t>
            </w:r>
          </w:p>
        </w:tc>
        <w:tc>
          <w:tcPr>
            <w:tcW w:w="4155" w:type="dxa"/>
          </w:tcPr>
          <w:p w14:paraId="48955D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Заказчик/ДИТ</w:t>
            </w:r>
          </w:p>
        </w:tc>
      </w:tr>
      <w:tr w:rsidR="009D43E8" w14:paraId="3896278C" w14:textId="77777777" w:rsidTr="009D43E8">
        <w:tc>
          <w:tcPr>
            <w:tcW w:w="3165" w:type="dxa"/>
          </w:tcPr>
          <w:p w14:paraId="754A3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Спецификация payload, INT-сценарии</w:t>
            </w:r>
          </w:p>
        </w:tc>
        <w:tc>
          <w:tcPr>
            <w:tcW w:w="2895" w:type="dxa"/>
          </w:tcPr>
          <w:p w14:paraId="3BA6D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0A02FE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  <w:tc>
          <w:tcPr>
            <w:tcW w:w="4155" w:type="dxa"/>
          </w:tcPr>
          <w:p w14:paraId="2FE328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</w:tr>
      <w:tr w:rsidR="009D43E8" w14:paraId="6C564CA2" w14:textId="77777777" w:rsidTr="009D43E8">
        <w:tc>
          <w:tcPr>
            <w:tcW w:w="3165" w:type="dxa"/>
          </w:tcPr>
          <w:p w14:paraId="7377E6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Outbox, retry, replay</w:t>
            </w:r>
          </w:p>
        </w:tc>
        <w:tc>
          <w:tcPr>
            <w:tcW w:w="2895" w:type="dxa"/>
          </w:tcPr>
          <w:p w14:paraId="59CAD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05" w:type="dxa"/>
          </w:tcPr>
          <w:p w14:paraId="55223E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4155" w:type="dxa"/>
          </w:tcPr>
          <w:p w14:paraId="1DC6BD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ИБ, URL endpoint</w:t>
            </w:r>
          </w:p>
        </w:tc>
      </w:tr>
      <w:tr w:rsidR="009D43E8" w14:paraId="3C7F1E94" w14:textId="77777777" w:rsidTr="009D43E8">
        <w:tc>
          <w:tcPr>
            <w:tcW w:w="3165" w:type="dxa"/>
          </w:tcPr>
          <w:p w14:paraId="45C6D8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Индексация, RAG, LLM</w:t>
            </w:r>
          </w:p>
        </w:tc>
        <w:tc>
          <w:tcPr>
            <w:tcW w:w="2895" w:type="dxa"/>
          </w:tcPr>
          <w:p w14:paraId="7871D3B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41D4AA1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168D0E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7EF6FCBC" w14:textId="77777777" w:rsidTr="009D43E8">
        <w:tc>
          <w:tcPr>
            <w:tcW w:w="3165" w:type="dxa"/>
          </w:tcPr>
          <w:p w14:paraId="73C4F0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Разметка СУЗ для LLM §4.5.1.6</w:t>
            </w:r>
          </w:p>
        </w:tc>
        <w:tc>
          <w:tcPr>
            <w:tcW w:w="2895" w:type="dxa"/>
          </w:tcPr>
          <w:p w14:paraId="6554DF8C" w14:textId="03243B61" w:rsidR="00680801" w:rsidRPr="00680801" w:rsidRDefault="00680801">
            <w:pPr>
              <w:spacing w:before="36" w:after="36"/>
              <w:rPr>
                <w:rFonts w:ascii="Arial" w:eastAsia="Arial" w:hAnsi="Arial" w:cs="Arial"/>
                <w:lang w:val="ru-RU"/>
                <w:rPrChange w:id="4359" w:author="Никита Гринь" w:date="2026-08-04T01:51:00Z" w16du:dateUtc="2026-08-03T22:51:00Z">
                  <w:rPr>
                    <w:rFonts w:ascii="Arial" w:eastAsia="Arial" w:hAnsi="Arial" w:cs="Arial"/>
                  </w:rPr>
                </w:rPrChange>
              </w:rPr>
            </w:pPr>
            <w:ins w:id="4360" w:author="Никита Гринь" w:date="2026-08-04T01:51:00Z">
              <w:r w:rsidRPr="00680801">
                <w:rPr>
                  <w:rFonts w:ascii="Arial" w:eastAsia="Arial" w:hAnsi="Arial" w:cs="Arial"/>
                  <w:lang w:val="ru-RU"/>
                  <w:rPrChange w:id="4361" w:author="Никита Гринь" w:date="2026-08-04T01:51:00Z" w16du:dateUtc="2026-08-03T22:51:00Z">
                    <w:rPr>
                      <w:rFonts w:ascii="Arial" w:eastAsia="Arial" w:hAnsi="Arial" w:cs="Arial"/>
                    </w:rPr>
                  </w:rPrChange>
                </w:rPr>
                <w:t>Методика + выполнение разметки согласованного объёма статей СУЗ</w:t>
              </w:r>
            </w:ins>
            <w:del w:id="4363" w:author="Никита Гринь" w:date="2026-08-04T01:51:00Z" w16du:dateUtc="2026-08-03T22:51:00Z">
              <w:r w:rsidR="00317F00" w:rsidRPr="00680801" w:rsidDel="00680801">
                <w:rPr>
                  <w:rFonts w:ascii="Arial" w:eastAsia="Arial" w:hAnsi="Arial" w:cs="Arial"/>
                  <w:lang w:val="ru-RU"/>
                  <w:rPrChange w:id="4364" w:author="Никита Гринь" w:date="2026-08-04T01:51:00Z" w16du:dateUtc="2026-08-03T22:51:00Z">
                    <w:rPr>
                      <w:rFonts w:ascii="Arial" w:eastAsia="Arial" w:hAnsi="Arial" w:cs="Arial"/>
                    </w:rPr>
                  </w:rPrChange>
                </w:rPr>
                <w:delText>Методика</w:delText>
              </w:r>
            </w:del>
          </w:p>
        </w:tc>
        <w:tc>
          <w:tcPr>
            <w:tcW w:w="3105" w:type="dxa"/>
          </w:tcPr>
          <w:p w14:paraId="0410E9F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17ED20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Согласование</w:t>
            </w:r>
          </w:p>
        </w:tc>
      </w:tr>
      <w:tr w:rsidR="009D43E8" w14:paraId="7152ED53" w14:textId="77777777" w:rsidTr="009D43E8">
        <w:tc>
          <w:tcPr>
            <w:tcW w:w="3165" w:type="dxa"/>
          </w:tcPr>
          <w:p w14:paraId="644ABB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стенд Bitrix</w:t>
            </w:r>
          </w:p>
        </w:tc>
        <w:tc>
          <w:tcPr>
            <w:tcW w:w="2895" w:type="dxa"/>
          </w:tcPr>
          <w:p w14:paraId="220AB2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05" w:type="dxa"/>
          </w:tcPr>
          <w:p w14:paraId="0F7CDE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155" w:type="dxa"/>
          </w:tcPr>
          <w:p w14:paraId="447FAE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(согласованные сроки п.1.4)</w:t>
            </w:r>
          </w:p>
        </w:tc>
      </w:tr>
      <w:tr w:rsidR="009D43E8" w14:paraId="13267AE0" w14:textId="77777777" w:rsidTr="009D43E8">
        <w:tc>
          <w:tcPr>
            <w:tcW w:w="3165" w:type="dxa"/>
          </w:tcPr>
          <w:p w14:paraId="15677A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 INT-T</w:t>
            </w:r>
          </w:p>
        </w:tc>
        <w:tc>
          <w:tcPr>
            <w:tcW w:w="2895" w:type="dxa"/>
          </w:tcPr>
          <w:p w14:paraId="3DD9D3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05" w:type="dxa"/>
          </w:tcPr>
          <w:p w14:paraId="688661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4155" w:type="dxa"/>
          </w:tcPr>
          <w:p w14:paraId="065C04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</w:tr>
    </w:tbl>
    <w:p w14:paraId="6631CACE" w14:textId="77777777" w:rsidR="00680801" w:rsidRDefault="00680801">
      <w:pPr>
        <w:pStyle w:val="3"/>
        <w:rPr>
          <w:ins w:id="4366" w:author="Никита Гринь" w:date="2026-08-04T01:52:00Z" w16du:dateUtc="2026-08-03T22:52:00Z"/>
          <w:rFonts w:ascii="Arial" w:eastAsia="Arial" w:hAnsi="Arial" w:cs="Arial"/>
          <w:lang w:val="ru-RU"/>
        </w:rPr>
      </w:pPr>
    </w:p>
    <w:p w14:paraId="57F155FA" w14:textId="77777777" w:rsidR="00680801" w:rsidRPr="00680801" w:rsidRDefault="00680801" w:rsidP="00680801">
      <w:pPr>
        <w:rPr>
          <w:ins w:id="4367" w:author="Никита Гринь" w:date="2026-08-04T01:52:00Z" w16du:dateUtc="2026-08-03T22:52:00Z"/>
          <w:lang w:val="ru-RU"/>
        </w:rPr>
      </w:pPr>
      <w:ins w:id="4368" w:author="Никита Гринь" w:date="2026-08-04T01:52:00Z" w16du:dateUtc="2026-08-03T22:52:00Z">
        <w:r w:rsidRPr="00680801">
          <w:rPr>
            <w:lang w:val="ru-RU"/>
          </w:rPr>
          <w:t>Разметка СУЗ для LLM (§4.5.1.6) производится Исполнителем по согласованию с Заказчиком:</w:t>
        </w:r>
      </w:ins>
    </w:p>
    <w:p w14:paraId="607C4EF4" w14:textId="77777777" w:rsidR="00680801" w:rsidRPr="00680801" w:rsidRDefault="00680801" w:rsidP="00680801">
      <w:pPr>
        <w:rPr>
          <w:ins w:id="4369" w:author="Никита Гринь" w:date="2026-08-04T01:52:00Z" w16du:dateUtc="2026-08-03T22:52:00Z"/>
          <w:lang w:val="ru-RU"/>
        </w:rPr>
      </w:pPr>
      <w:ins w:id="4370" w:author="Никита Гринь" w:date="2026-08-04T01:52:00Z" w16du:dateUtc="2026-08-03T22:52:00Z">
        <w:r w:rsidRPr="00680801">
          <w:rPr>
            <w:lang w:val="ru-RU"/>
          </w:rPr>
          <w:t>1) Исполнитель готовит методику разметки и согласовывает её с Заказчиком;</w:t>
        </w:r>
      </w:ins>
    </w:p>
    <w:p w14:paraId="1BEDDF81" w14:textId="77777777" w:rsidR="00680801" w:rsidRPr="00680801" w:rsidRDefault="00680801" w:rsidP="00680801">
      <w:pPr>
        <w:rPr>
          <w:ins w:id="4371" w:author="Никита Гринь" w:date="2026-08-04T01:52:00Z" w16du:dateUtc="2026-08-03T22:52:00Z"/>
          <w:lang w:val="ru-RU"/>
        </w:rPr>
      </w:pPr>
      <w:ins w:id="4372" w:author="Никита Гринь" w:date="2026-08-04T01:52:00Z" w16du:dateUtc="2026-08-03T22:52:00Z">
        <w:r w:rsidRPr="00680801">
          <w:rPr>
            <w:lang w:val="ru-RU"/>
          </w:rPr>
          <w:t>2) Исполнитель выполняет разметку согласованного объёма статей СУЗ (структура, фрагменты для RAG, обязательные метаданные, при необходимости эталонные формулировки);</w:t>
        </w:r>
      </w:ins>
    </w:p>
    <w:p w14:paraId="0FA40AD1" w14:textId="77777777" w:rsidR="00680801" w:rsidRPr="00680801" w:rsidRDefault="00680801" w:rsidP="00680801">
      <w:pPr>
        <w:rPr>
          <w:ins w:id="4373" w:author="Никита Гринь" w:date="2026-08-04T01:52:00Z" w16du:dateUtc="2026-08-03T22:52:00Z"/>
          <w:lang w:val="ru-RU"/>
        </w:rPr>
      </w:pPr>
      <w:ins w:id="4374" w:author="Никита Гринь" w:date="2026-08-04T01:52:00Z" w16du:dateUtc="2026-08-03T22:52:00Z">
        <w:r w:rsidRPr="00680801">
          <w:rPr>
            <w:lang w:val="ru-RU"/>
          </w:rPr>
          <w:t>3) Исполнитель настраивает автоматический пайплайн (публикация в СУЗ → ingest → индекс cc_production);</w:t>
        </w:r>
      </w:ins>
    </w:p>
    <w:p w14:paraId="544D736E" w14:textId="233FBB2F" w:rsidR="00680801" w:rsidRPr="00680801" w:rsidRDefault="00680801">
      <w:pPr>
        <w:rPr>
          <w:ins w:id="4375" w:author="Никита Гринь" w:date="2026-08-04T01:52:00Z" w16du:dateUtc="2026-08-03T22:52:00Z"/>
          <w:lang w:val="ru-RU"/>
          <w:rPrChange w:id="4376" w:author="Никита Гринь" w:date="2026-08-04T01:52:00Z" w16du:dateUtc="2026-08-03T22:52:00Z">
            <w:rPr>
              <w:ins w:id="4377" w:author="Никита Гринь" w:date="2026-08-04T01:52:00Z" w16du:dateUtc="2026-08-03T22:52:00Z"/>
              <w:rFonts w:ascii="Arial" w:eastAsia="Arial" w:hAnsi="Arial" w:cs="Arial"/>
              <w:lang w:val="ru-RU"/>
            </w:rPr>
          </w:rPrChange>
        </w:rPr>
        <w:pPrChange w:id="4378" w:author="Никита Гринь" w:date="2026-08-04T01:52:00Z" w16du:dateUtc="2026-08-03T22:52:00Z">
          <w:pPr>
            <w:pStyle w:val="3"/>
          </w:pPr>
        </w:pPrChange>
      </w:pPr>
      <w:ins w:id="4379" w:author="Никита Гринь" w:date="2026-08-04T01:52:00Z" w16du:dateUtc="2026-08-03T22:52:00Z">
        <w:r w:rsidRPr="00680801">
          <w:rPr>
            <w:lang w:val="ru-RU"/>
          </w:rPr>
          <w:t>4) после запуска Заказчик ведёт статьи в СУЗ; при существенных изменениях структуры/правил Исполнитель актуализирует разметку и пайплайн.</w:t>
        </w:r>
      </w:ins>
    </w:p>
    <w:p w14:paraId="2EC2D2F2" w14:textId="77777777" w:rsidR="00680801" w:rsidRDefault="00680801">
      <w:pPr>
        <w:pStyle w:val="3"/>
        <w:rPr>
          <w:ins w:id="4380" w:author="Никита Гринь" w:date="2026-08-04T01:52:00Z" w16du:dateUtc="2026-08-03T22:52:00Z"/>
          <w:rFonts w:ascii="Arial" w:eastAsia="Arial" w:hAnsi="Arial" w:cs="Arial"/>
          <w:lang w:val="ru-RU"/>
        </w:rPr>
      </w:pPr>
    </w:p>
    <w:p w14:paraId="46448FF5" w14:textId="57067BA8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.1.7. Приемка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(интеграция СУЗ)</w:t>
      </w:r>
    </w:p>
    <w:p w14:paraId="4F5386C4" w14:textId="77777777" w:rsidR="009D43E8" w:rsidRDefault="00317F00">
      <w:pPr>
        <w:spacing w:before="180" w:after="180"/>
        <w:rPr>
          <w:rFonts w:ascii="Arial" w:eastAsia="Arial" w:hAnsi="Arial" w:cs="Arial"/>
        </w:rPr>
      </w:pPr>
      <w:r w:rsidRPr="003C42DA">
        <w:rPr>
          <w:rFonts w:ascii="Arial" w:eastAsia="Arial" w:hAnsi="Arial" w:cs="Arial"/>
          <w:lang w:val="ru-RU"/>
        </w:rPr>
        <w:t xml:space="preserve">Приемка </w:t>
      </w:r>
      <w:r>
        <w:rPr>
          <w:rFonts w:ascii="Arial" w:eastAsia="Arial" w:hAnsi="Arial" w:cs="Arial"/>
          <w:b/>
          <w:bCs/>
        </w:rPr>
        <w:t>INT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SUZ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только</w:t>
      </w:r>
      <w:r w:rsidRPr="003C42DA">
        <w:rPr>
          <w:rFonts w:ascii="Arial" w:eastAsia="Arial" w:hAnsi="Arial" w:cs="Arial"/>
          <w:lang w:val="ru-RU"/>
        </w:rPr>
        <w:t xml:space="preserve"> контур обмена </w:t>
      </w:r>
      <w:r>
        <w:rPr>
          <w:rFonts w:ascii="Arial" w:eastAsia="Arial" w:hAnsi="Arial" w:cs="Arial"/>
        </w:rPr>
        <w:t>webhook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outbox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payload</w:t>
      </w:r>
      <w:r w:rsidRPr="003C42DA">
        <w:rPr>
          <w:rFonts w:ascii="Arial" w:eastAsia="Arial" w:hAnsi="Arial" w:cs="Arial"/>
          <w:lang w:val="ru-RU"/>
        </w:rPr>
        <w:t>/</w:t>
      </w:r>
      <w:r>
        <w:rPr>
          <w:rFonts w:ascii="Arial" w:eastAsia="Arial" w:hAnsi="Arial" w:cs="Arial"/>
        </w:rPr>
        <w:t>idempotency</w:t>
      </w:r>
      <w:r w:rsidRPr="003C42DA">
        <w:rPr>
          <w:rFonts w:ascii="Arial" w:eastAsia="Arial" w:hAnsi="Arial" w:cs="Arial"/>
          <w:lang w:val="ru-RU"/>
        </w:rPr>
        <w:t xml:space="preserve"> </w:t>
      </w:r>
      <w:r w:rsidRPr="003C42DA">
        <w:rPr>
          <w:rFonts w:ascii="Arial" w:eastAsia="Arial" w:hAnsi="Arial" w:cs="Arial"/>
          <w:b/>
          <w:bCs/>
          <w:lang w:val="ru-RU"/>
        </w:rPr>
        <w:t>[Прил.1 §4.5.1.3]</w:t>
      </w:r>
      <w:r w:rsidRPr="003C42DA">
        <w:rPr>
          <w:rFonts w:ascii="Arial" w:eastAsia="Arial" w:hAnsi="Arial" w:cs="Arial"/>
          <w:lang w:val="ru-RU"/>
        </w:rPr>
        <w:t xml:space="preserve">; </w:t>
      </w:r>
      <w:r w:rsidRPr="003C42DA">
        <w:rPr>
          <w:rFonts w:ascii="Arial" w:eastAsia="Arial" w:hAnsi="Arial" w:cs="Arial"/>
          <w:b/>
          <w:bCs/>
          <w:lang w:val="ru-RU"/>
        </w:rPr>
        <w:t>не смешивать</w:t>
      </w:r>
      <w:r w:rsidRPr="003C42DA">
        <w:rPr>
          <w:rFonts w:ascii="Arial" w:eastAsia="Arial" w:hAnsi="Arial" w:cs="Arial"/>
          <w:lang w:val="ru-RU"/>
        </w:rPr>
        <w:t xml:space="preserve"> с приемкой </w:t>
      </w:r>
      <w:r>
        <w:rPr>
          <w:rFonts w:ascii="Arial" w:eastAsia="Arial" w:hAnsi="Arial" w:cs="Arial"/>
        </w:rPr>
        <w:t>UI</w:t>
      </w:r>
      <w:r w:rsidRPr="003C42DA">
        <w:rPr>
          <w:rFonts w:ascii="Arial" w:eastAsia="Arial" w:hAnsi="Arial" w:cs="Arial"/>
          <w:lang w:val="ru-RU"/>
        </w:rPr>
        <w:t xml:space="preserve"> и качества подсказок (</w:t>
      </w:r>
      <w:r>
        <w:rPr>
          <w:rFonts w:ascii="Arial" w:eastAsia="Arial" w:hAnsi="Arial" w:cs="Arial"/>
          <w:b/>
          <w:bCs/>
        </w:rPr>
        <w:t>SUF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T</w:t>
      </w:r>
      <w:r w:rsidRPr="003C42DA">
        <w:rPr>
          <w:rFonts w:ascii="Arial" w:eastAsia="Arial" w:hAnsi="Arial" w:cs="Arial"/>
          <w:lang w:val="ru-RU"/>
        </w:rPr>
        <w:t xml:space="preserve">, ТТ §4.6 интерфейс). </w:t>
      </w:r>
      <w:r>
        <w:rPr>
          <w:rFonts w:ascii="Arial" w:eastAsia="Arial" w:hAnsi="Arial" w:cs="Arial"/>
        </w:rPr>
        <w:t>Критерии:</w:t>
      </w:r>
    </w:p>
    <w:tbl>
      <w:tblPr>
        <w:tblStyle w:val="22"/>
        <w:tblW w:w="132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370"/>
        <w:gridCol w:w="6720"/>
        <w:gridCol w:w="4170"/>
      </w:tblGrid>
      <w:tr w:rsidR="009D43E8" w14:paraId="270FA96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0" w:type="dxa"/>
          </w:tcPr>
          <w:p w14:paraId="5265E2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ID</w:t>
            </w:r>
          </w:p>
        </w:tc>
        <w:tc>
          <w:tcPr>
            <w:tcW w:w="6720" w:type="dxa"/>
          </w:tcPr>
          <w:p w14:paraId="299FAB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 (= тест §4.6)</w:t>
            </w:r>
          </w:p>
        </w:tc>
        <w:tc>
          <w:tcPr>
            <w:tcW w:w="4170" w:type="dxa"/>
          </w:tcPr>
          <w:p w14:paraId="6D77C6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14:paraId="03A691CB" w14:textId="77777777" w:rsidTr="009D43E8">
        <w:tc>
          <w:tcPr>
            <w:tcW w:w="2370" w:type="dxa"/>
          </w:tcPr>
          <w:p w14:paraId="1EE3D5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INT-T-SUZ-01</w:t>
            </w:r>
          </w:p>
        </w:tc>
        <w:tc>
          <w:tcPr>
            <w:tcW w:w="6720" w:type="dxa"/>
          </w:tcPr>
          <w:p w14:paraId="25816E1B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14"/>
                <w:id w:val="137339891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Первая публикация → webhook 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>&lt; 2 мин</w:t>
                </w:r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, payload с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body_html</w:t>
            </w:r>
            <w:r w:rsidR="00317F00">
              <w:rPr>
                <w:rFonts w:ascii="Arial" w:eastAsia="Arial" w:hAnsi="Arial" w:cs="Arial"/>
              </w:rPr>
              <w:t>/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body_plain</w:t>
            </w:r>
            <w:r w:rsidR="00317F00">
              <w:rPr>
                <w:rFonts w:ascii="Arial" w:eastAsia="Arial" w:hAnsi="Arial" w:cs="Arial"/>
              </w:rPr>
              <w:t xml:space="preserve"> по schema</w:t>
            </w:r>
          </w:p>
        </w:tc>
        <w:tc>
          <w:tcPr>
            <w:tcW w:w="4170" w:type="dxa"/>
          </w:tcPr>
          <w:p w14:paraId="7169D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№1</w:t>
            </w:r>
          </w:p>
        </w:tc>
      </w:tr>
      <w:tr w:rsidR="009D43E8" w14:paraId="46903BD9" w14:textId="77777777" w:rsidTr="009D43E8">
        <w:tc>
          <w:tcPr>
            <w:tcW w:w="2370" w:type="dxa"/>
          </w:tcPr>
          <w:p w14:paraId="2833CA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INT-T-SUZ-02</w:t>
            </w:r>
          </w:p>
        </w:tc>
        <w:tc>
          <w:tcPr>
            <w:tcW w:w="6720" w:type="dxa"/>
          </w:tcPr>
          <w:p w14:paraId="65E97B7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Черновик: </w:t>
            </w:r>
            <w:r>
              <w:rPr>
                <w:rFonts w:ascii="Arial" w:eastAsia="Arial" w:hAnsi="Arial" w:cs="Arial"/>
                <w:sz w:val="22"/>
                <w:szCs w:val="22"/>
              </w:rPr>
              <w:t>status=draft</w:t>
            </w:r>
            <w:sdt>
              <w:sdtPr>
                <w:tag w:val="goog_rdk_315"/>
                <w:id w:val="13208179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b/>
                <w:bCs/>
              </w:rPr>
              <w:t>без</w:t>
            </w:r>
            <w:r>
              <w:rPr>
                <w:rFonts w:ascii="Arial" w:eastAsia="Arial" w:hAnsi="Arial" w:cs="Arial"/>
              </w:rPr>
              <w:t xml:space="preserve"> переиндексации RAG</w:t>
            </w:r>
          </w:p>
        </w:tc>
        <w:tc>
          <w:tcPr>
            <w:tcW w:w="4170" w:type="dxa"/>
          </w:tcPr>
          <w:p w14:paraId="49330D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№2</w:t>
            </w:r>
          </w:p>
        </w:tc>
      </w:tr>
      <w:tr w:rsidR="009D43E8" w14:paraId="563D4EED" w14:textId="77777777" w:rsidTr="009D43E8">
        <w:tc>
          <w:tcPr>
            <w:tcW w:w="2370" w:type="dxa"/>
          </w:tcPr>
          <w:p w14:paraId="2654C76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INT-T-SUZ-03</w:t>
            </w:r>
          </w:p>
        </w:tc>
        <w:tc>
          <w:tcPr>
            <w:tcW w:w="6720" w:type="dxa"/>
          </w:tcPr>
          <w:p w14:paraId="1D719C0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Новая версия: </w:t>
            </w:r>
            <w:r>
              <w:rPr>
                <w:rFonts w:ascii="Arial" w:eastAsia="Arial" w:hAnsi="Arial" w:cs="Arial"/>
                <w:sz w:val="22"/>
                <w:szCs w:val="22"/>
              </w:rPr>
              <w:t>is_current=true</w:t>
            </w:r>
            <w:r>
              <w:rPr>
                <w:rFonts w:ascii="Arial" w:eastAsia="Arial" w:hAnsi="Arial" w:cs="Arial"/>
              </w:rPr>
              <w:t>, старая снята из retrieval</w:t>
            </w:r>
          </w:p>
        </w:tc>
        <w:tc>
          <w:tcPr>
            <w:tcW w:w="4170" w:type="dxa"/>
          </w:tcPr>
          <w:p w14:paraId="2A7B461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№3</w:t>
            </w:r>
          </w:p>
        </w:tc>
      </w:tr>
      <w:tr w:rsidR="009D43E8" w14:paraId="6B3862F9" w14:textId="77777777" w:rsidTr="009D43E8">
        <w:tc>
          <w:tcPr>
            <w:tcW w:w="2370" w:type="dxa"/>
          </w:tcPr>
          <w:p w14:paraId="0909C1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INT-T-SUZ-04</w:t>
            </w:r>
          </w:p>
        </w:tc>
        <w:tc>
          <w:tcPr>
            <w:tcW w:w="6720" w:type="dxa"/>
          </w:tcPr>
          <w:p w14:paraId="5642B9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Unpublish: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article.unpublished</w:t>
            </w:r>
            <w:sdt>
              <w:sdtPr>
                <w:tag w:val="goog_rdk_316"/>
                <w:id w:val="123659235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soft delete</w:t>
                </w:r>
              </w:sdtContent>
            </w:sdt>
          </w:p>
        </w:tc>
        <w:tc>
          <w:tcPr>
            <w:tcW w:w="4170" w:type="dxa"/>
          </w:tcPr>
          <w:p w14:paraId="58C3D1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№4</w:t>
            </w:r>
          </w:p>
        </w:tc>
      </w:tr>
      <w:tr w:rsidR="009D43E8" w14:paraId="07532C53" w14:textId="77777777" w:rsidTr="009D43E8">
        <w:tc>
          <w:tcPr>
            <w:tcW w:w="2370" w:type="dxa"/>
          </w:tcPr>
          <w:p w14:paraId="6D39D6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INT-T-SUZ-05</w:t>
            </w:r>
          </w:p>
        </w:tc>
        <w:tc>
          <w:tcPr>
            <w:tcW w:w="6720" w:type="dxa"/>
          </w:tcPr>
          <w:p w14:paraId="5EE9C9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Delete: </w:t>
            </w:r>
            <w:r>
              <w:rPr>
                <w:rFonts w:ascii="Arial" w:eastAsia="Arial" w:hAnsi="Arial" w:cs="Arial"/>
                <w:sz w:val="22"/>
                <w:szCs w:val="22"/>
              </w:rPr>
              <w:t>article.deleted</w:t>
            </w:r>
            <w:sdt>
              <w:sdtPr>
                <w:tag w:val="goog_rdk_317"/>
                <w:id w:val="-151431330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hard delete</w:t>
                </w:r>
              </w:sdtContent>
            </w:sdt>
          </w:p>
        </w:tc>
        <w:tc>
          <w:tcPr>
            <w:tcW w:w="4170" w:type="dxa"/>
          </w:tcPr>
          <w:p w14:paraId="49EF95D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№5</w:t>
            </w:r>
          </w:p>
        </w:tc>
      </w:tr>
      <w:tr w:rsidR="009D43E8" w14:paraId="43AC8FF0" w14:textId="77777777" w:rsidTr="009D43E8">
        <w:tc>
          <w:tcPr>
            <w:tcW w:w="2370" w:type="dxa"/>
          </w:tcPr>
          <w:p w14:paraId="1CD824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INT-T-SUZ-06</w:t>
            </w:r>
          </w:p>
        </w:tc>
        <w:tc>
          <w:tcPr>
            <w:tcW w:w="6720" w:type="dxa"/>
          </w:tcPr>
          <w:p w14:paraId="2B0B6C1C" w14:textId="77777777" w:rsidR="009D43E8" w:rsidRPr="003C42DA" w:rsidRDefault="000000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sdt>
              <w:sdtPr>
                <w:tag w:val="goog_rdk_318"/>
                <w:id w:val="-1672714505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Retry</w:t>
                </w:r>
                <w:r w:rsidR="00317F00"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при 503 → идемпотентность по </w:t>
                </w:r>
              </w:sdtContent>
            </w:sdt>
            <w:r w:rsidR="00317F00">
              <w:rPr>
                <w:rFonts w:ascii="Arial" w:eastAsia="Arial" w:hAnsi="Arial" w:cs="Arial"/>
                <w:sz w:val="22"/>
                <w:szCs w:val="22"/>
              </w:rPr>
              <w:t>event</w:t>
            </w:r>
            <w:r w:rsidR="00317F00" w:rsidRPr="003C42DA">
              <w:rPr>
                <w:rFonts w:ascii="Arial" w:eastAsia="Arial" w:hAnsi="Arial" w:cs="Arial"/>
                <w:sz w:val="22"/>
                <w:szCs w:val="22"/>
                <w:lang w:val="ru-RU"/>
              </w:rPr>
              <w:t>_</w:t>
            </w:r>
            <w:r w:rsidR="00317F00">
              <w:rPr>
                <w:rFonts w:ascii="Arial" w:eastAsia="Arial" w:hAnsi="Arial" w:cs="Arial"/>
                <w:sz w:val="22"/>
                <w:szCs w:val="22"/>
              </w:rPr>
              <w:t>id</w:t>
            </w:r>
          </w:p>
        </w:tc>
        <w:tc>
          <w:tcPr>
            <w:tcW w:w="4170" w:type="dxa"/>
          </w:tcPr>
          <w:p w14:paraId="703F33A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№6</w:t>
            </w:r>
          </w:p>
        </w:tc>
      </w:tr>
      <w:tr w:rsidR="009D43E8" w14:paraId="0FCF5DB7" w14:textId="77777777" w:rsidTr="009D43E8">
        <w:tc>
          <w:tcPr>
            <w:tcW w:w="2370" w:type="dxa"/>
          </w:tcPr>
          <w:p w14:paraId="4E1ACC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INT-T-SUZ-07</w:t>
            </w:r>
          </w:p>
        </w:tc>
        <w:tc>
          <w:tcPr>
            <w:tcW w:w="6720" w:type="dxa"/>
          </w:tcPr>
          <w:p w14:paraId="751584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50 последовательных </w:t>
            </w:r>
            <w:r>
              <w:rPr>
                <w:rFonts w:ascii="Arial" w:eastAsia="Arial" w:hAnsi="Arial" w:cs="Arial"/>
              </w:rPr>
              <w:t>update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нет потерь в </w:t>
            </w:r>
            <w:r>
              <w:rPr>
                <w:rFonts w:ascii="Arial" w:eastAsia="Arial" w:hAnsi="Arial" w:cs="Arial"/>
              </w:rPr>
              <w:t>outbox</w:t>
            </w:r>
          </w:p>
        </w:tc>
        <w:tc>
          <w:tcPr>
            <w:tcW w:w="4170" w:type="dxa"/>
          </w:tcPr>
          <w:p w14:paraId="557F4D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№7</w:t>
            </w:r>
          </w:p>
        </w:tc>
      </w:tr>
      <w:tr w:rsidR="009D43E8" w14:paraId="585E360B" w14:textId="77777777" w:rsidTr="009D43E8">
        <w:tc>
          <w:tcPr>
            <w:tcW w:w="2370" w:type="dxa"/>
          </w:tcPr>
          <w:p w14:paraId="214AE52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INT-T-SUZ-08</w:t>
            </w:r>
          </w:p>
        </w:tc>
        <w:tc>
          <w:tcPr>
            <w:tcW w:w="6720" w:type="dxa"/>
          </w:tcPr>
          <w:p w14:paraId="5145374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Сверка REST/custom GET с маппингом BTX-4/5</w:t>
            </w:r>
          </w:p>
        </w:tc>
        <w:tc>
          <w:tcPr>
            <w:tcW w:w="4170" w:type="dxa"/>
          </w:tcPr>
          <w:p w14:paraId="67663DD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 №8</w:t>
            </w:r>
          </w:p>
        </w:tc>
      </w:tr>
    </w:tbl>
    <w:p w14:paraId="314C29E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Артефакты:</w:t>
      </w:r>
      <w:r w:rsidRPr="003C42DA">
        <w:rPr>
          <w:rFonts w:ascii="Arial" w:eastAsia="Arial" w:hAnsi="Arial" w:cs="Arial"/>
          <w:lang w:val="ru-RU"/>
        </w:rPr>
        <w:t xml:space="preserve"> отчет прогона, скриншоты админ-журнала (</w:t>
      </w:r>
      <w:r>
        <w:rPr>
          <w:rFonts w:ascii="Arial" w:eastAsia="Arial" w:hAnsi="Arial" w:cs="Arial"/>
        </w:rPr>
        <w:t>BTX</w:t>
      </w:r>
      <w:r w:rsidRPr="003C42DA">
        <w:rPr>
          <w:rFonts w:ascii="Arial" w:eastAsia="Arial" w:hAnsi="Arial" w:cs="Arial"/>
          <w:lang w:val="ru-RU"/>
        </w:rPr>
        <w:t xml:space="preserve">-8), логи по </w:t>
      </w:r>
      <w:r>
        <w:rPr>
          <w:rFonts w:ascii="Arial" w:eastAsia="Arial" w:hAnsi="Arial" w:cs="Arial"/>
          <w:sz w:val="22"/>
          <w:szCs w:val="22"/>
        </w:rPr>
        <w:t>event</w:t>
      </w:r>
      <w:r w:rsidRPr="003C42DA">
        <w:rPr>
          <w:rFonts w:ascii="Arial" w:eastAsia="Arial" w:hAnsi="Arial" w:cs="Arial"/>
          <w:sz w:val="22"/>
          <w:szCs w:val="22"/>
          <w:lang w:val="ru-RU"/>
        </w:rPr>
        <w:t>_</w:t>
      </w:r>
      <w:r>
        <w:rPr>
          <w:rFonts w:ascii="Arial" w:eastAsia="Arial" w:hAnsi="Arial" w:cs="Arial"/>
          <w:sz w:val="22"/>
          <w:szCs w:val="22"/>
        </w:rPr>
        <w:t>id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p w14:paraId="51F0379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 xml:space="preserve"> — </w:t>
      </w:r>
      <w:r w:rsidRPr="003C42DA">
        <w:rPr>
          <w:rFonts w:ascii="Arial" w:eastAsia="Arial" w:hAnsi="Arial" w:cs="Arial"/>
          <w:b/>
          <w:bCs/>
          <w:lang w:val="ru-RU"/>
        </w:rPr>
        <w:t>сценарии приемки интеграции СУЗ §8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UC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>1…</w:t>
      </w:r>
      <w:r>
        <w:rPr>
          <w:rFonts w:ascii="Arial" w:eastAsia="Arial" w:hAnsi="Arial" w:cs="Arial"/>
        </w:rPr>
        <w:t>A</w:t>
      </w:r>
      <w:r w:rsidRPr="003C42DA">
        <w:rPr>
          <w:rFonts w:ascii="Arial" w:eastAsia="Arial" w:hAnsi="Arial" w:cs="Arial"/>
          <w:lang w:val="ru-RU"/>
        </w:rPr>
        <w:t xml:space="preserve">9,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 xml:space="preserve">1, </w:t>
      </w:r>
      <w:r>
        <w:rPr>
          <w:rFonts w:ascii="Arial" w:eastAsia="Arial" w:hAnsi="Arial" w:cs="Arial"/>
        </w:rPr>
        <w:t>D</w:t>
      </w:r>
      <w:r w:rsidRPr="003C42DA">
        <w:rPr>
          <w:rFonts w:ascii="Arial" w:eastAsia="Arial" w:hAnsi="Arial" w:cs="Arial"/>
          <w:lang w:val="ru-RU"/>
        </w:rPr>
        <w:t>1–</w:t>
      </w:r>
      <w:r>
        <w:rPr>
          <w:rFonts w:ascii="Arial" w:eastAsia="Arial" w:hAnsi="Arial" w:cs="Arial"/>
        </w:rPr>
        <w:t>D</w:t>
      </w:r>
      <w:r w:rsidRPr="003C42DA">
        <w:rPr>
          <w:rFonts w:ascii="Arial" w:eastAsia="Arial" w:hAnsi="Arial" w:cs="Arial"/>
          <w:lang w:val="ru-RU"/>
        </w:rPr>
        <w:t>3).</w:t>
      </w:r>
    </w:p>
    <w:p w14:paraId="0791904C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bookmarkStart w:id="4383" w:name="bookmark=kix.qqsbfmz3jeux" w:colFirst="0" w:colLast="0"/>
    <w:bookmarkEnd w:id="4383"/>
    <w:p w14:paraId="7659716C" w14:textId="77777777" w:rsidR="009D43E8" w:rsidRPr="003C42DA" w:rsidRDefault="00000000">
      <w:pPr>
        <w:pStyle w:val="2"/>
        <w:rPr>
          <w:rFonts w:ascii="Arial" w:eastAsia="Arial" w:hAnsi="Arial" w:cs="Arial"/>
          <w:lang w:val="ru-RU"/>
        </w:rPr>
      </w:pPr>
      <w:sdt>
        <w:sdtPr>
          <w:tag w:val="goog_rdk_319"/>
          <w:id w:val="874537511"/>
        </w:sdtPr>
        <w:sdtContent>
          <w:r w:rsidR="00317F00">
            <w:rPr>
              <w:rFonts w:ascii="Arial Unicode MS" w:eastAsia="Arial Unicode MS" w:hAnsi="Arial Unicode MS" w:cs="Arial Unicode MS"/>
            </w:rPr>
            <w:t>VI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.2. </w:t>
          </w:r>
          <w:r w:rsidR="00317F00">
            <w:rPr>
              <w:rFonts w:ascii="Arial Unicode MS" w:eastAsia="Arial Unicode MS" w:hAnsi="Arial Unicode MS" w:cs="Arial Unicode MS"/>
            </w:rPr>
            <w:t>Oktell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↔ суфлер (телефония)</w:t>
          </w:r>
        </w:sdtContent>
      </w:sdt>
    </w:p>
    <w:p w14:paraId="606136D1" w14:textId="77777777" w:rsidR="009D43E8" w:rsidRDefault="00317F00">
      <w:pPr>
        <w:spacing w:before="180" w:after="180"/>
        <w:rPr>
          <w:ins w:id="4384" w:author="Никита Гринь" w:date="2026-08-03T15:59:00Z" w16du:dateUtc="2026-08-03T12:59:00Z"/>
          <w:rFonts w:ascii="Arial" w:eastAsia="Arial" w:hAnsi="Arial" w:cs="Arial"/>
          <w:b/>
          <w:bCs/>
          <w:lang w:val="ru-RU"/>
        </w:rPr>
      </w:pPr>
      <w:r w:rsidRPr="003D1E67">
        <w:rPr>
          <w:rFonts w:ascii="Arial" w:eastAsia="Arial" w:hAnsi="Arial" w:cs="Arial"/>
          <w:b/>
          <w:bCs/>
          <w:lang w:val="ru-RU"/>
          <w:rPrChange w:id="4385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>[</w:t>
      </w:r>
      <w:r w:rsidRPr="003C42DA">
        <w:rPr>
          <w:rFonts w:ascii="Arial" w:eastAsia="Arial" w:hAnsi="Arial" w:cs="Arial"/>
          <w:b/>
          <w:bCs/>
          <w:lang w:val="ru-RU"/>
        </w:rPr>
        <w:t>Прил</w:t>
      </w:r>
      <w:r w:rsidRPr="003D1E67">
        <w:rPr>
          <w:rFonts w:ascii="Arial" w:eastAsia="Arial" w:hAnsi="Arial" w:cs="Arial"/>
          <w:b/>
          <w:bCs/>
          <w:lang w:val="ru-RU"/>
          <w:rPrChange w:id="4386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.1 §4.2.2.18, §4.3.1]: </w:t>
      </w:r>
      <w:r w:rsidRPr="003C42DA">
        <w:rPr>
          <w:rFonts w:ascii="Arial" w:eastAsia="Arial" w:hAnsi="Arial" w:cs="Arial"/>
          <w:b/>
          <w:bCs/>
          <w:lang w:val="ru-RU"/>
        </w:rPr>
        <w:t>модель</w:t>
      </w:r>
      <w:r w:rsidRPr="003D1E67">
        <w:rPr>
          <w:rFonts w:ascii="Arial" w:eastAsia="Arial" w:hAnsi="Arial" w:cs="Arial"/>
          <w:b/>
          <w:bCs/>
          <w:lang w:val="ru-RU"/>
          <w:rPrChange w:id="4387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</w:rPr>
        <w:t>T</w:t>
      </w:r>
      <w:r w:rsidRPr="003D1E67">
        <w:rPr>
          <w:rFonts w:ascii="Arial" w:eastAsia="Arial" w:hAnsi="Arial" w:cs="Arial"/>
          <w:b/>
          <w:bCs/>
          <w:lang w:val="ru-RU"/>
          <w:rPrChange w:id="4388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</w:rPr>
        <w:t>WebSocket</w:t>
      </w:r>
      <w:r w:rsidRPr="003D1E67">
        <w:rPr>
          <w:rFonts w:ascii="Arial" w:eastAsia="Arial" w:hAnsi="Arial" w:cs="Arial"/>
          <w:b/>
          <w:bCs/>
          <w:lang w:val="ru-RU"/>
          <w:rPrChange w:id="4389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, </w:t>
      </w:r>
      <w:r>
        <w:rPr>
          <w:rFonts w:ascii="Arial" w:eastAsia="Arial" w:hAnsi="Arial" w:cs="Arial"/>
          <w:b/>
          <w:bCs/>
        </w:rPr>
        <w:t>dual</w:t>
      </w:r>
      <w:r w:rsidRPr="003D1E67">
        <w:rPr>
          <w:rFonts w:ascii="Arial" w:eastAsia="Arial" w:hAnsi="Arial" w:cs="Arial"/>
          <w:b/>
          <w:bCs/>
          <w:lang w:val="ru-RU"/>
          <w:rPrChange w:id="4390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>-</w:t>
      </w:r>
      <w:r>
        <w:rPr>
          <w:rFonts w:ascii="Arial" w:eastAsia="Arial" w:hAnsi="Arial" w:cs="Arial"/>
          <w:b/>
          <w:bCs/>
        </w:rPr>
        <w:t>leg</w:t>
      </w:r>
      <w:r w:rsidRPr="003D1E67">
        <w:rPr>
          <w:rFonts w:ascii="Arial" w:eastAsia="Arial" w:hAnsi="Arial" w:cs="Arial"/>
          <w:b/>
          <w:bCs/>
          <w:lang w:val="ru-RU"/>
          <w:rPrChange w:id="4391" w:author="Никита Гринь" w:date="2026-07-31T11:14:00Z" w16du:dateUtc="2026-07-31T08:14:00Z">
            <w:rPr>
              <w:rFonts w:ascii="Arial" w:eastAsia="Arial" w:hAnsi="Arial" w:cs="Arial"/>
              <w:b/>
              <w:bCs/>
              <w:lang w:val="en-US"/>
            </w:rPr>
          </w:rPrChange>
        </w:rPr>
        <w:t xml:space="preserve"> </w:t>
      </w:r>
      <w:r>
        <w:rPr>
          <w:rFonts w:ascii="Arial" w:eastAsia="Arial" w:hAnsi="Arial" w:cs="Arial"/>
          <w:b/>
          <w:bCs/>
        </w:rPr>
        <w:t>ASR</w:t>
      </w:r>
    </w:p>
    <w:p w14:paraId="68ED048F" w14:textId="7CBBF417" w:rsidR="0030129E" w:rsidRPr="0030129E" w:rsidRDefault="0030129E" w:rsidP="0030129E">
      <w:pPr>
        <w:spacing w:before="180" w:after="180"/>
        <w:rPr>
          <w:ins w:id="4392" w:author="Никита Гринь" w:date="2026-08-03T15:59:00Z" w16du:dateUtc="2026-08-03T12:59:00Z"/>
          <w:rFonts w:ascii="Arial" w:eastAsia="Arial" w:hAnsi="Arial" w:cs="Arial"/>
          <w:lang w:val="ru-RU"/>
        </w:rPr>
      </w:pPr>
      <w:ins w:id="4393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Единая история: Oktell + онлайн-чат</w:t>
        </w:r>
      </w:ins>
    </w:p>
    <w:p w14:paraId="67D4C8E6" w14:textId="77777777" w:rsidR="0030129E" w:rsidRPr="0030129E" w:rsidRDefault="0030129E" w:rsidP="0030129E">
      <w:pPr>
        <w:spacing w:before="180" w:after="180"/>
        <w:rPr>
          <w:ins w:id="4394" w:author="Никита Гринь" w:date="2026-08-03T15:59:00Z" w16du:dateUtc="2026-08-03T12:59:00Z"/>
          <w:rFonts w:ascii="Arial" w:eastAsia="Arial" w:hAnsi="Arial" w:cs="Arial"/>
          <w:lang w:val="ru-RU"/>
        </w:rPr>
      </w:pPr>
      <w:ins w:id="4395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Назначение: оператор видит обращения клиента во всех каналах (звонки Oktell и диалоги онлайн-чата) и summary по запросу.</w:t>
        </w:r>
      </w:ins>
    </w:p>
    <w:p w14:paraId="692C0F6C" w14:textId="77777777" w:rsidR="0030129E" w:rsidRPr="0030129E" w:rsidRDefault="0030129E" w:rsidP="0030129E">
      <w:pPr>
        <w:spacing w:before="180" w:after="180"/>
        <w:rPr>
          <w:ins w:id="4396" w:author="Никита Гринь" w:date="2026-08-03T15:59:00Z" w16du:dateUtc="2026-08-03T12:59:00Z"/>
          <w:rFonts w:ascii="Arial" w:eastAsia="Arial" w:hAnsi="Arial" w:cs="Arial"/>
          <w:lang w:val="ru-RU"/>
        </w:rPr>
      </w:pPr>
      <w:ins w:id="4397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Механизм: из Oktell в контур Hub передаются метаданные/результаты обращений по телефонии (идентификатор клиента, время, оператор, тема/summary); из модуля онлайн-чат — диалоги по тому же идентификатору. API единой истории отдаёт ленту и summary в АРМ и окно суфлёра.</w:t>
        </w:r>
      </w:ins>
    </w:p>
    <w:p w14:paraId="5A588357" w14:textId="77777777" w:rsidR="0030129E" w:rsidRPr="0030129E" w:rsidRDefault="0030129E" w:rsidP="0030129E">
      <w:pPr>
        <w:spacing w:before="180" w:after="180"/>
        <w:rPr>
          <w:ins w:id="4398" w:author="Никита Гринь" w:date="2026-08-03T15:59:00Z" w16du:dateUtc="2026-08-03T12:59:00Z"/>
          <w:rFonts w:ascii="Arial" w:eastAsia="Arial" w:hAnsi="Arial" w:cs="Arial"/>
          <w:lang w:val="en-US"/>
          <w:rPrChange w:id="4399" w:author="Никита Гринь" w:date="2026-08-03T15:59:00Z" w16du:dateUtc="2026-08-03T12:59:00Z">
            <w:rPr>
              <w:ins w:id="4400" w:author="Никита Гринь" w:date="2026-08-03T15:59:00Z" w16du:dateUtc="2026-08-03T12:59:00Z"/>
              <w:rFonts w:ascii="Arial" w:eastAsia="Arial" w:hAnsi="Arial" w:cs="Arial"/>
              <w:lang w:val="ru-RU"/>
            </w:rPr>
          </w:rPrChange>
        </w:rPr>
      </w:pPr>
      <w:ins w:id="4401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Приёмка</w:t>
        </w:r>
        <w:r w:rsidRPr="0030129E">
          <w:rPr>
            <w:rFonts w:ascii="Arial" w:eastAsia="Arial" w:hAnsi="Arial" w:cs="Arial"/>
            <w:lang w:val="en-US"/>
            <w:rPrChange w:id="4402" w:author="Никита Гринь" w:date="2026-08-03T15:59:00Z" w16du:dateUtc="2026-08-03T12:59:00Z">
              <w:rPr>
                <w:rFonts w:ascii="Arial" w:eastAsia="Arial" w:hAnsi="Arial" w:cs="Arial"/>
                <w:lang w:val="ru-RU"/>
              </w:rPr>
            </w:rPrChange>
          </w:rPr>
          <w:t>: CHAT-T-13, UC-K3, INT-T (Oktell history).</w:t>
        </w:r>
      </w:ins>
    </w:p>
    <w:p w14:paraId="27086FCF" w14:textId="10B38A08" w:rsidR="0030129E" w:rsidRPr="00FD7F09" w:rsidRDefault="0030129E" w:rsidP="0030129E">
      <w:pPr>
        <w:spacing w:before="180" w:after="180"/>
        <w:rPr>
          <w:rFonts w:ascii="Arial" w:eastAsia="Arial" w:hAnsi="Arial" w:cs="Arial"/>
          <w:lang w:val="en-US"/>
        </w:rPr>
      </w:pPr>
      <w:ins w:id="4403" w:author="Никита Гринь" w:date="2026-08-03T15:59:00Z" w16du:dateUtc="2026-08-03T12:59:00Z">
        <w:r w:rsidRPr="0030129E">
          <w:rPr>
            <w:rFonts w:ascii="Arial" w:eastAsia="Arial" w:hAnsi="Arial" w:cs="Arial"/>
            <w:lang w:val="ru-RU"/>
          </w:rPr>
          <w:t>Пункты</w:t>
        </w:r>
        <w:r w:rsidRPr="00FD7F09">
          <w:rPr>
            <w:rFonts w:ascii="Arial" w:eastAsia="Arial" w:hAnsi="Arial" w:cs="Arial"/>
            <w:lang w:val="en-US"/>
            <w:rPrChange w:id="4404" w:author="Никита Гринь" w:date="2026-08-04T11:33:00Z" w16du:dateUtc="2026-08-04T08:33:00Z">
              <w:rPr>
                <w:rFonts w:ascii="Arial" w:eastAsia="Arial" w:hAnsi="Arial" w:cs="Arial"/>
                <w:lang w:val="ru-RU"/>
              </w:rPr>
            </w:rPrChange>
          </w:rPr>
          <w:t xml:space="preserve"> </w:t>
        </w:r>
        <w:r w:rsidRPr="0030129E">
          <w:rPr>
            <w:rFonts w:ascii="Arial" w:eastAsia="Arial" w:hAnsi="Arial" w:cs="Arial"/>
            <w:lang w:val="ru-RU"/>
          </w:rPr>
          <w:t>ТТ</w:t>
        </w:r>
        <w:r w:rsidRPr="00FD7F09">
          <w:rPr>
            <w:rFonts w:ascii="Arial" w:eastAsia="Arial" w:hAnsi="Arial" w:cs="Arial"/>
            <w:lang w:val="en-US"/>
            <w:rPrChange w:id="4405" w:author="Никита Гринь" w:date="2026-08-04T11:33:00Z" w16du:dateUtc="2026-08-04T08:33:00Z">
              <w:rPr>
                <w:rFonts w:ascii="Arial" w:eastAsia="Arial" w:hAnsi="Arial" w:cs="Arial"/>
                <w:lang w:val="ru-RU"/>
              </w:rPr>
            </w:rPrChange>
          </w:rPr>
          <w:t>: 4.3.1.13–14, 4.3.2.11–12, 4.4.30.</w:t>
        </w:r>
      </w:ins>
    </w:p>
    <w:p w14:paraId="0C80D010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As-Is Oktell, модель T, INT-T-OKT.</w:t>
      </w:r>
    </w:p>
    <w:p w14:paraId="44BAAB0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телефония передает события и аудио для подсказок в реальном времени.</w:t>
      </w:r>
    </w:p>
    <w:p w14:paraId="483F6A9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bCs/>
        </w:rPr>
        <w:t>Продукт:</w:t>
      </w:r>
      <w:r>
        <w:rPr>
          <w:rFonts w:ascii="Arial" w:eastAsia="Arial" w:hAnsi="Arial" w:cs="Arial"/>
        </w:rPr>
        <w:t xml:space="preserve"> Oktell, ООО «Телефонные Системы» (РФ), </w:t>
      </w:r>
      <w:r>
        <w:rPr>
          <w:rFonts w:ascii="Arial" w:eastAsia="Arial" w:hAnsi="Arial" w:cs="Arial"/>
          <w:b/>
          <w:bCs/>
        </w:rPr>
        <w:t>2.15.6.240503</w:t>
      </w:r>
      <w:r>
        <w:rPr>
          <w:rFonts w:ascii="Arial" w:eastAsia="Arial" w:hAnsi="Arial" w:cs="Arial"/>
        </w:rPr>
        <w:t xml:space="preserve"> release, HAL </w:t>
      </w:r>
      <w:r>
        <w:rPr>
          <w:rFonts w:ascii="Arial" w:eastAsia="Arial" w:hAnsi="Arial" w:cs="Arial"/>
          <w:b/>
          <w:bCs/>
        </w:rPr>
        <w:t>2.16.82.270</w:t>
      </w:r>
      <w:r>
        <w:rPr>
          <w:rFonts w:ascii="Arial" w:eastAsia="Arial" w:hAnsi="Arial" w:cs="Arial"/>
        </w:rPr>
        <w:t xml:space="preserve">, БД schema </w:t>
      </w:r>
      <w:r>
        <w:rPr>
          <w:rFonts w:ascii="Arial" w:eastAsia="Arial" w:hAnsi="Arial" w:cs="Arial"/>
          <w:b/>
          <w:bCs/>
        </w:rPr>
        <w:t>210802</w:t>
      </w:r>
      <w:r>
        <w:rPr>
          <w:rFonts w:ascii="Arial" w:eastAsia="Arial" w:hAnsi="Arial" w:cs="Arial"/>
        </w:rPr>
        <w:t xml:space="preserve">, </w:t>
      </w:r>
      <w:r>
        <w:rPr>
          <w:rFonts w:ascii="Arial" w:eastAsia="Arial" w:hAnsi="Arial" w:cs="Arial"/>
          <w:b/>
          <w:bCs/>
        </w:rPr>
        <w:t>MS SQL Server 2016</w:t>
      </w:r>
      <w:r>
        <w:rPr>
          <w:rFonts w:ascii="Arial" w:eastAsia="Arial" w:hAnsi="Arial" w:cs="Arial"/>
        </w:rPr>
        <w:t xml:space="preserve">, on-premise. </w:t>
      </w:r>
      <w:r w:rsidRPr="003C42DA">
        <w:rPr>
          <w:rFonts w:ascii="Arial" w:eastAsia="Arial" w:hAnsi="Arial" w:cs="Arial"/>
          <w:b/>
          <w:bCs/>
          <w:lang w:val="ru-RU"/>
        </w:rPr>
        <w:t>Тестового контура с линиями нет</w:t>
      </w:r>
      <w:r w:rsidRPr="003C42DA">
        <w:rPr>
          <w:rFonts w:ascii="Arial" w:eastAsia="Arial" w:hAnsi="Arial" w:cs="Arial"/>
          <w:lang w:val="ru-RU"/>
        </w:rPr>
        <w:t xml:space="preserve"> (материалы заказчика).</w:t>
      </w:r>
    </w:p>
    <w:p w14:paraId="43E89D7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Контекст КЦ:</w:t>
      </w:r>
      <w:r w:rsidRPr="003C42DA">
        <w:rPr>
          <w:rFonts w:ascii="Arial" w:eastAsia="Arial" w:hAnsi="Arial" w:cs="Arial"/>
          <w:lang w:val="ru-RU"/>
        </w:rPr>
        <w:t xml:space="preserve"> на телефонии клиента встречает </w:t>
      </w:r>
      <w:r w:rsidRPr="003C42DA">
        <w:rPr>
          <w:rFonts w:ascii="Arial" w:eastAsia="Arial" w:hAnsi="Arial" w:cs="Arial"/>
          <w:b/>
          <w:bCs/>
          <w:lang w:val="ru-RU"/>
        </w:rPr>
        <w:t>голосовой робот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rPr>
          <w:rFonts w:ascii="Arial" w:eastAsia="Arial" w:hAnsi="Arial" w:cs="Arial"/>
        </w:rPr>
        <w:t>IVR</w:t>
      </w:r>
      <w:r w:rsidRPr="003C42DA">
        <w:rPr>
          <w:rFonts w:ascii="Arial" w:eastAsia="Arial" w:hAnsi="Arial" w:cs="Arial"/>
          <w:lang w:val="ru-RU"/>
        </w:rPr>
        <w:t xml:space="preserve">); скилл-группы и маршрутизация по транскрипту робота; </w:t>
      </w:r>
      <w:r w:rsidRPr="003C42DA">
        <w:rPr>
          <w:rFonts w:ascii="Arial" w:eastAsia="Arial" w:hAnsi="Arial" w:cs="Arial"/>
          <w:b/>
          <w:bCs/>
          <w:lang w:val="ru-RU"/>
        </w:rPr>
        <w:t xml:space="preserve">скриптов оператору в </w:t>
      </w:r>
      <w:r>
        <w:rPr>
          <w:rFonts w:ascii="Arial" w:eastAsia="Arial" w:hAnsi="Arial" w:cs="Arial"/>
          <w:b/>
          <w:bCs/>
        </w:rPr>
        <w:t>Oktell</w:t>
      </w:r>
      <w:r w:rsidRPr="003C42DA">
        <w:rPr>
          <w:rFonts w:ascii="Arial" w:eastAsia="Arial" w:hAnsi="Arial" w:cs="Arial"/>
          <w:b/>
          <w:bCs/>
          <w:lang w:val="ru-RU"/>
        </w:rPr>
        <w:t xml:space="preserve"> нет</w:t>
      </w:r>
      <w:r w:rsidRPr="003C42DA">
        <w:rPr>
          <w:rFonts w:ascii="Arial" w:eastAsia="Arial" w:hAnsi="Arial" w:cs="Arial"/>
          <w:lang w:val="ru-RU"/>
        </w:rPr>
        <w:t xml:space="preserve"> — суфлер реализуется в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(</w:t>
      </w:r>
      <w:r>
        <w:fldChar w:fldCharType="begin"/>
      </w:r>
      <w:r>
        <w:instrText>HYPERLINK</w:instrText>
      </w:r>
      <w:r w:rsidRPr="003D1E67">
        <w:rPr>
          <w:lang w:val="ru-RU"/>
          <w:rPrChange w:id="4406" w:author="Никита Гринь" w:date="2026-07-31T11:14:00Z" w16du:dateUtc="2026-07-31T08:14:00Z">
            <w:rPr/>
          </w:rPrChange>
        </w:rPr>
        <w:instrText xml:space="preserve"> "</w:instrText>
      </w:r>
      <w:r>
        <w:instrText>https</w:instrText>
      </w:r>
      <w:r w:rsidRPr="003D1E67">
        <w:rPr>
          <w:lang w:val="ru-RU"/>
          <w:rPrChange w:id="4407" w:author="Никита Гринь" w:date="2026-07-31T11:14:00Z" w16du:dateUtc="2026-07-31T08:14:00Z">
            <w:rPr/>
          </w:rPrChange>
        </w:rPr>
        <w:instrText>://</w:instrText>
      </w:r>
      <w:r>
        <w:instrText>docs</w:instrText>
      </w:r>
      <w:r w:rsidRPr="003D1E67">
        <w:rPr>
          <w:lang w:val="ru-RU"/>
          <w:rPrChange w:id="4408" w:author="Никита Гринь" w:date="2026-07-31T11:14:00Z" w16du:dateUtc="2026-07-31T08:14:00Z">
            <w:rPr/>
          </w:rPrChange>
        </w:rPr>
        <w:instrText>.</w:instrText>
      </w:r>
      <w:r>
        <w:instrText>google</w:instrText>
      </w:r>
      <w:r w:rsidRPr="003D1E67">
        <w:rPr>
          <w:lang w:val="ru-RU"/>
          <w:rPrChange w:id="4409" w:author="Никита Гринь" w:date="2026-07-31T11:14:00Z" w16du:dateUtc="2026-07-31T08:14:00Z">
            <w:rPr/>
          </w:rPrChange>
        </w:rPr>
        <w:instrText>.</w:instrText>
      </w:r>
      <w:r>
        <w:instrText>com</w:instrText>
      </w:r>
      <w:r w:rsidRPr="003D1E67">
        <w:rPr>
          <w:lang w:val="ru-RU"/>
          <w:rPrChange w:id="4410" w:author="Никита Гринь" w:date="2026-07-31T11:14:00Z" w16du:dateUtc="2026-07-31T08:14:00Z">
            <w:rPr/>
          </w:rPrChange>
        </w:rPr>
        <w:instrText>/</w:instrText>
      </w:r>
      <w:r>
        <w:instrText>document</w:instrText>
      </w:r>
      <w:r w:rsidRPr="003D1E67">
        <w:rPr>
          <w:lang w:val="ru-RU"/>
          <w:rPrChange w:id="4411" w:author="Никита Гринь" w:date="2026-07-31T11:14:00Z" w16du:dateUtc="2026-07-31T08:14:00Z">
            <w:rPr/>
          </w:rPrChange>
        </w:rPr>
        <w:instrText>/</w:instrText>
      </w:r>
      <w:r>
        <w:instrText>d</w:instrText>
      </w:r>
      <w:r w:rsidRPr="003D1E67">
        <w:rPr>
          <w:lang w:val="ru-RU"/>
          <w:rPrChange w:id="4412" w:author="Никита Гринь" w:date="2026-07-31T11:14:00Z" w16du:dateUtc="2026-07-31T08:14:00Z">
            <w:rPr/>
          </w:rPrChange>
        </w:rPr>
        <w:instrText>/1</w:instrText>
      </w:r>
      <w:r>
        <w:instrText>HRsIqDCwgGZgX</w:instrText>
      </w:r>
      <w:r w:rsidRPr="003D1E67">
        <w:rPr>
          <w:lang w:val="ru-RU"/>
          <w:rPrChange w:id="4413" w:author="Никита Гринь" w:date="2026-07-31T11:14:00Z" w16du:dateUtc="2026-07-31T08:14:00Z">
            <w:rPr/>
          </w:rPrChange>
        </w:rPr>
        <w:instrText>-</w:instrText>
      </w:r>
      <w:r>
        <w:instrText>G</w:instrText>
      </w:r>
      <w:r w:rsidRPr="003D1E67">
        <w:rPr>
          <w:lang w:val="ru-RU"/>
          <w:rPrChange w:id="4414" w:author="Никита Гринь" w:date="2026-07-31T11:14:00Z" w16du:dateUtc="2026-07-31T08:14:00Z">
            <w:rPr/>
          </w:rPrChange>
        </w:rPr>
        <w:instrText>6</w:instrText>
      </w:r>
      <w:r>
        <w:instrText>ixQf</w:instrText>
      </w:r>
      <w:r w:rsidRPr="003D1E67">
        <w:rPr>
          <w:lang w:val="ru-RU"/>
          <w:rPrChange w:id="4415" w:author="Никита Гринь" w:date="2026-07-31T11:14:00Z" w16du:dateUtc="2026-07-31T08:14:00Z">
            <w:rPr/>
          </w:rPrChange>
        </w:rPr>
        <w:instrText>3</w:instrText>
      </w:r>
      <w:r>
        <w:instrText>jXXzxb</w:instrText>
      </w:r>
      <w:r w:rsidRPr="003D1E67">
        <w:rPr>
          <w:lang w:val="ru-RU"/>
          <w:rPrChange w:id="4416" w:author="Никита Гринь" w:date="2026-07-31T11:14:00Z" w16du:dateUtc="2026-07-31T08:14:00Z">
            <w:rPr/>
          </w:rPrChange>
        </w:rPr>
        <w:instrText>_</w:instrText>
      </w:r>
      <w:r>
        <w:instrText>jAhj</w:instrText>
      </w:r>
      <w:r w:rsidRPr="003D1E67">
        <w:rPr>
          <w:lang w:val="ru-RU"/>
          <w:rPrChange w:id="4417" w:author="Никита Гринь" w:date="2026-07-31T11:14:00Z" w16du:dateUtc="2026-07-31T08:14:00Z">
            <w:rPr/>
          </w:rPrChange>
        </w:rPr>
        <w:instrText>/</w:instrText>
      </w:r>
      <w:r>
        <w:instrText>edit</w:instrText>
      </w:r>
      <w:r w:rsidRPr="003D1E67">
        <w:rPr>
          <w:lang w:val="ru-RU"/>
          <w:rPrChange w:id="4418" w:author="Никита Гринь" w:date="2026-07-31T11:14:00Z" w16du:dateUtc="2026-07-31T08:14:00Z">
            <w:rPr/>
          </w:rPrChange>
        </w:rPr>
        <w:instrText>" \</w:instrText>
      </w:r>
      <w:r>
        <w:instrText>l</w:instrText>
      </w:r>
      <w:r w:rsidRPr="003D1E67">
        <w:rPr>
          <w:lang w:val="ru-RU"/>
          <w:rPrChange w:id="4419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420" w:author="Никита Гринь" w:date="2026-07-31T11:14:00Z" w16du:dateUtc="2026-07-31T08:14:00Z">
            <w:rPr/>
          </w:rPrChange>
        </w:rPr>
        <w:instrText>=</w:instrText>
      </w:r>
      <w:r>
        <w:instrText>id</w:instrText>
      </w:r>
      <w:r w:rsidRPr="003D1E67">
        <w:rPr>
          <w:lang w:val="ru-RU"/>
          <w:rPrChange w:id="4421" w:author="Никита Гринь" w:date="2026-07-31T11:14:00Z" w16du:dateUtc="2026-07-31T08:14:00Z">
            <w:rPr/>
          </w:rPrChange>
        </w:rPr>
        <w:instrText>.</w:instrText>
      </w:r>
      <w:r>
        <w:instrText>si</w:instrText>
      </w:r>
      <w:r w:rsidRPr="003D1E67">
        <w:rPr>
          <w:lang w:val="ru-RU"/>
          <w:rPrChange w:id="4422" w:author="Никита Гринь" w:date="2026-07-31T11:14:00Z" w16du:dateUtc="2026-07-31T08:14:00Z">
            <w:rPr/>
          </w:rPrChange>
        </w:rPr>
        <w:instrText>0</w:instrText>
      </w:r>
      <w:r>
        <w:instrText>mznyz</w:instrText>
      </w:r>
      <w:r w:rsidRPr="003D1E67">
        <w:rPr>
          <w:lang w:val="ru-RU"/>
          <w:rPrChange w:id="4423" w:author="Никита Гринь" w:date="2026-07-31T11:14:00Z" w16du:dateUtc="2026-07-31T08:14:00Z">
            <w:rPr/>
          </w:rPrChange>
        </w:rPr>
        <w:instrText>67</w:instrText>
      </w:r>
      <w:r>
        <w:instrText>lt</w:instrText>
      </w:r>
      <w:r w:rsidRPr="003D1E67">
        <w:rPr>
          <w:lang w:val="ru-RU"/>
          <w:rPrChange w:id="4424" w:author="Никита Гринь" w:date="2026-07-31T11:14:00Z" w16du:dateUtc="2026-07-31T08:14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II</w:t>
      </w:r>
      <w:r w:rsidRPr="003C42DA">
        <w:rPr>
          <w:rFonts w:ascii="Arial" w:eastAsia="Arial" w:hAnsi="Arial" w:cs="Arial"/>
          <w:color w:val="156082"/>
          <w:lang w:val="ru-RU"/>
        </w:rPr>
        <w:t>.3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 xml:space="preserve">). Подсказки </w:t>
      </w:r>
      <w:r>
        <w:rPr>
          <w:rFonts w:ascii="Arial" w:eastAsia="Arial" w:hAnsi="Arial" w:cs="Arial"/>
        </w:rPr>
        <w:t>RAG</w:t>
      </w:r>
      <w:r w:rsidRPr="003C42DA">
        <w:rPr>
          <w:rFonts w:ascii="Arial" w:eastAsia="Arial" w:hAnsi="Arial" w:cs="Arial"/>
          <w:lang w:val="ru-RU"/>
        </w:rPr>
        <w:t xml:space="preserve"> — только из </w:t>
      </w:r>
      <w:r>
        <w:rPr>
          <w:rFonts w:ascii="Arial" w:eastAsia="Arial" w:hAnsi="Arial" w:cs="Arial"/>
        </w:rPr>
        <w:t>production</w:t>
      </w:r>
      <w:r w:rsidRPr="003C42DA">
        <w:rPr>
          <w:rFonts w:ascii="Arial" w:eastAsia="Arial" w:hAnsi="Arial" w:cs="Arial"/>
          <w:lang w:val="ru-RU"/>
        </w:rPr>
        <w:t>-индекса СУЗ (</w:t>
      </w:r>
      <w:r>
        <w:fldChar w:fldCharType="begin"/>
      </w:r>
      <w:r>
        <w:instrText>HYPERLINK</w:instrText>
      </w:r>
      <w:r w:rsidRPr="003D1E67">
        <w:rPr>
          <w:lang w:val="ru-RU"/>
          <w:rPrChange w:id="4425" w:author="Никита Гринь" w:date="2026-07-31T11:14:00Z" w16du:dateUtc="2026-07-31T08:14:00Z">
            <w:rPr/>
          </w:rPrChange>
        </w:rPr>
        <w:instrText xml:space="preserve"> \</w:instrText>
      </w:r>
      <w:r>
        <w:instrText>l</w:instrText>
      </w:r>
      <w:r w:rsidRPr="003D1E67">
        <w:rPr>
          <w:lang w:val="ru-RU"/>
          <w:rPrChange w:id="4426" w:author="Никита Гринь" w:date="2026-07-31T11:14:00Z" w16du:dateUtc="2026-07-31T08:14:00Z">
            <w:rPr/>
          </w:rPrChange>
        </w:rPr>
        <w:instrText xml:space="preserve"> "</w:instrText>
      </w:r>
      <w:r>
        <w:instrText>bookmark</w:instrText>
      </w:r>
      <w:r w:rsidRPr="003D1E67">
        <w:rPr>
          <w:lang w:val="ru-RU"/>
          <w:rPrChange w:id="4427" w:author="Никита Гринь" w:date="2026-07-31T11:14:00Z" w16du:dateUtc="2026-07-31T08:14:00Z">
            <w:rPr/>
          </w:rPrChange>
        </w:rPr>
        <w:instrText>=</w:instrText>
      </w:r>
      <w:r>
        <w:instrText>kix</w:instrText>
      </w:r>
      <w:r w:rsidRPr="003D1E67">
        <w:rPr>
          <w:lang w:val="ru-RU"/>
          <w:rPrChange w:id="4428" w:author="Никита Гринь" w:date="2026-07-31T11:14:00Z" w16du:dateUtc="2026-07-31T08:14:00Z">
            <w:rPr/>
          </w:rPrChange>
        </w:rPr>
        <w:instrText>.</w:instrText>
      </w:r>
      <w:r>
        <w:instrText>rjjzmyjzy</w:instrText>
      </w:r>
      <w:r w:rsidRPr="003D1E67">
        <w:rPr>
          <w:lang w:val="ru-RU"/>
          <w:rPrChange w:id="4429" w:author="Никита Гринь" w:date="2026-07-31T11:14:00Z" w16du:dateUtc="2026-07-31T08:14:00Z">
            <w:rPr/>
          </w:rPrChange>
        </w:rPr>
        <w:instrText>0</w:instrText>
      </w:r>
      <w:r>
        <w:instrText>yx</w:instrText>
      </w:r>
      <w:r w:rsidRPr="003D1E67">
        <w:rPr>
          <w:lang w:val="ru-RU"/>
          <w:rPrChange w:id="4430" w:author="Никита Гринь" w:date="2026-07-31T11:14:00Z" w16du:dateUtc="2026-07-31T08:14:00Z">
            <w:rPr/>
          </w:rPrChange>
        </w:rPr>
        <w:instrText>" \</w:instrText>
      </w:r>
      <w:r>
        <w:instrText>h</w:instrText>
      </w:r>
      <w:r>
        <w:fldChar w:fldCharType="separate"/>
      </w:r>
      <w:r>
        <w:rPr>
          <w:rFonts w:ascii="Arial" w:eastAsia="Arial" w:hAnsi="Arial" w:cs="Arial"/>
          <w:color w:val="156082"/>
        </w:rPr>
        <w:t>VI</w:t>
      </w:r>
      <w:r w:rsidRPr="003C42DA">
        <w:rPr>
          <w:rFonts w:ascii="Arial" w:eastAsia="Arial" w:hAnsi="Arial" w:cs="Arial"/>
          <w:color w:val="156082"/>
          <w:lang w:val="ru-RU"/>
        </w:rPr>
        <w:t>.1</w:t>
      </w:r>
      <w:r>
        <w:fldChar w:fldCharType="end"/>
      </w:r>
      <w:r w:rsidRPr="003C42DA">
        <w:rPr>
          <w:rFonts w:ascii="Arial" w:eastAsia="Arial" w:hAnsi="Arial" w:cs="Arial"/>
          <w:lang w:val="ru-RU"/>
        </w:rPr>
        <w:t>).</w:t>
      </w:r>
    </w:p>
    <w:p w14:paraId="4DED8EB5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431" w:name="bookmark=kix.sj7f7olnxwez" w:colFirst="0" w:colLast="0"/>
      <w:bookmarkEnd w:id="4431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.2.1. </w:t>
      </w:r>
      <w:r>
        <w:rPr>
          <w:rFonts w:ascii="Arial" w:eastAsia="Arial" w:hAnsi="Arial" w:cs="Arial"/>
        </w:rPr>
        <w:t>As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Is</w:t>
      </w:r>
      <w:r w:rsidRPr="003C42DA">
        <w:rPr>
          <w:rFonts w:ascii="Arial" w:eastAsia="Arial" w:hAnsi="Arial" w:cs="Arial"/>
          <w:lang w:val="ru-RU"/>
        </w:rPr>
        <w:t xml:space="preserve"> (ответы заказчика / вендора)</w:t>
      </w:r>
    </w:p>
    <w:tbl>
      <w:tblPr>
        <w:tblStyle w:val="21"/>
        <w:tblW w:w="119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15"/>
        <w:gridCol w:w="5655"/>
        <w:gridCol w:w="3600"/>
      </w:tblGrid>
      <w:tr w:rsidR="009D43E8" w14:paraId="54E66FB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715" w:type="dxa"/>
          </w:tcPr>
          <w:p w14:paraId="2D88A39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Тема</w:t>
            </w:r>
          </w:p>
        </w:tc>
        <w:tc>
          <w:tcPr>
            <w:tcW w:w="5655" w:type="dxa"/>
          </w:tcPr>
          <w:p w14:paraId="6DF909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Факт</w:t>
            </w:r>
          </w:p>
        </w:tc>
        <w:tc>
          <w:tcPr>
            <w:tcW w:w="3600" w:type="dxa"/>
          </w:tcPr>
          <w:p w14:paraId="05E8F40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Источник</w:t>
            </w:r>
          </w:p>
        </w:tc>
      </w:tr>
      <w:tr w:rsidR="009D43E8" w14:paraId="27CD3759" w14:textId="77777777" w:rsidTr="009D43E8">
        <w:tc>
          <w:tcPr>
            <w:tcW w:w="2715" w:type="dxa"/>
          </w:tcPr>
          <w:p w14:paraId="2758515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IVR / робот</w:t>
            </w:r>
          </w:p>
        </w:tc>
        <w:tc>
          <w:tcPr>
            <w:tcW w:w="5655" w:type="dxa"/>
          </w:tcPr>
          <w:p w14:paraId="02344CB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-редактор </w:t>
            </w:r>
            <w:r>
              <w:rPr>
                <w:rFonts w:ascii="Arial" w:eastAsia="Arial" w:hAnsi="Arial" w:cs="Arial"/>
              </w:rPr>
              <w:t>IVR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-деревьев; маршрутизация по транскрипту/тематике; сценарий по звонку — 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можно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определить программно</w:t>
            </w:r>
          </w:p>
        </w:tc>
        <w:tc>
          <w:tcPr>
            <w:tcW w:w="3600" w:type="dxa"/>
          </w:tcPr>
          <w:p w14:paraId="2B70F7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5311A47" w14:textId="77777777" w:rsidTr="009D43E8">
        <w:tc>
          <w:tcPr>
            <w:tcW w:w="2715" w:type="dxa"/>
          </w:tcPr>
          <w:p w14:paraId="06D116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Экспорт/импорт сценариев</w:t>
            </w:r>
          </w:p>
        </w:tc>
        <w:tc>
          <w:tcPr>
            <w:tcW w:w="5655" w:type="dxa"/>
          </w:tcPr>
          <w:p w14:paraId="1E476D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353249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826CFB3" w14:textId="77777777" w:rsidTr="009D43E8">
        <w:tc>
          <w:tcPr>
            <w:tcW w:w="2715" w:type="dxa"/>
          </w:tcPr>
          <w:p w14:paraId="27CA03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Скилл-группы</w:t>
            </w:r>
          </w:p>
        </w:tc>
        <w:tc>
          <w:tcPr>
            <w:tcW w:w="5655" w:type="dxa"/>
          </w:tcPr>
          <w:p w14:paraId="0BF7892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Есть</w:t>
            </w:r>
            <w:sdt>
              <w:sdtPr>
                <w:tag w:val="goog_rdk_320"/>
                <w:id w:val="1783869420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(пример: «купить карту» → продажи)</w:t>
                </w:r>
              </w:sdtContent>
            </w:sdt>
          </w:p>
        </w:tc>
        <w:tc>
          <w:tcPr>
            <w:tcW w:w="3600" w:type="dxa"/>
          </w:tcPr>
          <w:p w14:paraId="325453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2FBD813E" w14:textId="77777777" w:rsidTr="009D43E8">
        <w:tc>
          <w:tcPr>
            <w:tcW w:w="2715" w:type="dxa"/>
          </w:tcPr>
          <w:p w14:paraId="33FAE8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Скрипты оператору в Oktell</w:t>
            </w:r>
          </w:p>
        </w:tc>
        <w:tc>
          <w:tcPr>
            <w:tcW w:w="5655" w:type="dxa"/>
          </w:tcPr>
          <w:p w14:paraId="3BA74B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 используются</w:t>
            </w:r>
          </w:p>
        </w:tc>
        <w:tc>
          <w:tcPr>
            <w:tcW w:w="3600" w:type="dxa"/>
          </w:tcPr>
          <w:p w14:paraId="1BF8B8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46565A28" w14:textId="77777777" w:rsidTr="009D43E8">
        <w:tc>
          <w:tcPr>
            <w:tcW w:w="2715" w:type="dxa"/>
          </w:tcPr>
          <w:p w14:paraId="1413EF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История звонка</w:t>
            </w:r>
          </w:p>
        </w:tc>
        <w:tc>
          <w:tcPr>
            <w:tcW w:w="5655" w:type="dxa"/>
          </w:tcPr>
          <w:p w14:paraId="5BD8FD3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Таблицы </w:t>
            </w:r>
            <w:r>
              <w:rPr>
                <w:rFonts w:ascii="Arial" w:eastAsia="Arial" w:hAnsi="Arial" w:cs="Arial"/>
              </w:rPr>
              <w:t>SQL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: </w:t>
            </w:r>
            <w:r>
              <w:rPr>
                <w:rFonts w:ascii="Arial" w:eastAsia="Arial" w:hAnsi="Arial" w:cs="Arial"/>
                <w:sz w:val="22"/>
                <w:szCs w:val="22"/>
              </w:rPr>
              <w:t>idchain</w:t>
            </w:r>
            <w:r w:rsidRPr="003C42DA">
              <w:rPr>
                <w:rFonts w:ascii="Arial" w:eastAsia="Arial" w:hAnsi="Arial" w:cs="Arial"/>
                <w:lang w:val="ru-RU"/>
              </w:rPr>
              <w:t>, начало/конец, номер клиента</w:t>
            </w:r>
          </w:p>
        </w:tc>
        <w:tc>
          <w:tcPr>
            <w:tcW w:w="3600" w:type="dxa"/>
          </w:tcPr>
          <w:p w14:paraId="2E77D5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76ED3955" w14:textId="77777777" w:rsidTr="009D43E8">
        <w:tc>
          <w:tcPr>
            <w:tcW w:w="2715" w:type="dxa"/>
          </w:tcPr>
          <w:p w14:paraId="79CD9C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ASR</w:t>
            </w:r>
          </w:p>
        </w:tc>
        <w:tc>
          <w:tcPr>
            <w:tcW w:w="5655" w:type="dxa"/>
          </w:tcPr>
          <w:p w14:paraId="6005505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 встроен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; в роботе — </w:t>
            </w:r>
            <w:r>
              <w:rPr>
                <w:rFonts w:ascii="Arial" w:eastAsia="Arial" w:hAnsi="Arial" w:cs="Arial"/>
              </w:rPr>
              <w:t>online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оператор–клиент — </w:t>
            </w:r>
            <w:r>
              <w:rPr>
                <w:rFonts w:ascii="Arial" w:eastAsia="Arial" w:hAnsi="Arial" w:cs="Arial"/>
              </w:rPr>
              <w:t>offline</w:t>
            </w:r>
            <w:r w:rsidRPr="003C42DA">
              <w:rPr>
                <w:rFonts w:ascii="Arial" w:eastAsia="Arial" w:hAnsi="Arial" w:cs="Arial"/>
                <w:lang w:val="ru-RU"/>
              </w:rPr>
              <w:t>-аналитика</w:t>
            </w:r>
          </w:p>
        </w:tc>
        <w:tc>
          <w:tcPr>
            <w:tcW w:w="3600" w:type="dxa"/>
          </w:tcPr>
          <w:p w14:paraId="46E915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3B566D2C" w14:textId="77777777" w:rsidTr="009D43E8">
        <w:tc>
          <w:tcPr>
            <w:tcW w:w="2715" w:type="dxa"/>
          </w:tcPr>
          <w:p w14:paraId="05BD74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MRCP v2, REST</w:t>
            </w:r>
          </w:p>
        </w:tc>
        <w:tc>
          <w:tcPr>
            <w:tcW w:w="5655" w:type="dxa"/>
          </w:tcPr>
          <w:p w14:paraId="50191E0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Заявлена поддержка; документация — по запросу</w:t>
            </w:r>
          </w:p>
        </w:tc>
        <w:tc>
          <w:tcPr>
            <w:tcW w:w="3600" w:type="dxa"/>
          </w:tcPr>
          <w:p w14:paraId="6EA141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 (vendor)</w:t>
            </w:r>
          </w:p>
        </w:tc>
      </w:tr>
      <w:tr w:rsidR="009D43E8" w14:paraId="4E2D643A" w14:textId="77777777" w:rsidTr="009D43E8">
        <w:tc>
          <w:tcPr>
            <w:tcW w:w="2715" w:type="dxa"/>
          </w:tcPr>
          <w:p w14:paraId="7DA714B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Событийная модель / WebSocket</w:t>
            </w:r>
          </w:p>
        </w:tc>
        <w:tc>
          <w:tcPr>
            <w:tcW w:w="5655" w:type="dxa"/>
          </w:tcPr>
          <w:p w14:paraId="0DD281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Заказчик: </w:t>
            </w:r>
            <w:r>
              <w:rPr>
                <w:rFonts w:ascii="Arial" w:eastAsia="Arial" w:hAnsi="Arial" w:cs="Arial"/>
                <w:b/>
                <w:bCs/>
              </w:rPr>
              <w:t>«не поддерживает»</w:t>
            </w:r>
          </w:p>
        </w:tc>
        <w:tc>
          <w:tcPr>
            <w:tcW w:w="3600" w:type="dxa"/>
          </w:tcPr>
          <w:p w14:paraId="5FB56D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2E5CDD61" w14:textId="77777777" w:rsidTr="009D43E8">
        <w:tc>
          <w:tcPr>
            <w:tcW w:w="2715" w:type="dxa"/>
          </w:tcPr>
          <w:p w14:paraId="3E6AEA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API управления вызовом</w:t>
            </w:r>
          </w:p>
        </w:tc>
        <w:tc>
          <w:tcPr>
            <w:tcW w:w="5655" w:type="dxa"/>
          </w:tcPr>
          <w:p w14:paraId="26B10E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718249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67050415" w14:textId="77777777" w:rsidTr="009D43E8">
        <w:tc>
          <w:tcPr>
            <w:tcW w:w="2715" w:type="dxa"/>
          </w:tcPr>
          <w:p w14:paraId="3BA59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Схема БД Oktell</w:t>
            </w:r>
          </w:p>
        </w:tc>
        <w:tc>
          <w:tcPr>
            <w:tcW w:w="5655" w:type="dxa"/>
          </w:tcPr>
          <w:p w14:paraId="5AE76E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Документации </w:t>
            </w:r>
            <w:r>
              <w:rPr>
                <w:rFonts w:ascii="Arial" w:eastAsia="Arial" w:hAnsi="Arial" w:cs="Arial"/>
                <w:b/>
                <w:bCs/>
              </w:rPr>
              <w:t>нет</w:t>
            </w:r>
          </w:p>
        </w:tc>
        <w:tc>
          <w:tcPr>
            <w:tcW w:w="3600" w:type="dxa"/>
          </w:tcPr>
          <w:p w14:paraId="7B7588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  <w:tr w:rsidR="009D43E8" w14:paraId="0CF48ABC" w14:textId="77777777" w:rsidTr="009D43E8">
        <w:tc>
          <w:tcPr>
            <w:tcW w:w="2715" w:type="dxa"/>
          </w:tcPr>
          <w:p w14:paraId="467A78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Мониторинг</w:t>
            </w:r>
          </w:p>
        </w:tc>
        <w:tc>
          <w:tcPr>
            <w:tcW w:w="5655" w:type="dxa"/>
          </w:tcPr>
          <w:p w14:paraId="63700B7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Zabbix</w:t>
            </w:r>
            <w:r>
              <w:rPr>
                <w:rFonts w:ascii="Arial" w:eastAsia="Arial" w:hAnsi="Arial" w:cs="Arial"/>
              </w:rPr>
              <w:t xml:space="preserve"> (серверы, БД)</w:t>
            </w:r>
          </w:p>
        </w:tc>
        <w:tc>
          <w:tcPr>
            <w:tcW w:w="3600" w:type="dxa"/>
          </w:tcPr>
          <w:p w14:paraId="5C74EE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As-Is</w:t>
            </w:r>
          </w:p>
        </w:tc>
      </w:tr>
    </w:tbl>
    <w:p w14:paraId="1C7B10C3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383EC0BD" w14:textId="77777777" w:rsidR="009D43E8" w:rsidRDefault="00317F00">
      <w:pPr>
        <w:pStyle w:val="3"/>
        <w:rPr>
          <w:rFonts w:ascii="Arial" w:eastAsia="Arial" w:hAnsi="Arial" w:cs="Arial"/>
        </w:rPr>
      </w:pPr>
      <w:bookmarkStart w:id="4432" w:name="bookmark=kix.iptjcnyjznle" w:colFirst="0" w:colLast="0"/>
      <w:bookmarkEnd w:id="4432"/>
      <w:r>
        <w:rPr>
          <w:rFonts w:ascii="Arial" w:eastAsia="Arial" w:hAnsi="Arial" w:cs="Arial"/>
        </w:rPr>
        <w:t>VI.2.3. Модель интеграции T</w:t>
      </w:r>
    </w:p>
    <w:tbl>
      <w:tblPr>
        <w:tblStyle w:val="200"/>
        <w:tblW w:w="1096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20"/>
        <w:gridCol w:w="8145"/>
      </w:tblGrid>
      <w:tr w:rsidR="009D43E8" w14:paraId="37DFAD2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20" w:type="dxa"/>
          </w:tcPr>
          <w:p w14:paraId="5A74D9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Аспект</w:t>
            </w:r>
          </w:p>
        </w:tc>
        <w:tc>
          <w:tcPr>
            <w:tcW w:w="8145" w:type="dxa"/>
          </w:tcPr>
          <w:p w14:paraId="4FC79D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Описание</w:t>
            </w:r>
          </w:p>
        </w:tc>
      </w:tr>
      <w:tr w:rsidR="009D43E8" w14:paraId="62D28544" w14:textId="77777777" w:rsidTr="009D43E8">
        <w:tc>
          <w:tcPr>
            <w:tcW w:w="2820" w:type="dxa"/>
          </w:tcPr>
          <w:p w14:paraId="1B02469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События</w:t>
            </w:r>
          </w:p>
        </w:tc>
        <w:tc>
          <w:tcPr>
            <w:tcW w:w="8145" w:type="dxa"/>
          </w:tcPr>
          <w:p w14:paraId="415B337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Серверный WebSocket: 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sdt>
              <w:sdtPr>
                <w:tag w:val="goog_rdk_321"/>
                <w:id w:val="-743105706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sdt>
              <w:sdtPr>
                <w:tag w:val="goog_rdk_322"/>
                <w:id w:val="140225781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com stopped</w:t>
            </w:r>
            <w:r>
              <w:rPr>
                <w:rFonts w:ascii="Arial" w:eastAsia="Arial" w:hAnsi="Arial" w:cs="Arial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</w:rPr>
              <w:t>[Штатно]</w:t>
            </w:r>
          </w:p>
        </w:tc>
      </w:tr>
      <w:tr w:rsidR="009D43E8" w:rsidRPr="0050000B" w14:paraId="05738048" w14:textId="77777777" w:rsidTr="009D43E8">
        <w:tc>
          <w:tcPr>
            <w:tcW w:w="2820" w:type="dxa"/>
          </w:tcPr>
          <w:p w14:paraId="414F79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Клиент Oktell.js</w:t>
            </w:r>
          </w:p>
        </w:tc>
        <w:tc>
          <w:tcPr>
            <w:tcW w:w="8145" w:type="dxa"/>
          </w:tcPr>
          <w:p w14:paraId="20F58171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Не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используется для учета звонков и транскрипта — только серверная интеграция</w:t>
            </w:r>
          </w:p>
        </w:tc>
      </w:tr>
      <w:tr w:rsidR="009D43E8" w14:paraId="3E505344" w14:textId="77777777" w:rsidTr="009D43E8">
        <w:tc>
          <w:tcPr>
            <w:tcW w:w="2820" w:type="dxa"/>
          </w:tcPr>
          <w:p w14:paraId="3B0CEE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Аудио</w:t>
            </w:r>
          </w:p>
        </w:tc>
        <w:tc>
          <w:tcPr>
            <w:tcW w:w="8145" w:type="dxa"/>
          </w:tcPr>
          <w:p w14:paraId="7A237BC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3"/>
                <w:id w:val="146551717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 xml:space="preserve">Dual-leg записи Oktell → on-prem </w:t>
                </w:r>
              </w:sdtContent>
            </w:sdt>
            <w:r w:rsidR="00317F00">
              <w:rPr>
                <w:rFonts w:ascii="Arial" w:eastAsia="Arial" w:hAnsi="Arial" w:cs="Arial"/>
                <w:b/>
                <w:bCs/>
              </w:rPr>
              <w:t>ASR суфлера</w:t>
            </w:r>
            <w:r w:rsidR="00317F00">
              <w:rPr>
                <w:rFonts w:ascii="Arial" w:eastAsia="Arial" w:hAnsi="Arial" w:cs="Arial"/>
              </w:rPr>
              <w:t xml:space="preserve"> (не Oktell STT / SpeechKit)</w:t>
            </w:r>
          </w:p>
        </w:tc>
      </w:tr>
      <w:tr w:rsidR="009D43E8" w14:paraId="0C3781C2" w14:textId="77777777" w:rsidTr="009D43E8">
        <w:tc>
          <w:tcPr>
            <w:tcW w:w="2820" w:type="dxa"/>
          </w:tcPr>
          <w:p w14:paraId="2A9726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Спикер</w:t>
            </w:r>
          </w:p>
        </w:tc>
        <w:tc>
          <w:tcPr>
            <w:tcW w:w="8145" w:type="dxa"/>
          </w:tcPr>
          <w:p w14:paraId="03B685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operator</w:t>
            </w:r>
            <w:r>
              <w:rPr>
                <w:rFonts w:ascii="Arial" w:eastAsia="Arial" w:hAnsi="Arial" w:cs="Arial"/>
              </w:rPr>
              <w:t xml:space="preserve"> = leg линии </w:t>
            </w:r>
            <w:r>
              <w:rPr>
                <w:rFonts w:ascii="Arial" w:eastAsia="Arial" w:hAnsi="Arial" w:cs="Arial"/>
                <w:sz w:val="22"/>
                <w:szCs w:val="22"/>
              </w:rPr>
              <w:t>userlogin</w:t>
            </w:r>
            <w:r>
              <w:rPr>
                <w:rFonts w:ascii="Arial" w:eastAsia="Arial" w:hAnsi="Arial" w:cs="Arial"/>
              </w:rPr>
              <w:t xml:space="preserve">; </w:t>
            </w:r>
            <w:r>
              <w:rPr>
                <w:rFonts w:ascii="Arial" w:eastAsia="Arial" w:hAnsi="Arial" w:cs="Arial"/>
                <w:sz w:val="22"/>
                <w:szCs w:val="22"/>
              </w:rPr>
              <w:t>client</w:t>
            </w:r>
            <w:r>
              <w:rPr>
                <w:rFonts w:ascii="Arial" w:eastAsia="Arial" w:hAnsi="Arial" w:cs="Arial"/>
              </w:rPr>
              <w:t xml:space="preserve"> = leg абонента — </w:t>
            </w:r>
            <w:r>
              <w:rPr>
                <w:rFonts w:ascii="Arial" w:eastAsia="Arial" w:hAnsi="Arial" w:cs="Arial"/>
                <w:b/>
                <w:bCs/>
              </w:rPr>
              <w:t>без</w:t>
            </w:r>
            <w:r>
              <w:rPr>
                <w:rFonts w:ascii="Arial" w:eastAsia="Arial" w:hAnsi="Arial" w:cs="Arial"/>
              </w:rPr>
              <w:t xml:space="preserve"> voiceprint</w:t>
            </w:r>
          </w:p>
        </w:tc>
      </w:tr>
      <w:tr w:rsidR="009D43E8" w14:paraId="11AB442A" w14:textId="77777777" w:rsidTr="009D43E8">
        <w:tc>
          <w:tcPr>
            <w:tcW w:w="2820" w:type="dxa"/>
          </w:tcPr>
          <w:p w14:paraId="4879AE1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RAG</w:t>
            </w:r>
          </w:p>
        </w:tc>
        <w:tc>
          <w:tcPr>
            <w:tcW w:w="8145" w:type="dxa"/>
          </w:tcPr>
          <w:p w14:paraId="7F19890A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4"/>
                <w:id w:val="-1579252369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SuflerTelephony → production-индекс СУЗ; MRCP — резерв/legacy, не основной контур интеграции</w:t>
                </w:r>
              </w:sdtContent>
            </w:sdt>
          </w:p>
        </w:tc>
      </w:tr>
      <w:tr w:rsidR="009D43E8" w14:paraId="7F8CC5E2" w14:textId="77777777" w:rsidTr="009D43E8">
        <w:tc>
          <w:tcPr>
            <w:tcW w:w="2820" w:type="dxa"/>
          </w:tcPr>
          <w:p w14:paraId="7262B8B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Fallback</w:t>
            </w:r>
          </w:p>
        </w:tc>
        <w:tc>
          <w:tcPr>
            <w:tcW w:w="8145" w:type="dxa"/>
          </w:tcPr>
          <w:p w14:paraId="50559D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HTTP:4055 — </w:t>
            </w:r>
            <w:r>
              <w:rPr>
                <w:rFonts w:ascii="Arial" w:eastAsia="Arial" w:hAnsi="Arial" w:cs="Arial"/>
                <w:sz w:val="22"/>
                <w:szCs w:val="22"/>
              </w:rPr>
              <w:t>getpbxcalljournal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downloadrecordbylink</w:t>
            </w:r>
            <w:r>
              <w:rPr>
                <w:rFonts w:ascii="Arial" w:eastAsia="Arial" w:hAnsi="Arial" w:cs="Arial"/>
              </w:rPr>
              <w:t xml:space="preserve"> (INT-T09, T10)</w:t>
            </w:r>
          </w:p>
        </w:tc>
      </w:tr>
    </w:tbl>
    <w:p w14:paraId="5690693C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7D21FFA1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lastRenderedPageBreak/>
        <w:drawing>
          <wp:inline distT="114300" distB="114300" distL="114300" distR="114300" wp14:anchorId="21135FBC" wp14:editId="7F4C6A7D">
            <wp:extent cx="8229600" cy="2476500"/>
            <wp:effectExtent l="0" t="0" r="0" b="0"/>
            <wp:docPr id="38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476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8C5B7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433" w:name="bookmark=kix.lch4x8cqlope" w:colFirst="0" w:colLast="0"/>
      <w:bookmarkEnd w:id="4433"/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 xml:space="preserve">.2.4. Реестр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 и сценариев</w:t>
      </w:r>
    </w:p>
    <w:tbl>
      <w:tblPr>
        <w:tblStyle w:val="19"/>
        <w:tblW w:w="127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80"/>
        <w:gridCol w:w="10500"/>
      </w:tblGrid>
      <w:tr w:rsidR="009D43E8" w14:paraId="09479F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80" w:type="dxa"/>
          </w:tcPr>
          <w:p w14:paraId="14A5CB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10500" w:type="dxa"/>
          </w:tcPr>
          <w:p w14:paraId="3781CA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Сценарий</w:t>
            </w:r>
          </w:p>
        </w:tc>
      </w:tr>
      <w:tr w:rsidR="009D43E8" w14:paraId="526FBE83" w14:textId="77777777" w:rsidTr="009D43E8">
        <w:tc>
          <w:tcPr>
            <w:tcW w:w="2280" w:type="dxa"/>
          </w:tcPr>
          <w:p w14:paraId="1BB7A0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INT-T01</w:t>
            </w:r>
          </w:p>
        </w:tc>
        <w:tc>
          <w:tcPr>
            <w:tcW w:w="10500" w:type="dxa"/>
          </w:tcPr>
          <w:p w14:paraId="6E97D9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Звонок на линию (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25772A51" w14:textId="77777777" w:rsidTr="009D43E8">
        <w:tc>
          <w:tcPr>
            <w:tcW w:w="2280" w:type="dxa"/>
          </w:tcPr>
          <w:p w14:paraId="23EC974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INT-T02</w:t>
            </w:r>
          </w:p>
        </w:tc>
        <w:tc>
          <w:tcPr>
            <w:tcW w:w="10500" w:type="dxa"/>
          </w:tcPr>
          <w:p w14:paraId="467584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Начало разговора (</w:t>
            </w:r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49C4E085" w14:textId="77777777" w:rsidTr="009D43E8">
        <w:tc>
          <w:tcPr>
            <w:tcW w:w="2280" w:type="dxa"/>
          </w:tcPr>
          <w:p w14:paraId="679F2D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INT-T03</w:t>
            </w:r>
          </w:p>
        </w:tc>
        <w:tc>
          <w:tcPr>
            <w:tcW w:w="10500" w:type="dxa"/>
          </w:tcPr>
          <w:p w14:paraId="60B2E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Конец коммутации (</w:t>
            </w:r>
            <w:r>
              <w:rPr>
                <w:rFonts w:ascii="Arial" w:eastAsia="Arial" w:hAnsi="Arial" w:cs="Arial"/>
                <w:sz w:val="22"/>
                <w:szCs w:val="22"/>
              </w:rPr>
              <w:t>commstopped</w:t>
            </w:r>
            <w:r>
              <w:rPr>
                <w:rFonts w:ascii="Arial" w:eastAsia="Arial" w:hAnsi="Arial" w:cs="Arial"/>
              </w:rPr>
              <w:t>)</w:t>
            </w:r>
          </w:p>
        </w:tc>
      </w:tr>
      <w:tr w:rsidR="009D43E8" w14:paraId="2E311792" w14:textId="77777777" w:rsidTr="009D43E8">
        <w:tc>
          <w:tcPr>
            <w:tcW w:w="2280" w:type="dxa"/>
          </w:tcPr>
          <w:p w14:paraId="20E639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INT-T04</w:t>
            </w:r>
          </w:p>
        </w:tc>
        <w:tc>
          <w:tcPr>
            <w:tcW w:w="10500" w:type="dxa"/>
          </w:tcPr>
          <w:p w14:paraId="3B28FA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Подписка </w:t>
            </w:r>
            <w:r>
              <w:rPr>
                <w:rFonts w:ascii="Arial" w:eastAsia="Arial" w:hAnsi="Arial" w:cs="Arial"/>
                <w:sz w:val="22"/>
                <w:szCs w:val="22"/>
              </w:rPr>
              <w:t>subscribeevent</w:t>
            </w:r>
          </w:p>
        </w:tc>
      </w:tr>
      <w:tr w:rsidR="009D43E8" w14:paraId="356392E4" w14:textId="77777777" w:rsidTr="009D43E8">
        <w:tc>
          <w:tcPr>
            <w:tcW w:w="2280" w:type="dxa"/>
          </w:tcPr>
          <w:p w14:paraId="2C6212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INT-T05</w:t>
            </w:r>
          </w:p>
        </w:tc>
        <w:tc>
          <w:tcPr>
            <w:tcW w:w="10500" w:type="dxa"/>
          </w:tcPr>
          <w:p w14:paraId="496150B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Контекст </w:t>
            </w:r>
            <w:r>
              <w:rPr>
                <w:rFonts w:ascii="Arial" w:eastAsia="Arial" w:hAnsi="Arial" w:cs="Arial"/>
                <w:sz w:val="22"/>
                <w:szCs w:val="22"/>
              </w:rPr>
              <w:t>getchaincontent</w:t>
            </w:r>
          </w:p>
        </w:tc>
      </w:tr>
      <w:tr w:rsidR="009D43E8" w14:paraId="2096A3E4" w14:textId="77777777" w:rsidTr="009D43E8">
        <w:tc>
          <w:tcPr>
            <w:tcW w:w="2280" w:type="dxa"/>
          </w:tcPr>
          <w:p w14:paraId="480717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INT-T06</w:t>
            </w:r>
          </w:p>
        </w:tc>
        <w:tc>
          <w:tcPr>
            <w:tcW w:w="10500" w:type="dxa"/>
          </w:tcPr>
          <w:p w14:paraId="530C794F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5"/>
                <w:id w:val="37346422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Leg → ASR → transcript</w:t>
                </w:r>
              </w:sdtContent>
            </w:sdt>
          </w:p>
        </w:tc>
      </w:tr>
      <w:tr w:rsidR="009D43E8" w14:paraId="4AA162D6" w14:textId="77777777" w:rsidTr="009D43E8">
        <w:tc>
          <w:tcPr>
            <w:tcW w:w="2280" w:type="dxa"/>
          </w:tcPr>
          <w:p w14:paraId="4E1A33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INT-T07</w:t>
            </w:r>
          </w:p>
        </w:tc>
        <w:tc>
          <w:tcPr>
            <w:tcW w:w="10500" w:type="dxa"/>
          </w:tcPr>
          <w:p w14:paraId="5E3C4EA1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6"/>
                <w:id w:val="-824355370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Транскрипт → RAG</w:t>
                </w:r>
              </w:sdtContent>
            </w:sdt>
          </w:p>
        </w:tc>
      </w:tr>
      <w:tr w:rsidR="009D43E8" w14:paraId="25F2CF53" w14:textId="77777777" w:rsidTr="009D43E8">
        <w:tc>
          <w:tcPr>
            <w:tcW w:w="2280" w:type="dxa"/>
          </w:tcPr>
          <w:p w14:paraId="2C597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INT-T08</w:t>
            </w:r>
          </w:p>
        </w:tc>
        <w:tc>
          <w:tcPr>
            <w:tcW w:w="10500" w:type="dxa"/>
          </w:tcPr>
          <w:p w14:paraId="7F66CDD1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27"/>
                <w:id w:val="-906190911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Подсказки → АРМ</w:t>
                </w:r>
              </w:sdtContent>
            </w:sdt>
          </w:p>
        </w:tc>
      </w:tr>
      <w:tr w:rsidR="009D43E8" w14:paraId="61C7F0A3" w14:textId="77777777" w:rsidTr="009D43E8">
        <w:tc>
          <w:tcPr>
            <w:tcW w:w="2280" w:type="dxa"/>
          </w:tcPr>
          <w:p w14:paraId="6F087B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INT-T09</w:t>
            </w:r>
          </w:p>
        </w:tc>
        <w:tc>
          <w:tcPr>
            <w:tcW w:w="10500" w:type="dxa"/>
          </w:tcPr>
          <w:p w14:paraId="3376708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Reconcile журнал</w:t>
            </w:r>
          </w:p>
        </w:tc>
      </w:tr>
      <w:tr w:rsidR="009D43E8" w14:paraId="35419A6E" w14:textId="77777777" w:rsidTr="009D43E8">
        <w:tc>
          <w:tcPr>
            <w:tcW w:w="2280" w:type="dxa"/>
          </w:tcPr>
          <w:p w14:paraId="4E6798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INT-T10</w:t>
            </w:r>
          </w:p>
        </w:tc>
        <w:tc>
          <w:tcPr>
            <w:tcW w:w="10500" w:type="dxa"/>
          </w:tcPr>
          <w:p w14:paraId="77488C7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Post-call </w:t>
            </w:r>
            <w:r>
              <w:rPr>
                <w:rFonts w:ascii="Arial" w:eastAsia="Arial" w:hAnsi="Arial" w:cs="Arial"/>
                <w:sz w:val="22"/>
                <w:szCs w:val="22"/>
              </w:rPr>
              <w:t>recordlink</w:t>
            </w:r>
          </w:p>
        </w:tc>
      </w:tr>
      <w:tr w:rsidR="009D43E8" w14:paraId="310D3C85" w14:textId="77777777" w:rsidTr="009D43E8">
        <w:tc>
          <w:tcPr>
            <w:tcW w:w="2280" w:type="dxa"/>
          </w:tcPr>
          <w:p w14:paraId="30CE48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INT-T11</w:t>
            </w:r>
          </w:p>
        </w:tc>
        <w:tc>
          <w:tcPr>
            <w:tcW w:w="10500" w:type="dxa"/>
          </w:tcPr>
          <w:p w14:paraId="74C7D3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Heartbeat / reconnect</w:t>
            </w:r>
          </w:p>
        </w:tc>
      </w:tr>
    </w:tbl>
    <w:p w14:paraId="63D78D1C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lastRenderedPageBreak/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10 — опционально </w:t>
      </w:r>
      <w:r>
        <w:rPr>
          <w:rFonts w:ascii="Arial" w:eastAsia="Arial" w:hAnsi="Arial" w:cs="Arial"/>
        </w:rPr>
        <w:t>QA</w:t>
      </w:r>
      <w:r w:rsidRPr="003C42DA">
        <w:rPr>
          <w:rFonts w:ascii="Arial" w:eastAsia="Arial" w:hAnsi="Arial" w:cs="Arial"/>
          <w:lang w:val="ru-RU"/>
        </w:rPr>
        <w:t>/архив.</w:t>
      </w:r>
    </w:p>
    <w:tbl>
      <w:tblPr>
        <w:tblStyle w:val="18"/>
        <w:tblW w:w="1086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195"/>
        <w:gridCol w:w="7665"/>
      </w:tblGrid>
      <w:tr w:rsidR="009D43E8" w14:paraId="7C14ED51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95" w:type="dxa"/>
          </w:tcPr>
          <w:p w14:paraId="5F4D60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7665" w:type="dxa"/>
          </w:tcPr>
          <w:p w14:paraId="367686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Deliverable Oktell (заказчик)</w:t>
            </w:r>
          </w:p>
        </w:tc>
      </w:tr>
      <w:tr w:rsidR="009D43E8" w:rsidRPr="0050000B" w14:paraId="3B6D5181" w14:textId="77777777" w:rsidTr="009D43E8">
        <w:tc>
          <w:tcPr>
            <w:tcW w:w="3195" w:type="dxa"/>
          </w:tcPr>
          <w:p w14:paraId="49E146A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OKT-1…3</w:t>
            </w:r>
          </w:p>
        </w:tc>
        <w:tc>
          <w:tcPr>
            <w:tcW w:w="7665" w:type="dxa"/>
          </w:tcPr>
          <w:p w14:paraId="6260ECE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Web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-интеграция </w:t>
            </w:r>
            <w:r>
              <w:rPr>
                <w:rFonts w:ascii="Arial" w:eastAsia="Arial" w:hAnsi="Arial" w:cs="Arial"/>
              </w:rPr>
              <w:t>WS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сервисная УЗ, подписка </w:t>
            </w:r>
            <w:r>
              <w:rPr>
                <w:rFonts w:ascii="Arial" w:eastAsia="Arial" w:hAnsi="Arial" w:cs="Arial"/>
                <w:sz w:val="22"/>
                <w:szCs w:val="22"/>
              </w:rPr>
              <w:t>phoneevent</w:t>
            </w:r>
          </w:p>
        </w:tc>
      </w:tr>
      <w:tr w:rsidR="009D43E8" w:rsidRPr="0050000B" w14:paraId="2DFD2F0A" w14:textId="77777777" w:rsidTr="009D43E8">
        <w:tc>
          <w:tcPr>
            <w:tcW w:w="3195" w:type="dxa"/>
          </w:tcPr>
          <w:p w14:paraId="6BDC97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OKT-4, OKT-6</w:t>
            </w:r>
          </w:p>
        </w:tc>
        <w:tc>
          <w:tcPr>
            <w:tcW w:w="7665" w:type="dxa"/>
          </w:tcPr>
          <w:p w14:paraId="08B8A0C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Dual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запись КЦ; доступ к 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>-аудио (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обязательное условие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поставки без настроенной </w:t>
            </w:r>
            <w:r>
              <w:rPr>
                <w:rFonts w:ascii="Arial" w:eastAsia="Arial" w:hAnsi="Arial" w:cs="Arial"/>
              </w:rPr>
              <w:t>dual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leg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записи)</w:t>
            </w:r>
          </w:p>
        </w:tc>
      </w:tr>
      <w:tr w:rsidR="009D43E8" w:rsidRPr="0050000B" w14:paraId="151B53EB" w14:textId="77777777" w:rsidTr="009D43E8">
        <w:tc>
          <w:tcPr>
            <w:tcW w:w="3195" w:type="dxa"/>
          </w:tcPr>
          <w:p w14:paraId="65025B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OKT-5, OKT-7</w:t>
            </w:r>
          </w:p>
        </w:tc>
        <w:tc>
          <w:tcPr>
            <w:tcW w:w="7665" w:type="dxa"/>
          </w:tcPr>
          <w:p w14:paraId="2675ED3F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Маппинг </w:t>
            </w:r>
            <w:r>
              <w:rPr>
                <w:rFonts w:ascii="Arial" w:eastAsia="Arial" w:hAnsi="Arial" w:cs="Arial"/>
                <w:sz w:val="22"/>
                <w:szCs w:val="22"/>
              </w:rPr>
              <w:t>userlogin</w:t>
            </w:r>
            <w:sdt>
              <w:sdtPr>
                <w:tag w:val="goog_rdk_328"/>
                <w:id w:val="-713509256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↔ </w:t>
                </w:r>
                <w:r>
                  <w:rPr>
                    <w:rFonts w:ascii="Arial Unicode MS" w:eastAsia="Arial Unicode MS" w:hAnsi="Arial Unicode MS" w:cs="Arial Unicode MS"/>
                  </w:rPr>
                  <w:t>AD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>/АРМ; тестовая линия</w:t>
                </w:r>
              </w:sdtContent>
            </w:sdt>
          </w:p>
        </w:tc>
      </w:tr>
      <w:tr w:rsidR="009D43E8" w:rsidRPr="0050000B" w14:paraId="58076373" w14:textId="77777777" w:rsidTr="009D43E8">
        <w:tc>
          <w:tcPr>
            <w:tcW w:w="3195" w:type="dxa"/>
          </w:tcPr>
          <w:p w14:paraId="546F238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OKT-8…10</w:t>
            </w:r>
          </w:p>
        </w:tc>
        <w:tc>
          <w:tcPr>
            <w:tcW w:w="7665" w:type="dxa"/>
          </w:tcPr>
          <w:p w14:paraId="46B2E4F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ИБ канала; совместная приемка; </w:t>
            </w: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-примеры событий</w:t>
            </w:r>
          </w:p>
        </w:tc>
      </w:tr>
    </w:tbl>
    <w:p w14:paraId="2E7F0CB1" w14:textId="77777777" w:rsidR="009D43E8" w:rsidRDefault="00317F00">
      <w:pPr>
        <w:pStyle w:val="3"/>
        <w:rPr>
          <w:rFonts w:ascii="Arial" w:eastAsia="Arial" w:hAnsi="Arial" w:cs="Arial"/>
        </w:rPr>
      </w:pPr>
      <w:bookmarkStart w:id="4434" w:name="bookmark=kix.cui2vn2kjv0m" w:colFirst="0" w:colLast="0"/>
      <w:bookmarkEnd w:id="4434"/>
      <w:r>
        <w:rPr>
          <w:rFonts w:ascii="Arial" w:eastAsia="Arial" w:hAnsi="Arial" w:cs="Arial"/>
        </w:rPr>
        <w:t>VI.2.5. Матрица ответственности</w:t>
      </w:r>
    </w:p>
    <w:tbl>
      <w:tblPr>
        <w:tblStyle w:val="17"/>
        <w:tblW w:w="117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2670"/>
        <w:gridCol w:w="2895"/>
        <w:gridCol w:w="3180"/>
      </w:tblGrid>
      <w:tr w:rsidR="009D43E8" w14:paraId="3008EE30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5B16BAF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Блок</w:t>
            </w:r>
          </w:p>
        </w:tc>
        <w:tc>
          <w:tcPr>
            <w:tcW w:w="2670" w:type="dxa"/>
          </w:tcPr>
          <w:p w14:paraId="120E84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2895" w:type="dxa"/>
          </w:tcPr>
          <w:p w14:paraId="520A3AE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Oktell (настройка)</w:t>
            </w:r>
          </w:p>
        </w:tc>
        <w:tc>
          <w:tcPr>
            <w:tcW w:w="3180" w:type="dxa"/>
          </w:tcPr>
          <w:p w14:paraId="6D8205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Заказчик/ДИТ</w:t>
            </w:r>
          </w:p>
        </w:tc>
      </w:tr>
      <w:tr w:rsidR="009D43E8" w14:paraId="255DA205" w14:textId="77777777" w:rsidTr="009D43E8">
        <w:tc>
          <w:tcPr>
            <w:tcW w:w="3000" w:type="dxa"/>
          </w:tcPr>
          <w:p w14:paraId="61A663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SuflerTelephony, ASR, RAG, АРМ</w:t>
            </w:r>
          </w:p>
        </w:tc>
        <w:tc>
          <w:tcPr>
            <w:tcW w:w="2670" w:type="dxa"/>
          </w:tcPr>
          <w:p w14:paraId="475385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2895" w:type="dxa"/>
          </w:tcPr>
          <w:p w14:paraId="6A28537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28176A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22E981FC" w14:textId="77777777" w:rsidTr="009D43E8">
        <w:tc>
          <w:tcPr>
            <w:tcW w:w="3000" w:type="dxa"/>
          </w:tcPr>
          <w:p w14:paraId="141D546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WebSocket, запись, сервисная УЗ</w:t>
            </w:r>
          </w:p>
        </w:tc>
        <w:tc>
          <w:tcPr>
            <w:tcW w:w="2670" w:type="dxa"/>
          </w:tcPr>
          <w:p w14:paraId="443C1B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895" w:type="dxa"/>
          </w:tcPr>
          <w:p w14:paraId="50FCE7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(OKT-1…6)</w:t>
            </w:r>
          </w:p>
        </w:tc>
        <w:tc>
          <w:tcPr>
            <w:tcW w:w="3180" w:type="dxa"/>
          </w:tcPr>
          <w:p w14:paraId="114519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ИБ, сеть</w:t>
            </w:r>
          </w:p>
        </w:tc>
      </w:tr>
      <w:tr w:rsidR="009D43E8" w14:paraId="325B7B76" w14:textId="77777777" w:rsidTr="009D43E8">
        <w:tc>
          <w:tcPr>
            <w:tcW w:w="3000" w:type="dxa"/>
          </w:tcPr>
          <w:p w14:paraId="732C6B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Индекс СУЗ для подсказок</w:t>
            </w:r>
          </w:p>
        </w:tc>
        <w:tc>
          <w:tcPr>
            <w:tcW w:w="2670" w:type="dxa"/>
          </w:tcPr>
          <w:p w14:paraId="0A26D3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(VI.1)</w:t>
            </w:r>
          </w:p>
        </w:tc>
        <w:tc>
          <w:tcPr>
            <w:tcW w:w="2895" w:type="dxa"/>
          </w:tcPr>
          <w:p w14:paraId="0E82D54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4C3BEF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 КЦ</w:t>
            </w:r>
          </w:p>
        </w:tc>
      </w:tr>
      <w:tr w:rsidR="009D43E8" w14:paraId="1D4822C7" w14:textId="77777777" w:rsidTr="009D43E8">
        <w:tc>
          <w:tcPr>
            <w:tcW w:w="3000" w:type="dxa"/>
          </w:tcPr>
          <w:p w14:paraId="7A9C372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Тестовая линия prod</w:t>
            </w:r>
          </w:p>
        </w:tc>
        <w:tc>
          <w:tcPr>
            <w:tcW w:w="2670" w:type="dxa"/>
          </w:tcPr>
          <w:p w14:paraId="55FDCD5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2895" w:type="dxa"/>
          </w:tcPr>
          <w:p w14:paraId="04BB05D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3180" w:type="dxa"/>
          </w:tcPr>
          <w:p w14:paraId="15DB68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(согласованные сроки п.2.3)</w:t>
            </w:r>
          </w:p>
        </w:tc>
      </w:tr>
      <w:tr w:rsidR="009D43E8" w14:paraId="05537F8B" w14:textId="77777777" w:rsidTr="009D43E8">
        <w:tc>
          <w:tcPr>
            <w:tcW w:w="3000" w:type="dxa"/>
          </w:tcPr>
          <w:p w14:paraId="736AEF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 INT-T</w:t>
            </w:r>
          </w:p>
        </w:tc>
        <w:tc>
          <w:tcPr>
            <w:tcW w:w="2670" w:type="dxa"/>
          </w:tcPr>
          <w:p w14:paraId="68701F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2895" w:type="dxa"/>
          </w:tcPr>
          <w:p w14:paraId="306A22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  <w:tc>
          <w:tcPr>
            <w:tcW w:w="3180" w:type="dxa"/>
          </w:tcPr>
          <w:p w14:paraId="72C4DC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</w:t>
            </w:r>
          </w:p>
        </w:tc>
      </w:tr>
    </w:tbl>
    <w:p w14:paraId="6F50BA1B" w14:textId="77777777" w:rsidR="009D43E8" w:rsidRDefault="00317F00">
      <w:pPr>
        <w:pStyle w:val="3"/>
        <w:rPr>
          <w:rFonts w:ascii="Arial" w:eastAsia="Arial" w:hAnsi="Arial" w:cs="Arial"/>
        </w:rPr>
      </w:pPr>
      <w:bookmarkStart w:id="4435" w:name="bookmark=kix.8cxmupjni7ph" w:colFirst="0" w:colLast="0"/>
      <w:bookmarkEnd w:id="4435"/>
      <w:r>
        <w:rPr>
          <w:rFonts w:ascii="Arial" w:eastAsia="Arial" w:hAnsi="Arial" w:cs="Arial"/>
        </w:rPr>
        <w:t>VI.2.7. Приемка INT-T (интеграция Oktell)</w:t>
      </w:r>
    </w:p>
    <w:tbl>
      <w:tblPr>
        <w:tblStyle w:val="16"/>
        <w:tblW w:w="1174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00"/>
        <w:gridCol w:w="4455"/>
        <w:gridCol w:w="5190"/>
      </w:tblGrid>
      <w:tr w:rsidR="009D43E8" w14:paraId="64840385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00" w:type="dxa"/>
          </w:tcPr>
          <w:p w14:paraId="07008A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4455" w:type="dxa"/>
          </w:tcPr>
          <w:p w14:paraId="3ABB2D4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5190" w:type="dxa"/>
          </w:tcPr>
          <w:p w14:paraId="39C563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14:paraId="50E6B655" w14:textId="77777777" w:rsidTr="009D43E8">
        <w:tc>
          <w:tcPr>
            <w:tcW w:w="2100" w:type="dxa"/>
          </w:tcPr>
          <w:p w14:paraId="3787E4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INT-T-OKT-01</w:t>
            </w:r>
          </w:p>
        </w:tc>
        <w:tc>
          <w:tcPr>
            <w:tcW w:w="4455" w:type="dxa"/>
          </w:tcPr>
          <w:p w14:paraId="735AA9C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phoneevent_ringstarted</w:t>
            </w:r>
            <w:sdt>
              <w:sdtPr>
                <w:tag w:val="goog_rdk_329"/>
                <w:id w:val="545839512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сессия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call_session_id</w:t>
            </w:r>
          </w:p>
        </w:tc>
        <w:tc>
          <w:tcPr>
            <w:tcW w:w="5190" w:type="dxa"/>
          </w:tcPr>
          <w:p w14:paraId="782F7D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звонок OKT-7</w:t>
            </w:r>
          </w:p>
        </w:tc>
      </w:tr>
      <w:tr w:rsidR="009D43E8" w14:paraId="49F92204" w14:textId="77777777" w:rsidTr="009D43E8">
        <w:tc>
          <w:tcPr>
            <w:tcW w:w="2100" w:type="dxa"/>
          </w:tcPr>
          <w:p w14:paraId="3DEDC0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INT-T-OKT-02</w:t>
            </w:r>
          </w:p>
        </w:tc>
        <w:tc>
          <w:tcPr>
            <w:tcW w:w="4455" w:type="dxa"/>
          </w:tcPr>
          <w:p w14:paraId="64EFB4D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commstarted</w:t>
            </w:r>
            <w:sdt>
              <w:sdtPr>
                <w:tag w:val="goog_rdk_330"/>
                <w:id w:val="2076097219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ASR на оба leg, </w:t>
                </w:r>
              </w:sdtContent>
            </w:sdt>
            <w:r>
              <w:rPr>
                <w:rFonts w:ascii="Arial" w:eastAsia="Arial" w:hAnsi="Arial" w:cs="Arial"/>
                <w:sz w:val="22"/>
                <w:szCs w:val="22"/>
              </w:rPr>
              <w:t>speaker</w:t>
            </w:r>
            <w:r>
              <w:rPr>
                <w:rFonts w:ascii="Arial" w:eastAsia="Arial" w:hAnsi="Arial" w:cs="Arial"/>
              </w:rPr>
              <w:t xml:space="preserve"> задан</w:t>
            </w:r>
          </w:p>
        </w:tc>
        <w:tc>
          <w:tcPr>
            <w:tcW w:w="5190" w:type="dxa"/>
          </w:tcPr>
          <w:p w14:paraId="5AFA28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INT-T02, T06</w:t>
            </w:r>
          </w:p>
        </w:tc>
      </w:tr>
      <w:tr w:rsidR="009D43E8" w14:paraId="2E89348E" w14:textId="77777777" w:rsidTr="009D43E8">
        <w:tc>
          <w:tcPr>
            <w:tcW w:w="2100" w:type="dxa"/>
          </w:tcPr>
          <w:p w14:paraId="759AC10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INT-T-OKT-03</w:t>
            </w:r>
          </w:p>
        </w:tc>
        <w:tc>
          <w:tcPr>
            <w:tcW w:w="4455" w:type="dxa"/>
          </w:tcPr>
          <w:p w14:paraId="4CEB1D20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partial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final</w:t>
            </w:r>
            <w:sdt>
              <w:sdtPr>
                <w:tag w:val="goog_rdk_331"/>
                <w:id w:val="-512507203"/>
              </w:sdtPr>
              <w:sdtContent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в АРМ ≤ </w:t>
                </w:r>
                <w:r>
                  <w:rPr>
                    <w:rFonts w:ascii="Arial Unicode MS" w:eastAsia="Arial Unicode MS" w:hAnsi="Arial Unicode MS" w:cs="Arial Unicode MS"/>
                  </w:rPr>
                  <w:t>SLA</w:t>
                </w:r>
                <w:r w:rsidRPr="003C42DA">
                  <w:rPr>
                    <w:rFonts w:ascii="Arial Unicode MS" w:eastAsia="Arial Unicode MS" w:hAnsi="Arial Unicode MS" w:cs="Arial Unicode MS"/>
                    <w:lang w:val="ru-RU"/>
                  </w:rPr>
                  <w:t xml:space="preserve"> (ориентир 2–5 с после фразы)</w:t>
                </w:r>
              </w:sdtContent>
            </w:sdt>
          </w:p>
        </w:tc>
        <w:tc>
          <w:tcPr>
            <w:tcW w:w="5190" w:type="dxa"/>
          </w:tcPr>
          <w:p w14:paraId="72C945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Нагрузочный тест</w:t>
            </w:r>
          </w:p>
        </w:tc>
      </w:tr>
      <w:tr w:rsidR="009D43E8" w14:paraId="6ED78863" w14:textId="77777777" w:rsidTr="009D43E8">
        <w:tc>
          <w:tcPr>
            <w:tcW w:w="2100" w:type="dxa"/>
          </w:tcPr>
          <w:p w14:paraId="60B1F1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INT-T-OKT-04</w:t>
            </w:r>
          </w:p>
        </w:tc>
        <w:tc>
          <w:tcPr>
            <w:tcW w:w="4455" w:type="dxa"/>
          </w:tcPr>
          <w:p w14:paraId="25849AE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Подсказка с </w:t>
            </w:r>
            <w:r>
              <w:rPr>
                <w:rFonts w:ascii="Arial" w:eastAsia="Arial" w:hAnsi="Arial" w:cs="Arial"/>
                <w:sz w:val="22"/>
                <w:szCs w:val="22"/>
              </w:rPr>
              <w:t>permalink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СУЗ по теме клиента</w:t>
            </w:r>
          </w:p>
        </w:tc>
        <w:tc>
          <w:tcPr>
            <w:tcW w:w="5190" w:type="dxa"/>
          </w:tcPr>
          <w:p w14:paraId="6B386D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INT-T07, T08</w:t>
            </w:r>
          </w:p>
        </w:tc>
      </w:tr>
      <w:tr w:rsidR="009D43E8" w14:paraId="3D94A4D9" w14:textId="77777777" w:rsidTr="009D43E8">
        <w:tc>
          <w:tcPr>
            <w:tcW w:w="2100" w:type="dxa"/>
          </w:tcPr>
          <w:p w14:paraId="5D9820C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INT-T-OKT-05</w:t>
            </w:r>
          </w:p>
        </w:tc>
        <w:tc>
          <w:tcPr>
            <w:tcW w:w="4455" w:type="dxa"/>
          </w:tcPr>
          <w:p w14:paraId="302EFC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commstopped</w:t>
            </w:r>
            <w:sdt>
              <w:sdtPr>
                <w:tag w:val="goog_rdk_332"/>
                <w:id w:val="-1113595160"/>
              </w:sdtPr>
              <w:sdtContent>
                <w:r>
                  <w:rPr>
                    <w:rFonts w:ascii="Arial Unicode MS" w:eastAsia="Arial Unicode MS" w:hAnsi="Arial Unicode MS" w:cs="Arial Unicode MS"/>
                  </w:rPr>
                  <w:t xml:space="preserve"> → закрытие сессии</w:t>
                </w:r>
              </w:sdtContent>
            </w:sdt>
          </w:p>
        </w:tc>
        <w:tc>
          <w:tcPr>
            <w:tcW w:w="5190" w:type="dxa"/>
          </w:tcPr>
          <w:p w14:paraId="1588D65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INT-T03</w:t>
            </w:r>
          </w:p>
        </w:tc>
      </w:tr>
      <w:tr w:rsidR="009D43E8" w14:paraId="0630823C" w14:textId="77777777" w:rsidTr="009D43E8">
        <w:tc>
          <w:tcPr>
            <w:tcW w:w="2100" w:type="dxa"/>
          </w:tcPr>
          <w:p w14:paraId="0A84E45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INT-T-OKT-06</w:t>
            </w:r>
          </w:p>
        </w:tc>
        <w:tc>
          <w:tcPr>
            <w:tcW w:w="4455" w:type="dxa"/>
          </w:tcPr>
          <w:p w14:paraId="27397AD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Reconnect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WS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без потери активного звонка</w:t>
            </w:r>
          </w:p>
        </w:tc>
        <w:tc>
          <w:tcPr>
            <w:tcW w:w="5190" w:type="dxa"/>
          </w:tcPr>
          <w:p w14:paraId="632B10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INT-T11</w:t>
            </w:r>
          </w:p>
        </w:tc>
      </w:tr>
      <w:tr w:rsidR="009D43E8" w14:paraId="1F092534" w14:textId="77777777" w:rsidTr="009D43E8">
        <w:tc>
          <w:tcPr>
            <w:tcW w:w="2100" w:type="dxa"/>
          </w:tcPr>
          <w:p w14:paraId="0E00F1A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INT-T-OKT-07</w:t>
            </w:r>
          </w:p>
        </w:tc>
        <w:tc>
          <w:tcPr>
            <w:tcW w:w="4455" w:type="dxa"/>
          </w:tcPr>
          <w:p w14:paraId="554303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Reconcile пропущенного события</w:t>
            </w:r>
          </w:p>
        </w:tc>
        <w:tc>
          <w:tcPr>
            <w:tcW w:w="5190" w:type="dxa"/>
          </w:tcPr>
          <w:p w14:paraId="06DB1D8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INT-T09</w:t>
            </w:r>
          </w:p>
        </w:tc>
      </w:tr>
    </w:tbl>
    <w:p w14:paraId="3CE50F36" w14:textId="77777777" w:rsidR="009D43E8" w:rsidRDefault="009D43E8">
      <w:pPr>
        <w:rPr>
          <w:rFonts w:ascii="Arial" w:eastAsia="Arial" w:hAnsi="Arial" w:cs="Arial"/>
        </w:rPr>
      </w:pPr>
    </w:p>
    <w:p w14:paraId="3A8563DC" w14:textId="51216474" w:rsidR="009D43E8" w:rsidRDefault="00317F00">
      <w:pPr>
        <w:pStyle w:val="2"/>
        <w:rPr>
          <w:rFonts w:ascii="Arial" w:eastAsia="Arial" w:hAnsi="Arial" w:cs="Arial"/>
        </w:rPr>
      </w:pPr>
      <w:bookmarkStart w:id="4436" w:name="bookmark=kix.o0f57lxosvqd" w:colFirst="0" w:colLast="0"/>
      <w:bookmarkEnd w:id="4436"/>
      <w:r>
        <w:rPr>
          <w:rFonts w:ascii="Arial" w:eastAsia="Arial" w:hAnsi="Arial" w:cs="Arial"/>
        </w:rPr>
        <w:t xml:space="preserve">VI.3. SIEM </w:t>
      </w:r>
      <w:del w:id="4437" w:author="Никита Гринь" w:date="2026-08-05T12:19:00Z" w16du:dateUtc="2026-08-05T09:19:00Z">
        <w:r w:rsidDel="006A0BF8">
          <w:rPr>
            <w:rFonts w:ascii="Arial" w:eastAsia="Arial" w:hAnsi="Arial" w:cs="Arial"/>
          </w:rPr>
          <w:delText>/ аудит (Kaspersky KUMA)</w:delText>
        </w:r>
      </w:del>
    </w:p>
    <w:p w14:paraId="2A54AF36" w14:textId="77777777" w:rsidR="009D43E8" w:rsidRPr="00D65562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[Прил.1 §9.1.9]: передача событий ИБ</w:t>
      </w:r>
      <w:del w:id="4438" w:author="Никита Гринь" w:date="2026-08-05T12:36:00Z" w16du:dateUtc="2026-08-05T09:36:00Z">
        <w:r w:rsidRPr="003C42DA" w:rsidDel="00D65562">
          <w:rPr>
            <w:rFonts w:ascii="Arial" w:eastAsia="Arial" w:hAnsi="Arial" w:cs="Arial"/>
            <w:b/>
            <w:bCs/>
            <w:lang w:val="ru-RU"/>
          </w:rPr>
          <w:delText xml:space="preserve"> в </w:delText>
        </w:r>
        <w:r w:rsidDel="00D65562">
          <w:rPr>
            <w:rFonts w:ascii="Arial" w:eastAsia="Arial" w:hAnsi="Arial" w:cs="Arial"/>
            <w:b/>
            <w:bCs/>
          </w:rPr>
          <w:delText>KUMA</w:delText>
        </w:r>
      </w:del>
    </w:p>
    <w:p w14:paraId="0DD27E9D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Схема collector/normalizer, перечень событий AI Hub, INT-T-AUD.</w:t>
      </w:r>
    </w:p>
    <w:p w14:paraId="5F501843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центр кибербезопасности получает события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в корпоративной </w:t>
      </w:r>
      <w:r>
        <w:rPr>
          <w:rFonts w:ascii="Arial" w:eastAsia="Arial" w:hAnsi="Arial" w:cs="Arial"/>
        </w:rPr>
        <w:t>SIEM</w:t>
      </w:r>
      <w:r w:rsidRPr="003C42DA">
        <w:rPr>
          <w:rFonts w:ascii="Arial" w:eastAsia="Arial" w:hAnsi="Arial" w:cs="Arial"/>
          <w:lang w:val="ru-RU"/>
        </w:rPr>
        <w:t>.</w:t>
      </w:r>
    </w:p>
    <w:p w14:paraId="1EBFAA45" w14:textId="653DECAB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  <w:b/>
          <w:bCs/>
        </w:rPr>
        <w:t>As</w:t>
      </w:r>
      <w:r w:rsidRPr="006A0BF8">
        <w:rPr>
          <w:rFonts w:ascii="Arial" w:eastAsia="Arial" w:hAnsi="Arial" w:cs="Arial"/>
          <w:b/>
          <w:bCs/>
          <w:lang w:val="ru-RU"/>
          <w:rPrChange w:id="4439" w:author="Никита Гринь" w:date="2026-08-05T12:19:00Z" w16du:dateUtc="2026-08-05T09:19:00Z">
            <w:rPr>
              <w:rFonts w:ascii="Arial" w:eastAsia="Arial" w:hAnsi="Arial" w:cs="Arial"/>
              <w:b/>
              <w:bCs/>
            </w:rPr>
          </w:rPrChange>
        </w:rPr>
        <w:t>-</w:t>
      </w:r>
      <w:r>
        <w:rPr>
          <w:rFonts w:ascii="Arial" w:eastAsia="Arial" w:hAnsi="Arial" w:cs="Arial"/>
          <w:b/>
          <w:bCs/>
        </w:rPr>
        <w:t>Is</w:t>
      </w:r>
      <w:r w:rsidRPr="006A0BF8">
        <w:rPr>
          <w:rFonts w:ascii="Arial" w:eastAsia="Arial" w:hAnsi="Arial" w:cs="Arial"/>
          <w:b/>
          <w:bCs/>
          <w:lang w:val="ru-RU"/>
          <w:rPrChange w:id="4440" w:author="Никита Гринь" w:date="2026-08-05T12:19:00Z" w16du:dateUtc="2026-08-05T09:19:00Z">
            <w:rPr>
              <w:rFonts w:ascii="Arial" w:eastAsia="Arial" w:hAnsi="Arial" w:cs="Arial"/>
              <w:b/>
              <w:bCs/>
            </w:rPr>
          </w:rPrChange>
        </w:rPr>
        <w:t xml:space="preserve"> (заказчик):</w:t>
      </w:r>
      <w:r w:rsidRPr="006A0BF8">
        <w:rPr>
          <w:rFonts w:ascii="Arial" w:eastAsia="Arial" w:hAnsi="Arial" w:cs="Arial"/>
          <w:lang w:val="ru-RU"/>
          <w:rPrChange w:id="4441" w:author="Никита Гринь" w:date="2026-08-05T12:19:00Z" w16du:dateUtc="2026-08-05T09:19:00Z">
            <w:rPr>
              <w:rFonts w:ascii="Arial" w:eastAsia="Arial" w:hAnsi="Arial" w:cs="Arial"/>
            </w:rPr>
          </w:rPrChange>
        </w:rPr>
        <w:t xml:space="preserve"> </w:t>
      </w:r>
      <w:r>
        <w:rPr>
          <w:rFonts w:ascii="Arial" w:eastAsia="Arial" w:hAnsi="Arial" w:cs="Arial"/>
        </w:rPr>
        <w:t>SIEM</w:t>
      </w:r>
      <w:ins w:id="4442" w:author="Никита Гринь" w:date="2026-08-05T12:19:00Z" w16du:dateUtc="2026-08-05T09:19:00Z">
        <w:r w:rsidR="006A0BF8">
          <w:rPr>
            <w:rFonts w:ascii="Arial" w:eastAsia="Arial" w:hAnsi="Arial" w:cs="Arial"/>
            <w:b/>
            <w:bCs/>
            <w:lang w:val="ru-RU"/>
          </w:rPr>
          <w:t xml:space="preserve">. </w:t>
        </w:r>
      </w:ins>
      <w:del w:id="4443" w:author="Никита Гринь" w:date="2026-08-05T12:19:00Z" w16du:dateUtc="2026-08-05T09:19:00Z">
        <w:r w:rsidRPr="006A0BF8" w:rsidDel="006A0BF8">
          <w:rPr>
            <w:rFonts w:ascii="Arial" w:eastAsia="Arial" w:hAnsi="Arial" w:cs="Arial"/>
            <w:lang w:val="ru-RU"/>
            <w:rPrChange w:id="4444" w:author="Никита Гринь" w:date="2026-08-05T12:19:00Z" w16du:dateUtc="2026-08-05T09:19:00Z">
              <w:rPr>
                <w:rFonts w:ascii="Arial" w:eastAsia="Arial" w:hAnsi="Arial" w:cs="Arial"/>
              </w:rPr>
            </w:rPrChange>
          </w:rPr>
          <w:delText xml:space="preserve"> — </w:delText>
        </w:r>
        <w:r w:rsidDel="006A0BF8">
          <w:rPr>
            <w:rFonts w:ascii="Arial" w:eastAsia="Arial" w:hAnsi="Arial" w:cs="Arial"/>
            <w:b/>
            <w:bCs/>
          </w:rPr>
          <w:delText>Kaspersky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5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Unified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6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Monitoring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7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and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8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Analysis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49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</w:delText>
        </w:r>
        <w:r w:rsidDel="006A0BF8">
          <w:rPr>
            <w:rFonts w:ascii="Arial" w:eastAsia="Arial" w:hAnsi="Arial" w:cs="Arial"/>
            <w:b/>
            <w:bCs/>
          </w:rPr>
          <w:delText>Platform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50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 xml:space="preserve"> (</w:delText>
        </w:r>
        <w:r w:rsidDel="006A0BF8">
          <w:rPr>
            <w:rFonts w:ascii="Arial" w:eastAsia="Arial" w:hAnsi="Arial" w:cs="Arial"/>
            <w:b/>
            <w:bCs/>
          </w:rPr>
          <w:delText>KUMA</w:delText>
        </w:r>
        <w:r w:rsidRPr="006A0BF8" w:rsidDel="006A0BF8">
          <w:rPr>
            <w:rFonts w:ascii="Arial" w:eastAsia="Arial" w:hAnsi="Arial" w:cs="Arial"/>
            <w:b/>
            <w:bCs/>
            <w:lang w:val="ru-RU"/>
            <w:rPrChange w:id="4451" w:author="Никита Гринь" w:date="2026-08-05T12:19:00Z" w16du:dateUtc="2026-08-05T09:19:00Z">
              <w:rPr>
                <w:rFonts w:ascii="Arial" w:eastAsia="Arial" w:hAnsi="Arial" w:cs="Arial"/>
                <w:b/>
                <w:bCs/>
              </w:rPr>
            </w:rPrChange>
          </w:rPr>
          <w:delText>)</w:delText>
        </w:r>
        <w:r w:rsidRPr="006A0BF8" w:rsidDel="006A0BF8">
          <w:rPr>
            <w:rFonts w:ascii="Arial" w:eastAsia="Arial" w:hAnsi="Arial" w:cs="Arial"/>
            <w:lang w:val="ru-RU"/>
            <w:rPrChange w:id="4452" w:author="Никита Гринь" w:date="2026-08-05T12:19:00Z" w16du:dateUtc="2026-08-05T09:19:00Z">
              <w:rPr>
                <w:rFonts w:ascii="Arial" w:eastAsia="Arial" w:hAnsi="Arial" w:cs="Arial"/>
              </w:rPr>
            </w:rPrChange>
          </w:rPr>
          <w:delText xml:space="preserve">. </w:delText>
        </w:r>
      </w:del>
      <w:r w:rsidRPr="003C42DA">
        <w:rPr>
          <w:rFonts w:ascii="Arial" w:eastAsia="Arial" w:hAnsi="Arial" w:cs="Arial"/>
          <w:lang w:val="ru-RU"/>
        </w:rPr>
        <w:t xml:space="preserve">Продукт </w:t>
      </w:r>
      <w:r w:rsidRPr="003C42DA">
        <w:rPr>
          <w:rFonts w:ascii="Arial" w:eastAsia="Arial" w:hAnsi="Arial" w:cs="Arial"/>
          <w:b/>
          <w:bCs/>
          <w:lang w:val="ru-RU"/>
        </w:rPr>
        <w:t>проприетарный</w:t>
      </w:r>
      <w:r w:rsidRPr="003C42DA">
        <w:rPr>
          <w:rFonts w:ascii="Arial" w:eastAsia="Arial" w:hAnsi="Arial" w:cs="Arial"/>
          <w:lang w:val="ru-RU"/>
        </w:rPr>
        <w:t xml:space="preserve">; техническое проектирование интеграции выполняется по </w:t>
      </w:r>
      <w:r w:rsidRPr="003C42DA">
        <w:rPr>
          <w:rFonts w:ascii="Arial" w:eastAsia="Arial" w:hAnsi="Arial" w:cs="Arial"/>
          <w:b/>
          <w:bCs/>
          <w:lang w:val="ru-RU"/>
        </w:rPr>
        <w:t>открытой документации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Kaspersky</w:t>
      </w:r>
      <w:r w:rsidRPr="003C42DA">
        <w:rPr>
          <w:rFonts w:ascii="Arial" w:eastAsia="Arial" w:hAnsi="Arial" w:cs="Arial"/>
          <w:lang w:val="ru-RU"/>
        </w:rPr>
        <w:t xml:space="preserve"> (без исходного кода продукта).</w:t>
      </w:r>
    </w:p>
    <w:p w14:paraId="39F3CA12" w14:textId="77777777" w:rsidR="009D43E8" w:rsidRDefault="00317F00">
      <w:pPr>
        <w:pStyle w:val="3"/>
        <w:rPr>
          <w:rFonts w:ascii="Arial" w:eastAsia="Arial" w:hAnsi="Arial" w:cs="Arial"/>
        </w:rPr>
      </w:pPr>
      <w:bookmarkStart w:id="4453" w:name="bookmark=kix.tkkguisdp7cu" w:colFirst="0" w:colLast="0"/>
      <w:bookmarkEnd w:id="4453"/>
      <w:r>
        <w:rPr>
          <w:rFonts w:ascii="Arial" w:eastAsia="Arial" w:hAnsi="Arial" w:cs="Arial"/>
        </w:rPr>
        <w:t>VI.3.1. Роли и границы</w:t>
      </w:r>
    </w:p>
    <w:tbl>
      <w:tblPr>
        <w:tblStyle w:val="15"/>
        <w:tblW w:w="119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000"/>
        <w:gridCol w:w="4365"/>
        <w:gridCol w:w="4575"/>
      </w:tblGrid>
      <w:tr w:rsidR="009D43E8" w14:paraId="0BCE7614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00" w:type="dxa"/>
          </w:tcPr>
          <w:p w14:paraId="589BE66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Зона</w:t>
            </w:r>
          </w:p>
        </w:tc>
        <w:tc>
          <w:tcPr>
            <w:tcW w:w="4365" w:type="dxa"/>
          </w:tcPr>
          <w:p w14:paraId="6FE41E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4575" w:type="dxa"/>
          </w:tcPr>
          <w:p w14:paraId="1D777B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Заказчик (ДИТ / ИБ)</w:t>
            </w:r>
          </w:p>
        </w:tc>
      </w:tr>
      <w:tr w:rsidR="009D43E8" w14:paraId="68EDE7E1" w14:textId="77777777" w:rsidTr="009D43E8">
        <w:tc>
          <w:tcPr>
            <w:tcW w:w="3000" w:type="dxa"/>
          </w:tcPr>
          <w:p w14:paraId="0A94A5A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Генерация событий аудита в ПО </w:t>
            </w:r>
            <w:r>
              <w:rPr>
                <w:rFonts w:ascii="Arial" w:eastAsia="Arial" w:hAnsi="Arial" w:cs="Arial"/>
              </w:rPr>
              <w:t>AI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</w:p>
        </w:tc>
        <w:tc>
          <w:tcPr>
            <w:tcW w:w="4365" w:type="dxa"/>
          </w:tcPr>
          <w:p w14:paraId="03A3969E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Security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&amp; </w:t>
            </w:r>
            <w:r>
              <w:rPr>
                <w:rFonts w:ascii="Arial" w:eastAsia="Arial" w:hAnsi="Arial" w:cs="Arial"/>
              </w:rPr>
              <w:t>Audit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слой: структурированные события §9.3</w:t>
            </w:r>
          </w:p>
        </w:tc>
        <w:tc>
          <w:tcPr>
            <w:tcW w:w="4575" w:type="dxa"/>
          </w:tcPr>
          <w:p w14:paraId="35D5DF8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</w:tr>
      <w:tr w:rsidR="009D43E8" w14:paraId="2BE0248A" w14:textId="77777777" w:rsidTr="009D43E8">
        <w:tc>
          <w:tcPr>
            <w:tcW w:w="3000" w:type="dxa"/>
          </w:tcPr>
          <w:p w14:paraId="09E5A3C5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3"/>
                <w:id w:val="1157122993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Локальное хранение журналов ≥1 год (§9.1.3)</w:t>
                </w:r>
              </w:sdtContent>
            </w:sdt>
          </w:p>
        </w:tc>
        <w:tc>
          <w:tcPr>
            <w:tcW w:w="4365" w:type="dxa"/>
          </w:tcPr>
          <w:p w14:paraId="49C867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 в ПО</w:t>
            </w:r>
          </w:p>
        </w:tc>
        <w:tc>
          <w:tcPr>
            <w:tcW w:w="4575" w:type="dxa"/>
          </w:tcPr>
          <w:p w14:paraId="2842F5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Политика ротации, емкость</w:t>
            </w:r>
          </w:p>
        </w:tc>
      </w:tr>
      <w:tr w:rsidR="009D43E8" w14:paraId="523B5854" w14:textId="77777777" w:rsidTr="009D43E8">
        <w:tc>
          <w:tcPr>
            <w:tcW w:w="3000" w:type="dxa"/>
          </w:tcPr>
          <w:p w14:paraId="50E68D8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Прием, нормализация, корреляция, хранение в </w:t>
            </w:r>
            <w:r>
              <w:rPr>
                <w:rFonts w:ascii="Arial" w:eastAsia="Arial" w:hAnsi="Arial" w:cs="Arial"/>
              </w:rPr>
              <w:t>SIEM</w:t>
            </w:r>
          </w:p>
        </w:tc>
        <w:tc>
          <w:tcPr>
            <w:tcW w:w="4365" w:type="dxa"/>
          </w:tcPr>
          <w:p w14:paraId="37CFAA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575" w:type="dxa"/>
          </w:tcPr>
          <w:p w14:paraId="34BD037B" w14:textId="7F0C4A59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Collector, normalizer</w:t>
            </w:r>
            <w:del w:id="4454" w:author="Никита Гринь" w:date="2026-08-05T12:19:00Z" w16du:dateUtc="2026-08-05T09:19:00Z">
              <w:r w:rsidDel="006A0BF8">
                <w:rPr>
                  <w:rFonts w:ascii="Arial" w:eastAsia="Arial" w:hAnsi="Arial" w:cs="Arial"/>
                </w:rPr>
                <w:delText>, routing в KUMA</w:delText>
              </w:r>
            </w:del>
          </w:p>
        </w:tc>
      </w:tr>
      <w:tr w:rsidR="009D43E8" w14:paraId="6DAB71AC" w14:textId="77777777" w:rsidTr="009D43E8">
        <w:tc>
          <w:tcPr>
            <w:tcW w:w="3000" w:type="dxa"/>
          </w:tcPr>
          <w:p w14:paraId="49B875C4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lastRenderedPageBreak/>
              <w:t xml:space="preserve">Согласование транспорта, формата, </w:t>
            </w:r>
            <w:r>
              <w:rPr>
                <w:rFonts w:ascii="Arial" w:eastAsia="Arial" w:hAnsi="Arial" w:cs="Arial"/>
              </w:rPr>
              <w:t>EPS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</w:rPr>
              <w:t>tenant</w:t>
            </w:r>
          </w:p>
        </w:tc>
        <w:tc>
          <w:tcPr>
            <w:tcW w:w="4365" w:type="dxa"/>
          </w:tcPr>
          <w:p w14:paraId="448AC59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Спецификация событий AI Hub</w:t>
            </w:r>
          </w:p>
        </w:tc>
        <w:tc>
          <w:tcPr>
            <w:tcW w:w="4575" w:type="dxa"/>
          </w:tcPr>
          <w:p w14:paraId="1ACAB5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Endpoint collector, firewall, сертификаты</w:t>
            </w:r>
          </w:p>
        </w:tc>
      </w:tr>
      <w:tr w:rsidR="009D43E8" w14:paraId="67478EE3" w14:textId="77777777" w:rsidTr="009D43E8">
        <w:tc>
          <w:tcPr>
            <w:tcW w:w="3000" w:type="dxa"/>
          </w:tcPr>
          <w:p w14:paraId="6534B50A" w14:textId="54B8D1B0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del w:id="4455" w:author="Никита Гринь" w:date="2026-08-05T12:36:00Z" w16du:dateUtc="2026-08-05T09:36:00Z">
              <w:r w:rsidDel="00F669EF">
                <w:rPr>
                  <w:rFonts w:ascii="Arial" w:eastAsia="Arial" w:hAnsi="Arial" w:cs="Arial"/>
                </w:rPr>
                <w:delText xml:space="preserve">Версия KUMA, </w:delText>
              </w:r>
            </w:del>
            <w:ins w:id="4456" w:author="Никита Гринь" w:date="2026-08-05T12:37:00Z" w16du:dateUtc="2026-08-05T09:37:00Z">
              <w:r w:rsidR="00F669EF">
                <w:rPr>
                  <w:rFonts w:ascii="Arial" w:eastAsia="Arial" w:hAnsi="Arial" w:cs="Arial"/>
                  <w:lang w:val="ru-RU"/>
                </w:rPr>
                <w:t>Т</w:t>
              </w:r>
            </w:ins>
            <w:del w:id="4457" w:author="Никита Гринь" w:date="2026-08-05T12:37:00Z" w16du:dateUtc="2026-08-05T09:37:00Z">
              <w:r w:rsidDel="00F669EF">
                <w:rPr>
                  <w:rFonts w:ascii="Arial" w:eastAsia="Arial" w:hAnsi="Arial" w:cs="Arial"/>
                </w:rPr>
                <w:delText>т</w:delText>
              </w:r>
            </w:del>
            <w:r>
              <w:rPr>
                <w:rFonts w:ascii="Arial" w:eastAsia="Arial" w:hAnsi="Arial" w:cs="Arial"/>
              </w:rPr>
              <w:t>естовый tenant</w:t>
            </w:r>
          </w:p>
        </w:tc>
        <w:tc>
          <w:tcPr>
            <w:tcW w:w="4365" w:type="dxa"/>
          </w:tcPr>
          <w:p w14:paraId="32122D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—</w:t>
            </w:r>
          </w:p>
        </w:tc>
        <w:tc>
          <w:tcPr>
            <w:tcW w:w="4575" w:type="dxa"/>
          </w:tcPr>
          <w:p w14:paraId="7E6E44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Предоставить (prod/test)</w:t>
            </w:r>
          </w:p>
        </w:tc>
      </w:tr>
    </w:tbl>
    <w:p w14:paraId="3F417BF2" w14:textId="77777777" w:rsidR="009D43E8" w:rsidRDefault="00317F00">
      <w:pPr>
        <w:pStyle w:val="3"/>
        <w:rPr>
          <w:rFonts w:ascii="Arial" w:eastAsia="Arial" w:hAnsi="Arial" w:cs="Arial"/>
        </w:rPr>
      </w:pPr>
      <w:bookmarkStart w:id="4458" w:name="bookmark=kix.98j10u3m4b8j" w:colFirst="0" w:colLast="0"/>
      <w:bookmarkEnd w:id="4458"/>
      <w:r>
        <w:rPr>
          <w:rFonts w:ascii="Arial" w:eastAsia="Arial" w:hAnsi="Arial" w:cs="Arial"/>
        </w:rPr>
        <w:t>VI.3.2. Сопоставление с §9 ТТ</w:t>
      </w:r>
    </w:p>
    <w:tbl>
      <w:tblPr>
        <w:tblStyle w:val="14"/>
        <w:tblW w:w="128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0"/>
        <w:gridCol w:w="8250"/>
      </w:tblGrid>
      <w:tr w:rsidR="009D43E8" w14:paraId="0A0365CF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590" w:type="dxa"/>
          </w:tcPr>
          <w:p w14:paraId="4E3CD8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Требование ТТ</w:t>
            </w:r>
          </w:p>
        </w:tc>
        <w:tc>
          <w:tcPr>
            <w:tcW w:w="8250" w:type="dxa"/>
          </w:tcPr>
          <w:p w14:paraId="0F56A4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Реализация</w:t>
            </w:r>
          </w:p>
        </w:tc>
      </w:tr>
      <w:tr w:rsidR="009D43E8" w14:paraId="2681539F" w14:textId="77777777" w:rsidTr="009D43E8">
        <w:tc>
          <w:tcPr>
            <w:tcW w:w="4590" w:type="dxa"/>
          </w:tcPr>
          <w:p w14:paraId="3F6574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§9.1.2 — однозначная идентификация, время</w:t>
            </w:r>
          </w:p>
        </w:tc>
        <w:tc>
          <w:tcPr>
            <w:tcW w:w="8250" w:type="dxa"/>
          </w:tcPr>
          <w:p w14:paraId="322091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Поля </w:t>
            </w:r>
            <w:r>
              <w:rPr>
                <w:rFonts w:ascii="Arial" w:eastAsia="Arial" w:hAnsi="Arial" w:cs="Arial"/>
                <w:sz w:val="22"/>
                <w:szCs w:val="22"/>
              </w:rPr>
              <w:t>Timestamp</w:t>
            </w:r>
            <w:r>
              <w:rPr>
                <w:rFonts w:ascii="Arial" w:eastAsia="Arial" w:hAnsi="Arial" w:cs="Arial"/>
              </w:rPr>
              <w:t xml:space="preserve"> (RFC3339 / sync NTP), </w:t>
            </w:r>
            <w:r>
              <w:rPr>
                <w:rFonts w:ascii="Arial" w:eastAsia="Arial" w:hAnsi="Arial" w:cs="Arial"/>
                <w:sz w:val="22"/>
                <w:szCs w:val="22"/>
              </w:rPr>
              <w:t>EventID</w:t>
            </w:r>
            <w:r>
              <w:rPr>
                <w:rFonts w:ascii="Arial" w:eastAsia="Arial" w:hAnsi="Arial" w:cs="Arial"/>
              </w:rPr>
              <w:t xml:space="preserve">, </w:t>
            </w:r>
            <w:r>
              <w:rPr>
                <w:rFonts w:ascii="Arial" w:eastAsia="Arial" w:hAnsi="Arial" w:cs="Arial"/>
                <w:sz w:val="22"/>
                <w:szCs w:val="22"/>
              </w:rPr>
              <w:t>DeviceVendor</w:t>
            </w:r>
            <w:r>
              <w:rPr>
                <w:rFonts w:ascii="Arial" w:eastAsia="Arial" w:hAnsi="Arial" w:cs="Arial"/>
              </w:rPr>
              <w:t>/</w:t>
            </w:r>
            <w:r>
              <w:rPr>
                <w:rFonts w:ascii="Arial" w:eastAsia="Arial" w:hAnsi="Arial" w:cs="Arial"/>
                <w:sz w:val="22"/>
                <w:szCs w:val="22"/>
              </w:rPr>
              <w:t>DeviceProduct</w:t>
            </w:r>
          </w:p>
        </w:tc>
      </w:tr>
      <w:tr w:rsidR="009D43E8" w:rsidRPr="0050000B" w14:paraId="4F8FE741" w14:textId="77777777" w:rsidTr="009D43E8">
        <w:tc>
          <w:tcPr>
            <w:tcW w:w="4590" w:type="dxa"/>
          </w:tcPr>
          <w:p w14:paraId="4A71AFF6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4"/>
                <w:id w:val="2074504707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§9.1.3 — хранение ≥1 год</w:t>
                </w:r>
              </w:sdtContent>
            </w:sdt>
          </w:p>
        </w:tc>
        <w:tc>
          <w:tcPr>
            <w:tcW w:w="8250" w:type="dxa"/>
          </w:tcPr>
          <w:p w14:paraId="067848DD" w14:textId="51F79FA0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Локальный буфер/архив ПО </w:t>
            </w:r>
            <w:del w:id="4459" w:author="Никита Гринь" w:date="2026-08-05T12:19:00Z" w16du:dateUtc="2026-08-05T09:19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+ долгосрочное хранение в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lang w:val="ru-RU"/>
              </w:rPr>
              <w:t>(политика Заказчика)</w:t>
            </w:r>
          </w:p>
        </w:tc>
      </w:tr>
      <w:tr w:rsidR="009D43E8" w:rsidRPr="0050000B" w14:paraId="30351254" w14:textId="77777777" w:rsidTr="009D43E8">
        <w:tc>
          <w:tcPr>
            <w:tcW w:w="4590" w:type="dxa"/>
          </w:tcPr>
          <w:p w14:paraId="5EA77F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§9.1.6 — структурированный вид, экспорт</w:t>
            </w:r>
          </w:p>
        </w:tc>
        <w:tc>
          <w:tcPr>
            <w:tcW w:w="8250" w:type="dxa"/>
          </w:tcPr>
          <w:p w14:paraId="5AD172FC" w14:textId="1B476B7C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JSON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CEF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Syslog</w:t>
            </w:r>
            <w:r w:rsidRPr="003C42DA">
              <w:rPr>
                <w:rFonts w:ascii="Arial" w:eastAsia="Arial" w:hAnsi="Arial" w:cs="Arial"/>
                <w:lang w:val="ru-RU"/>
              </w:rPr>
              <w:t>; экспорт файла из ПО</w:t>
            </w:r>
            <w:del w:id="4460" w:author="Никита Гринь" w:date="2026-08-05T12:19:00Z" w16du:dateUtc="2026-08-05T09:19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независимо от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</w:del>
          </w:p>
        </w:tc>
      </w:tr>
      <w:tr w:rsidR="009D43E8" w:rsidRPr="0050000B" w14:paraId="511A7636" w14:textId="77777777" w:rsidTr="009D43E8">
        <w:tc>
          <w:tcPr>
            <w:tcW w:w="4590" w:type="dxa"/>
          </w:tcPr>
          <w:p w14:paraId="7F0CDF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§9.1.9 — передача в SIEM</w:t>
            </w:r>
          </w:p>
        </w:tc>
        <w:tc>
          <w:tcPr>
            <w:tcW w:w="8250" w:type="dxa"/>
          </w:tcPr>
          <w:p w14:paraId="2BF0D4A5" w14:textId="39A2C24D" w:rsidR="009D43E8" w:rsidRPr="0050000B" w:rsidRDefault="00317F00">
            <w:pPr>
              <w:spacing w:before="36" w:after="36"/>
              <w:rPr>
                <w:rFonts w:ascii="Arial" w:eastAsia="Arial" w:hAnsi="Arial" w:cs="Arial"/>
                <w:lang w:val="ru-RU"/>
                <w:rPrChange w:id="4461" w:author="Никита Гринь" w:date="2026-08-05T18:32:00Z" w16du:dateUtc="2026-08-05T15:32:00Z">
                  <w:rPr>
                    <w:rFonts w:ascii="Arial" w:eastAsia="Arial" w:hAnsi="Arial" w:cs="Arial"/>
                  </w:rPr>
                </w:rPrChange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Доставка </w:t>
            </w:r>
            <w:r>
              <w:rPr>
                <w:rFonts w:ascii="Arial" w:eastAsia="Arial" w:hAnsi="Arial" w:cs="Arial"/>
              </w:rPr>
              <w:t>raw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-событий </w:t>
            </w:r>
            <w:del w:id="4462" w:author="Никита Гринь" w:date="2026-08-05T12:20:00Z" w16du:dateUtc="2026-08-05T09:20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на </w:delText>
              </w:r>
              <w:r w:rsidDel="006A0BF8">
                <w:rPr>
                  <w:rFonts w:ascii="Arial" w:eastAsia="Arial" w:hAnsi="Arial" w:cs="Arial"/>
                </w:rPr>
                <w:delText>collector</w:delText>
              </w:r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</w:delText>
              </w:r>
            </w:del>
            <w:r w:rsidRPr="003C42DA">
              <w:rPr>
                <w:rFonts w:ascii="Arial" w:eastAsia="Arial" w:hAnsi="Arial" w:cs="Arial"/>
                <w:lang w:val="ru-RU"/>
              </w:rPr>
              <w:t xml:space="preserve">(см. </w:t>
            </w:r>
            <w:r>
              <w:rPr>
                <w:rFonts w:ascii="Arial" w:eastAsia="Arial" w:hAnsi="Arial" w:cs="Arial"/>
              </w:rPr>
              <w:t>VI</w:t>
            </w:r>
            <w:r w:rsidRPr="0050000B">
              <w:rPr>
                <w:rFonts w:ascii="Arial" w:eastAsia="Arial" w:hAnsi="Arial" w:cs="Arial"/>
                <w:lang w:val="ru-RU"/>
                <w:rPrChange w:id="4463" w:author="Никита Гринь" w:date="2026-08-05T18:32:00Z" w16du:dateUtc="2026-08-05T15:32:00Z">
                  <w:rPr>
                    <w:rFonts w:ascii="Arial" w:eastAsia="Arial" w:hAnsi="Arial" w:cs="Arial"/>
                  </w:rPr>
                </w:rPrChange>
              </w:rPr>
              <w:t>.3.3)</w:t>
            </w:r>
          </w:p>
        </w:tc>
      </w:tr>
      <w:tr w:rsidR="009D43E8" w:rsidRPr="0050000B" w14:paraId="669217BD" w14:textId="77777777" w:rsidTr="009D43E8">
        <w:tc>
          <w:tcPr>
            <w:tcW w:w="4590" w:type="dxa"/>
          </w:tcPr>
          <w:p w14:paraId="7F35DF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§9.3 — состав записи</w:t>
            </w:r>
          </w:p>
        </w:tc>
        <w:tc>
          <w:tcPr>
            <w:tcW w:w="8250" w:type="dxa"/>
          </w:tcPr>
          <w:p w14:paraId="50C311E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Тип события, время, источник, результат (успех/отказ), субъект (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login</w:t>
            </w:r>
            <w:r w:rsidRPr="003C42DA">
              <w:rPr>
                <w:rFonts w:ascii="Arial" w:eastAsia="Arial" w:hAnsi="Arial" w:cs="Arial"/>
                <w:lang w:val="ru-RU"/>
              </w:rPr>
              <w:t>), описание</w:t>
            </w:r>
          </w:p>
        </w:tc>
      </w:tr>
    </w:tbl>
    <w:p w14:paraId="0DA5AB8B" w14:textId="77777777" w:rsidR="009D43E8" w:rsidRDefault="00317F00">
      <w:pPr>
        <w:pStyle w:val="3"/>
        <w:rPr>
          <w:rFonts w:ascii="Arial" w:eastAsia="Arial" w:hAnsi="Arial" w:cs="Arial"/>
        </w:rPr>
      </w:pPr>
      <w:bookmarkStart w:id="4464" w:name="bookmark=kix.6xnrdcsmhvgm" w:colFirst="0" w:colLast="0"/>
      <w:bookmarkEnd w:id="4464"/>
      <w:r>
        <w:rPr>
          <w:rFonts w:ascii="Arial" w:eastAsia="Arial" w:hAnsi="Arial" w:cs="Arial"/>
        </w:rPr>
        <w:t>VI.3.3. Целевая схема интеграции</w:t>
      </w:r>
    </w:p>
    <w:p w14:paraId="27B2ACF8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  <w:lang w:val="ru-RU"/>
        </w:rPr>
        <w:drawing>
          <wp:inline distT="114300" distB="114300" distL="114300" distR="114300" wp14:anchorId="319E2A48" wp14:editId="1BC8E327">
            <wp:extent cx="8229600" cy="1143000"/>
            <wp:effectExtent l="0" t="0" r="0" b="0"/>
            <wp:docPr id="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4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A265C9" w14:textId="76FA37EB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Рекомендуемый контур</w:t>
      </w:r>
      <w:ins w:id="4465" w:author="Никита Гринь" w:date="2026-08-05T12:20:00Z" w16du:dateUtc="2026-08-05T09:20:00Z">
        <w:r w:rsidR="006A0BF8">
          <w:rPr>
            <w:rFonts w:ascii="Arial" w:eastAsia="Arial" w:hAnsi="Arial" w:cs="Arial"/>
            <w:b/>
            <w:bCs/>
            <w:lang w:val="en-US"/>
          </w:rPr>
          <w:t>:</w:t>
        </w:r>
      </w:ins>
      <w:del w:id="4466" w:author="Никита Гринь" w:date="2026-08-05T12:20:00Z" w16du:dateUtc="2026-08-05T09:20:00Z">
        <w:r w:rsidRPr="003C42DA" w:rsidDel="006A0BF8">
          <w:rPr>
            <w:rFonts w:ascii="Arial" w:eastAsia="Arial" w:hAnsi="Arial" w:cs="Arial"/>
            <w:b/>
            <w:bCs/>
            <w:lang w:val="ru-RU"/>
          </w:rPr>
          <w:delText xml:space="preserve"> (по документации </w:delText>
        </w:r>
        <w:r w:rsidDel="006A0BF8">
          <w:rPr>
            <w:rFonts w:ascii="Arial" w:eastAsia="Arial" w:hAnsi="Arial" w:cs="Arial"/>
            <w:b/>
            <w:bCs/>
          </w:rPr>
          <w:delText>KUMA</w:delText>
        </w:r>
        <w:r w:rsidRPr="003C42DA" w:rsidDel="006A0BF8">
          <w:rPr>
            <w:rFonts w:ascii="Arial" w:eastAsia="Arial" w:hAnsi="Arial" w:cs="Arial"/>
            <w:b/>
            <w:bCs/>
            <w:lang w:val="ru-RU"/>
          </w:rPr>
          <w:delText>):</w:delText>
        </w:r>
      </w:del>
    </w:p>
    <w:p w14:paraId="4D2792A1" w14:textId="77777777" w:rsidR="009D43E8" w:rsidRPr="003C42DA" w:rsidRDefault="00317F00">
      <w:pPr>
        <w:numPr>
          <w:ilvl w:val="0"/>
          <w:numId w:val="5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Исполнитель</w:t>
      </w:r>
      <w:r w:rsidRPr="003C42DA">
        <w:rPr>
          <w:rFonts w:ascii="Arial" w:eastAsia="Arial" w:hAnsi="Arial" w:cs="Arial"/>
          <w:lang w:val="ru-RU"/>
        </w:rPr>
        <w:t xml:space="preserve"> — сервис аудита </w:t>
      </w:r>
      <w:r>
        <w:rPr>
          <w:rFonts w:ascii="Arial" w:eastAsia="Arial" w:hAnsi="Arial" w:cs="Arial"/>
        </w:rPr>
        <w:t>AI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Hub</w:t>
      </w:r>
      <w:r w:rsidRPr="003C42DA">
        <w:rPr>
          <w:rFonts w:ascii="Arial" w:eastAsia="Arial" w:hAnsi="Arial" w:cs="Arial"/>
          <w:lang w:val="ru-RU"/>
        </w:rPr>
        <w:t xml:space="preserve"> формирует события и отправляет на </w:t>
      </w:r>
      <w:r>
        <w:rPr>
          <w:rFonts w:ascii="Arial" w:eastAsia="Arial" w:hAnsi="Arial" w:cs="Arial"/>
        </w:rPr>
        <w:t>endpoint</w:t>
      </w:r>
      <w:r w:rsidRPr="003C42DA">
        <w:rPr>
          <w:rFonts w:ascii="Arial" w:eastAsia="Arial" w:hAnsi="Arial" w:cs="Arial"/>
          <w:lang w:val="ru-RU"/>
        </w:rPr>
        <w:t>, согласованный с ДРиИТ.</w:t>
      </w:r>
    </w:p>
    <w:p w14:paraId="023116B0" w14:textId="5650D2AD" w:rsidR="009D43E8" w:rsidRPr="003C42DA" w:rsidRDefault="00317F00">
      <w:pPr>
        <w:numPr>
          <w:ilvl w:val="0"/>
          <w:numId w:val="5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Заказчик</w:t>
      </w:r>
      <w:ins w:id="4467" w:author="Никита Гринь" w:date="2026-08-05T12:37:00Z" w16du:dateUtc="2026-08-05T09:37:00Z">
        <w:r w:rsidR="00F669EF">
          <w:rPr>
            <w:rFonts w:ascii="Arial" w:eastAsia="Arial" w:hAnsi="Arial" w:cs="Arial"/>
            <w:lang w:val="en-US"/>
          </w:rPr>
          <w:t>:</w:t>
        </w:r>
      </w:ins>
      <w:del w:id="4468" w:author="Никита Гринь" w:date="2026-08-05T12:37:00Z" w16du:dateUtc="2026-08-05T09:37:00Z">
        <w:r w:rsidRPr="003C42DA" w:rsidDel="00F669EF">
          <w:rPr>
            <w:rFonts w:ascii="Arial" w:eastAsia="Arial" w:hAnsi="Arial" w:cs="Arial"/>
            <w:lang w:val="ru-RU"/>
          </w:rPr>
          <w:delText xml:space="preserve"> — на стороне </w:delText>
        </w:r>
        <w:r w:rsidDel="00F669EF">
          <w:rPr>
            <w:rFonts w:ascii="Arial" w:eastAsia="Arial" w:hAnsi="Arial" w:cs="Arial"/>
          </w:rPr>
          <w:delText>KUMA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настраивает </w:delText>
        </w:r>
        <w:r w:rsidDel="00F669EF">
          <w:rPr>
            <w:rFonts w:ascii="Arial" w:eastAsia="Arial" w:hAnsi="Arial" w:cs="Arial"/>
            <w:b/>
            <w:bCs/>
          </w:rPr>
          <w:delText>collector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с пассивным </w:delText>
        </w:r>
        <w:r w:rsidDel="00F669EF">
          <w:rPr>
            <w:rFonts w:ascii="Arial" w:eastAsia="Arial" w:hAnsi="Arial" w:cs="Arial"/>
          </w:rPr>
          <w:delText>connector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(</w:delText>
        </w:r>
        <w:r w:rsidDel="00F669EF">
          <w:rPr>
            <w:rFonts w:ascii="Arial" w:eastAsia="Arial" w:hAnsi="Arial" w:cs="Arial"/>
            <w:b/>
            <w:bCs/>
          </w:rPr>
          <w:delText>TCP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, </w:delText>
        </w:r>
        <w:r w:rsidDel="00F669EF">
          <w:rPr>
            <w:rFonts w:ascii="Arial" w:eastAsia="Arial" w:hAnsi="Arial" w:cs="Arial"/>
            <w:b/>
            <w:bCs/>
          </w:rPr>
          <w:delText>UDP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или </w:delText>
        </w:r>
        <w:r w:rsidDel="00F669EF">
          <w:rPr>
            <w:rFonts w:ascii="Arial" w:eastAsia="Arial" w:hAnsi="Arial" w:cs="Arial"/>
            <w:b/>
            <w:bCs/>
          </w:rPr>
          <w:delText>HTTP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) и </w:delText>
        </w:r>
        <w:r w:rsidDel="00F669EF">
          <w:rPr>
            <w:rFonts w:ascii="Arial" w:eastAsia="Arial" w:hAnsi="Arial" w:cs="Arial"/>
            <w:b/>
            <w:bCs/>
          </w:rPr>
          <w:delText>normalizer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под выбранный формат (</w:delText>
        </w:r>
        <w:r w:rsidDel="00F669EF">
          <w:rPr>
            <w:rFonts w:ascii="Arial" w:eastAsia="Arial" w:hAnsi="Arial" w:cs="Arial"/>
            <w:b/>
            <w:bCs/>
          </w:rPr>
          <w:delText>Collector</w:delText>
        </w:r>
        <w:r w:rsidRPr="003C42DA" w:rsidDel="00F669EF">
          <w:rPr>
            <w:rFonts w:ascii="Arial" w:eastAsia="Arial" w:hAnsi="Arial" w:cs="Arial"/>
            <w:lang w:val="ru-RU"/>
          </w:rPr>
          <w:delText>):</w:delText>
        </w:r>
      </w:del>
    </w:p>
    <w:p w14:paraId="30401C81" w14:textId="77777777" w:rsidR="009D43E8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  <w:b/>
          <w:bCs/>
        </w:rPr>
        <w:lastRenderedPageBreak/>
        <w:t>JSON</w:t>
      </w:r>
      <w:r>
        <w:rPr>
          <w:rFonts w:ascii="Arial" w:eastAsia="Arial" w:hAnsi="Arial" w:cs="Arial"/>
        </w:rPr>
        <w:t xml:space="preserve"> — структурированные события приложения</w:t>
      </w:r>
    </w:p>
    <w:p w14:paraId="26924E0B" w14:textId="77777777" w:rsidR="009D43E8" w:rsidRPr="003C42DA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  <w:lang w:val="ru-RU"/>
        </w:rPr>
      </w:pPr>
      <w:r>
        <w:rPr>
          <w:rFonts w:ascii="Arial" w:eastAsia="Arial" w:hAnsi="Arial" w:cs="Arial"/>
          <w:b/>
          <w:bCs/>
        </w:rPr>
        <w:t>CEF</w:t>
      </w:r>
      <w:r w:rsidRPr="003C42DA">
        <w:rPr>
          <w:rFonts w:ascii="Arial" w:eastAsia="Arial" w:hAnsi="Arial" w:cs="Arial"/>
          <w:lang w:val="ru-RU"/>
        </w:rPr>
        <w:t xml:space="preserve"> / </w:t>
      </w:r>
      <w:r>
        <w:rPr>
          <w:rFonts w:ascii="Arial" w:eastAsia="Arial" w:hAnsi="Arial" w:cs="Arial"/>
          <w:b/>
          <w:bCs/>
        </w:rPr>
        <w:t>Syslog</w:t>
      </w:r>
      <w:r w:rsidRPr="003C42DA">
        <w:rPr>
          <w:rFonts w:ascii="Arial" w:eastAsia="Arial" w:hAnsi="Arial" w:cs="Arial"/>
          <w:b/>
          <w:bCs/>
          <w:lang w:val="ru-RU"/>
        </w:rPr>
        <w:t>-</w:t>
      </w:r>
      <w:r>
        <w:rPr>
          <w:rFonts w:ascii="Arial" w:eastAsia="Arial" w:hAnsi="Arial" w:cs="Arial"/>
          <w:b/>
          <w:bCs/>
        </w:rPr>
        <w:t>CEF</w:t>
      </w:r>
      <w:r w:rsidRPr="003C42DA">
        <w:rPr>
          <w:rFonts w:ascii="Arial" w:eastAsia="Arial" w:hAnsi="Arial" w:cs="Arial"/>
          <w:lang w:val="ru-RU"/>
        </w:rPr>
        <w:t xml:space="preserve"> — совместимость с типовыми </w:t>
      </w:r>
      <w:r>
        <w:rPr>
          <w:rFonts w:ascii="Arial" w:eastAsia="Arial" w:hAnsi="Arial" w:cs="Arial"/>
        </w:rPr>
        <w:t>SIEM</w:t>
      </w:r>
      <w:r w:rsidRPr="003C42DA">
        <w:rPr>
          <w:rFonts w:ascii="Arial" w:eastAsia="Arial" w:hAnsi="Arial" w:cs="Arial"/>
          <w:lang w:val="ru-RU"/>
        </w:rPr>
        <w:t>-пайплайнами</w:t>
      </w:r>
    </w:p>
    <w:p w14:paraId="55C8C9EC" w14:textId="77777777" w:rsidR="009D43E8" w:rsidRDefault="00317F00">
      <w:pPr>
        <w:numPr>
          <w:ilvl w:val="0"/>
          <w:numId w:val="4"/>
        </w:numPr>
        <w:spacing w:before="36" w:after="36"/>
        <w:rPr>
          <w:rFonts w:ascii="Noto Sans Symbols" w:eastAsia="Noto Sans Symbols" w:hAnsi="Noto Sans Symbols" w:cs="Noto Sans Symbols"/>
        </w:rPr>
      </w:pPr>
      <w:r>
        <w:rPr>
          <w:rFonts w:ascii="Arial" w:eastAsia="Arial" w:hAnsi="Arial" w:cs="Arial"/>
          <w:b/>
          <w:bCs/>
        </w:rPr>
        <w:t>Syslog</w:t>
      </w:r>
      <w:r>
        <w:rPr>
          <w:rFonts w:ascii="Arial" w:eastAsia="Arial" w:hAnsi="Arial" w:cs="Arial"/>
        </w:rPr>
        <w:t xml:space="preserve"> (RFC 3164 / 5424) — при маппинге на normalized event model.</w:t>
      </w:r>
    </w:p>
    <w:p w14:paraId="12F738FB" w14:textId="77777777" w:rsidR="009D43E8" w:rsidRPr="003C42DA" w:rsidRDefault="00317F00">
      <w:pPr>
        <w:numPr>
          <w:ilvl w:val="0"/>
          <w:numId w:val="2"/>
        </w:numPr>
        <w:spacing w:before="36" w:after="36"/>
        <w:rPr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События приводятся к </w:t>
      </w:r>
      <w:r>
        <w:rPr>
          <w:rFonts w:ascii="Arial" w:eastAsia="Arial" w:hAnsi="Arial" w:cs="Arial"/>
          <w:b/>
          <w:bCs/>
        </w:rPr>
        <w:t>normalized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event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data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model</w:t>
      </w:r>
      <w:r w:rsidRPr="003C42DA">
        <w:rPr>
          <w:rFonts w:ascii="Arial" w:eastAsia="Arial" w:hAnsi="Arial" w:cs="Arial"/>
          <w:lang w:val="ru-RU"/>
        </w:rPr>
        <w:t xml:space="preserve"> (макс. размер события </w:t>
      </w:r>
      <w:r w:rsidRPr="003C42DA">
        <w:rPr>
          <w:rFonts w:ascii="Arial" w:eastAsia="Arial" w:hAnsi="Arial" w:cs="Arial"/>
          <w:b/>
          <w:bCs/>
          <w:lang w:val="ru-RU"/>
        </w:rPr>
        <w:t xml:space="preserve">4 </w:t>
      </w:r>
      <w:r>
        <w:rPr>
          <w:rFonts w:ascii="Arial" w:eastAsia="Arial" w:hAnsi="Arial" w:cs="Arial"/>
          <w:b/>
          <w:bCs/>
        </w:rPr>
        <w:t>MB</w:t>
      </w:r>
      <w:r w:rsidRPr="003C42DA">
        <w:rPr>
          <w:rFonts w:ascii="Arial" w:eastAsia="Arial" w:hAnsi="Arial" w:cs="Arial"/>
          <w:lang w:val="ru-RU"/>
        </w:rPr>
        <w:t>).</w:t>
      </w:r>
    </w:p>
    <w:p w14:paraId="3151AB48" w14:textId="77777777" w:rsidR="009D43E8" w:rsidRDefault="00000000">
      <w:pPr>
        <w:numPr>
          <w:ilvl w:val="0"/>
          <w:numId w:val="2"/>
        </w:numPr>
        <w:spacing w:before="36" w:after="36"/>
      </w:pPr>
      <w:sdt>
        <w:sdtPr>
          <w:tag w:val="goog_rdk_335"/>
          <w:id w:val="402226103"/>
        </w:sdtPr>
        <w:sdtContent>
          <w:r w:rsidR="00317F00">
            <w:rPr>
              <w:rFonts w:ascii="Arial Unicode MS" w:eastAsia="Arial Unicode MS" w:hAnsi="Arial Unicode MS" w:cs="Arial Unicode MS"/>
            </w:rPr>
            <w:t xml:space="preserve">Destinations collector → </w:t>
          </w:r>
        </w:sdtContent>
      </w:sdt>
      <w:r w:rsidR="00317F00">
        <w:rPr>
          <w:rFonts w:ascii="Arial" w:eastAsia="Arial" w:hAnsi="Arial" w:cs="Arial"/>
          <w:b/>
          <w:bCs/>
        </w:rPr>
        <w:t>storage</w:t>
      </w:r>
      <w:r w:rsidR="00317F00">
        <w:rPr>
          <w:rFonts w:ascii="Arial" w:eastAsia="Arial" w:hAnsi="Arial" w:cs="Arial"/>
        </w:rPr>
        <w:t xml:space="preserve"> + </w:t>
      </w:r>
      <w:r w:rsidR="00317F00">
        <w:rPr>
          <w:rFonts w:ascii="Arial" w:eastAsia="Arial" w:hAnsi="Arial" w:cs="Arial"/>
          <w:b/>
          <w:bCs/>
        </w:rPr>
        <w:t>correlator</w:t>
      </w:r>
      <w:del w:id="4469" w:author="Никита Гринь" w:date="2026-08-05T12:37:00Z" w16du:dateUtc="2026-08-05T09:37:00Z">
        <w:r w:rsidR="00317F00" w:rsidDel="00F669EF">
          <w:rPr>
            <w:rFonts w:ascii="Arial" w:eastAsia="Arial" w:hAnsi="Arial" w:cs="Arial"/>
          </w:rPr>
          <w:delText xml:space="preserve"> (стандартная схема KUMA)</w:delText>
        </w:r>
      </w:del>
      <w:r w:rsidR="00317F00">
        <w:rPr>
          <w:rFonts w:ascii="Arial" w:eastAsia="Arial" w:hAnsi="Arial" w:cs="Arial"/>
        </w:rPr>
        <w:t>.</w:t>
      </w:r>
    </w:p>
    <w:p w14:paraId="2524C88B" w14:textId="77777777" w:rsidR="009D43E8" w:rsidRDefault="00317F00">
      <w:pPr>
        <w:spacing w:before="180" w:after="18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Альтернативы (на согласование с ДИТ):</w:t>
      </w:r>
      <w:r>
        <w:rPr>
          <w:rFonts w:ascii="Arial" w:eastAsia="Arial" w:hAnsi="Arial" w:cs="Arial"/>
        </w:rPr>
        <w:t xml:space="preserve"> </w:t>
      </w:r>
      <w:del w:id="4470" w:author="Никита Гринь" w:date="2026-08-05T12:38:00Z" w16du:dateUtc="2026-08-05T09:38:00Z">
        <w:r w:rsidDel="00F669EF">
          <w:rPr>
            <w:rFonts w:ascii="Arial" w:eastAsia="Arial" w:hAnsi="Arial" w:cs="Arial"/>
          </w:rPr>
          <w:delText xml:space="preserve">агент KUMA на сервере приложения (forward raw events); </w:delText>
        </w:r>
      </w:del>
      <w:r>
        <w:rPr>
          <w:rFonts w:ascii="Arial" w:eastAsia="Arial" w:hAnsi="Arial" w:cs="Arial"/>
        </w:rPr>
        <w:t>rsyslog как промежуточный relay — см. раздел «Event stream control using rsyslog»</w:t>
      </w:r>
      <w:del w:id="4471" w:author="Никита Гринь" w:date="2026-08-05T12:39:00Z" w16du:dateUtc="2026-08-05T09:39:00Z">
        <w:r w:rsidDel="00F669EF">
          <w:rPr>
            <w:rFonts w:ascii="Arial" w:eastAsia="Arial" w:hAnsi="Arial" w:cs="Arial"/>
          </w:rPr>
          <w:delText xml:space="preserve"> в </w:delText>
        </w:r>
        <w:r w:rsidDel="00F669EF">
          <w:rPr>
            <w:rFonts w:ascii="Arial" w:eastAsia="Arial" w:hAnsi="Arial" w:cs="Arial"/>
            <w:b/>
            <w:bCs/>
          </w:rPr>
          <w:delText>руководстве KUMA 3.0.3 (PDF)</w:delText>
        </w:r>
      </w:del>
      <w:r>
        <w:rPr>
          <w:rFonts w:ascii="Arial" w:eastAsia="Arial" w:hAnsi="Arial" w:cs="Arial"/>
        </w:rPr>
        <w:t>.</w:t>
      </w:r>
    </w:p>
    <w:p w14:paraId="0F2E38BE" w14:textId="1D61BECC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REST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API</w:t>
      </w:r>
      <w:r w:rsidRPr="003C42DA">
        <w:rPr>
          <w:rFonts w:ascii="Arial" w:eastAsia="Arial" w:hAnsi="Arial" w:cs="Arial"/>
          <w:lang w:val="ru-RU"/>
        </w:rPr>
        <w:t xml:space="preserve"> </w:t>
      </w:r>
      <w:del w:id="4472" w:author="Никита Гринь" w:date="2026-08-05T12:37:00Z" w16du:dateUtc="2026-08-05T09:37:00Z">
        <w:r w:rsidDel="00F669EF">
          <w:rPr>
            <w:rFonts w:ascii="Arial" w:eastAsia="Arial" w:hAnsi="Arial" w:cs="Arial"/>
          </w:rPr>
          <w:delText>KUMA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</w:delText>
        </w:r>
        <w:r w:rsidDel="00F669EF">
          <w:rPr>
            <w:rFonts w:ascii="Arial" w:eastAsia="Arial" w:hAnsi="Arial" w:cs="Arial"/>
          </w:rPr>
          <w:delText>v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2 </w:delText>
        </w:r>
      </w:del>
      <w:r w:rsidRPr="003C42DA">
        <w:rPr>
          <w:rFonts w:ascii="Arial" w:eastAsia="Arial" w:hAnsi="Arial" w:cs="Arial"/>
          <w:lang w:val="ru-RU"/>
        </w:rPr>
        <w:t>(</w:t>
      </w:r>
      <w:r>
        <w:rPr>
          <w:rFonts w:ascii="Arial" w:eastAsia="Arial" w:hAnsi="Arial" w:cs="Arial"/>
          <w:sz w:val="22"/>
          <w:szCs w:val="22"/>
        </w:rPr>
        <w:t>POST</w:t>
      </w:r>
      <w:r w:rsidRPr="003C42DA">
        <w:rPr>
          <w:rFonts w:ascii="Arial" w:eastAsia="Arial" w:hAnsi="Arial" w:cs="Arial"/>
          <w:sz w:val="22"/>
          <w:szCs w:val="22"/>
          <w:lang w:val="ru-RU"/>
        </w:rPr>
        <w:t xml:space="preserve"> /</w:t>
      </w:r>
      <w:r>
        <w:rPr>
          <w:rFonts w:ascii="Arial" w:eastAsia="Arial" w:hAnsi="Arial" w:cs="Arial"/>
          <w:sz w:val="22"/>
          <w:szCs w:val="22"/>
        </w:rPr>
        <w:t>api</w:t>
      </w:r>
      <w:r w:rsidRPr="003C42DA">
        <w:rPr>
          <w:rFonts w:ascii="Arial" w:eastAsia="Arial" w:hAnsi="Arial" w:cs="Arial"/>
          <w:sz w:val="22"/>
          <w:szCs w:val="22"/>
          <w:lang w:val="ru-RU"/>
        </w:rPr>
        <w:t>/</w:t>
      </w:r>
      <w:r>
        <w:rPr>
          <w:rFonts w:ascii="Arial" w:eastAsia="Arial" w:hAnsi="Arial" w:cs="Arial"/>
          <w:sz w:val="22"/>
          <w:szCs w:val="22"/>
        </w:rPr>
        <w:t>v</w:t>
      </w:r>
      <w:r w:rsidRPr="003C42DA">
        <w:rPr>
          <w:rFonts w:ascii="Arial" w:eastAsia="Arial" w:hAnsi="Arial" w:cs="Arial"/>
          <w:sz w:val="22"/>
          <w:szCs w:val="22"/>
          <w:lang w:val="ru-RU"/>
        </w:rPr>
        <w:t>2/</w:t>
      </w:r>
      <w:r>
        <w:rPr>
          <w:rFonts w:ascii="Arial" w:eastAsia="Arial" w:hAnsi="Arial" w:cs="Arial"/>
          <w:sz w:val="22"/>
          <w:szCs w:val="22"/>
        </w:rPr>
        <w:t>events</w:t>
      </w:r>
      <w:r w:rsidRPr="003C42DA">
        <w:rPr>
          <w:rFonts w:ascii="Arial" w:eastAsia="Arial" w:hAnsi="Arial" w:cs="Arial"/>
          <w:lang w:val="ru-RU"/>
        </w:rPr>
        <w:t xml:space="preserve"> и др.) предназначен преимущественно для </w:t>
      </w:r>
      <w:r w:rsidRPr="003C42DA">
        <w:rPr>
          <w:rFonts w:ascii="Arial" w:eastAsia="Arial" w:hAnsi="Arial" w:cs="Arial"/>
          <w:b/>
          <w:bCs/>
          <w:lang w:val="ru-RU"/>
        </w:rPr>
        <w:t>поиска и управления</w:t>
      </w:r>
      <w:r w:rsidRPr="003C42DA">
        <w:rPr>
          <w:rFonts w:ascii="Arial" w:eastAsia="Arial" w:hAnsi="Arial" w:cs="Arial"/>
          <w:lang w:val="ru-RU"/>
        </w:rPr>
        <w:t xml:space="preserve"> платформой, а не для основного потока </w:t>
      </w:r>
      <w:r>
        <w:rPr>
          <w:rFonts w:ascii="Arial" w:eastAsia="Arial" w:hAnsi="Arial" w:cs="Arial"/>
        </w:rPr>
        <w:t>ingest</w:t>
      </w:r>
      <w:r w:rsidRPr="003C42DA">
        <w:rPr>
          <w:rFonts w:ascii="Arial" w:eastAsia="Arial" w:hAnsi="Arial" w:cs="Arial"/>
          <w:lang w:val="ru-RU"/>
        </w:rPr>
        <w:t xml:space="preserve"> прикладных событий — не использовать как </w:t>
      </w:r>
      <w:r>
        <w:rPr>
          <w:rFonts w:ascii="Arial" w:eastAsia="Arial" w:hAnsi="Arial" w:cs="Arial"/>
        </w:rPr>
        <w:t>primary</w:t>
      </w:r>
      <w:r w:rsidRPr="003C42DA">
        <w:rPr>
          <w:rFonts w:ascii="Arial" w:eastAsia="Arial" w:hAnsi="Arial" w:cs="Arial"/>
          <w:lang w:val="ru-RU"/>
        </w:rPr>
        <w:t>-канал без согласования с ИБ.</w:t>
      </w:r>
    </w:p>
    <w:p w14:paraId="7B4385FF" w14:textId="77777777" w:rsidR="009D43E8" w:rsidRDefault="00317F00">
      <w:pPr>
        <w:pStyle w:val="3"/>
        <w:rPr>
          <w:rFonts w:ascii="Arial" w:eastAsia="Arial" w:hAnsi="Arial" w:cs="Arial"/>
        </w:rPr>
      </w:pPr>
      <w:bookmarkStart w:id="4473" w:name="bookmark=kix.c1iaha7dg3fa" w:colFirst="0" w:colLast="0"/>
      <w:bookmarkEnd w:id="4473"/>
      <w:r>
        <w:rPr>
          <w:rFonts w:ascii="Arial" w:eastAsia="Arial" w:hAnsi="Arial" w:cs="Arial"/>
        </w:rPr>
        <w:t>VI.3.4. Открытые источники документации</w:t>
      </w:r>
    </w:p>
    <w:tbl>
      <w:tblPr>
        <w:tblStyle w:val="13"/>
        <w:tblW w:w="69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  <w:tblPrChange w:id="4474" w:author="Никита Гринь" w:date="2026-08-05T12:39:00Z" w16du:dateUtc="2026-08-05T09:39:00Z">
          <w:tblPr>
            <w:tblStyle w:val="13"/>
            <w:tblW w:w="12750" w:type="dxa"/>
            <w:tblInd w:w="-108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20" w:firstRow="1" w:lastRow="0" w:firstColumn="0" w:lastColumn="0" w:noHBand="0" w:noVBand="0"/>
          </w:tblPr>
        </w:tblPrChange>
      </w:tblPr>
      <w:tblGrid>
        <w:gridCol w:w="2400"/>
        <w:gridCol w:w="4575"/>
        <w:tblGridChange w:id="4475">
          <w:tblGrid>
            <w:gridCol w:w="108"/>
            <w:gridCol w:w="2292"/>
            <w:gridCol w:w="108"/>
            <w:gridCol w:w="4467"/>
            <w:gridCol w:w="108"/>
          </w:tblGrid>
        </w:tblGridChange>
      </w:tblGrid>
      <w:tr w:rsidR="00F669EF" w14:paraId="1DE0A283" w14:textId="77777777" w:rsidTr="00F669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trPrChange w:id="4476" w:author="Никита Гринь" w:date="2026-08-05T12:39:00Z" w16du:dateUtc="2026-08-05T09:39:00Z">
            <w:trPr>
              <w:gridBefore w:val="1"/>
              <w:tblHeader/>
            </w:trPr>
          </w:trPrChange>
        </w:trPr>
        <w:tc>
          <w:tcPr>
            <w:tcW w:w="2400" w:type="dxa"/>
            <w:tcPrChange w:id="4477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68787195" w14:textId="77777777" w:rsidR="00F669EF" w:rsidRDefault="00F669EF">
            <w:pPr>
              <w:spacing w:before="36" w:after="3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4575" w:type="dxa"/>
            <w:tcPrChange w:id="4478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757ED5E5" w14:textId="77777777" w:rsidR="00F669EF" w:rsidRDefault="00F669EF">
            <w:pPr>
              <w:spacing w:before="36" w:after="3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Использование</w:t>
            </w:r>
          </w:p>
        </w:tc>
      </w:tr>
      <w:tr w:rsidR="00F669EF" w14:paraId="69C68C34" w14:textId="77777777" w:rsidTr="00F669EF">
        <w:trPr>
          <w:trPrChange w:id="4479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80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4DC739DB" w14:textId="21196785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del w:id="4481" w:author="Никита Гринь" w:date="2026-08-05T12:37:00Z" w16du:dateUtc="2026-08-05T09:37:00Z">
              <w:r w:rsidDel="00F669EF">
                <w:rPr>
                  <w:rFonts w:ascii="Arial" w:eastAsia="Arial" w:hAnsi="Arial" w:cs="Arial"/>
                </w:rPr>
                <w:delText xml:space="preserve">KUMA 3.0.3 — </w:delText>
              </w:r>
            </w:del>
            <w:r>
              <w:rPr>
                <w:rFonts w:ascii="Arial" w:eastAsia="Arial" w:hAnsi="Arial" w:cs="Arial"/>
              </w:rPr>
              <w:t>Administrator’s Guide (PDF)</w:t>
            </w:r>
          </w:p>
        </w:tc>
        <w:tc>
          <w:tcPr>
            <w:tcW w:w="4575" w:type="dxa"/>
            <w:tcPrChange w:id="4482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6F429E79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Архитектура, collectors, интеграции</w:t>
            </w:r>
          </w:p>
        </w:tc>
      </w:tr>
      <w:tr w:rsidR="00F669EF" w14:paraId="370BC0CD" w14:textId="77777777" w:rsidTr="00F669EF">
        <w:trPr>
          <w:trPrChange w:id="4483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84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00FD97A9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Collector</w:t>
            </w:r>
          </w:p>
        </w:tc>
        <w:tc>
          <w:tcPr>
            <w:tcW w:w="4575" w:type="dxa"/>
            <w:tcPrChange w:id="4485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4798413E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Connectors, normalizers, destinations</w:t>
            </w:r>
          </w:p>
        </w:tc>
      </w:tr>
      <w:tr w:rsidR="00F669EF" w:rsidRPr="0050000B" w14:paraId="6A7D1F41" w14:textId="77777777" w:rsidTr="00F669EF">
        <w:trPr>
          <w:trPrChange w:id="4486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87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58F04F63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Normalized event data model</w:t>
            </w:r>
          </w:p>
        </w:tc>
        <w:tc>
          <w:tcPr>
            <w:tcW w:w="4575" w:type="dxa"/>
            <w:tcPrChange w:id="4488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44401BF3" w14:textId="77777777" w:rsidR="00F669EF" w:rsidRPr="003C42DA" w:rsidRDefault="00F669EF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Маппинг полей событий </w:t>
            </w:r>
            <w:r>
              <w:rPr>
                <w:rFonts w:ascii="Arial" w:eastAsia="Arial" w:hAnsi="Arial" w:cs="Arial"/>
              </w:rPr>
              <w:t>AI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Hub</w:t>
            </w:r>
          </w:p>
        </w:tc>
      </w:tr>
      <w:tr w:rsidR="00F669EF" w14:paraId="57AA461E" w14:textId="77777777" w:rsidTr="00F669EF">
        <w:trPr>
          <w:trPrChange w:id="4489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90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5D24E29E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Supported event sources (4.0)</w:t>
            </w:r>
          </w:p>
        </w:tc>
        <w:tc>
          <w:tcPr>
            <w:tcW w:w="4575" w:type="dxa"/>
            <w:tcPrChange w:id="4491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6192CC08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OOTB normalizers (ориентир)</w:t>
            </w:r>
          </w:p>
        </w:tc>
      </w:tr>
      <w:tr w:rsidR="00F669EF" w14:paraId="2E4E3447" w14:textId="77777777" w:rsidTr="00F669EF">
        <w:trPr>
          <w:trPrChange w:id="4492" w:author="Никита Гринь" w:date="2026-08-05T12:39:00Z" w16du:dateUtc="2026-08-05T09:39:00Z">
            <w:trPr>
              <w:gridBefore w:val="1"/>
            </w:trPr>
          </w:trPrChange>
        </w:trPr>
        <w:tc>
          <w:tcPr>
            <w:tcW w:w="2400" w:type="dxa"/>
            <w:tcPrChange w:id="4493" w:author="Никита Гринь" w:date="2026-08-05T12:39:00Z" w16du:dateUtc="2026-08-05T09:39:00Z">
              <w:tcPr>
                <w:tcW w:w="2400" w:type="dxa"/>
                <w:gridSpan w:val="2"/>
              </w:tcPr>
            </w:tcPrChange>
          </w:tcPr>
          <w:p w14:paraId="3A50C65D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Searching events (REST API v2)</w:t>
            </w:r>
          </w:p>
        </w:tc>
        <w:tc>
          <w:tcPr>
            <w:tcW w:w="4575" w:type="dxa"/>
            <w:tcPrChange w:id="4494" w:author="Никита Гринь" w:date="2026-08-05T12:39:00Z" w16du:dateUtc="2026-08-05T09:39:00Z">
              <w:tcPr>
                <w:tcW w:w="4575" w:type="dxa"/>
                <w:gridSpan w:val="2"/>
              </w:tcPr>
            </w:tcPrChange>
          </w:tcPr>
          <w:p w14:paraId="129D0ED1" w14:textId="77777777" w:rsidR="00F669EF" w:rsidRDefault="00F669EF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Верификация доставки на стенде</w:t>
            </w:r>
          </w:p>
        </w:tc>
      </w:tr>
    </w:tbl>
    <w:p w14:paraId="09386528" w14:textId="61CA0029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Локальная копия ссылок и заметок — </w:t>
      </w:r>
      <w:r w:rsidRPr="003C42DA">
        <w:rPr>
          <w:rFonts w:ascii="Arial" w:eastAsia="Arial" w:hAnsi="Arial" w:cs="Arial"/>
          <w:b/>
          <w:bCs/>
          <w:lang w:val="ru-RU"/>
        </w:rPr>
        <w:t>исходные материалы заказчика</w:t>
      </w:r>
      <w:r w:rsidRPr="003C42DA">
        <w:rPr>
          <w:rFonts w:ascii="Arial" w:eastAsia="Arial" w:hAnsi="Arial" w:cs="Arial"/>
          <w:lang w:val="ru-RU"/>
        </w:rPr>
        <w:t xml:space="preserve">. </w:t>
      </w:r>
      <w:del w:id="4495" w:author="Никита Гринь" w:date="2026-08-05T12:40:00Z" w16du:dateUtc="2026-08-05T09:40:00Z">
        <w:r w:rsidRPr="003C42DA" w:rsidDel="00F669EF">
          <w:rPr>
            <w:rFonts w:ascii="Arial" w:eastAsia="Arial" w:hAnsi="Arial" w:cs="Arial"/>
            <w:b/>
            <w:bCs/>
            <w:lang w:val="ru-RU"/>
          </w:rPr>
          <w:delText xml:space="preserve">Версия </w:delText>
        </w:r>
        <w:r w:rsidDel="00F669EF">
          <w:rPr>
            <w:rFonts w:ascii="Arial" w:eastAsia="Arial" w:hAnsi="Arial" w:cs="Arial"/>
            <w:b/>
            <w:bCs/>
          </w:rPr>
          <w:delText>KUMA</w:delText>
        </w:r>
        <w:r w:rsidRPr="003C42DA" w:rsidDel="00F669EF">
          <w:rPr>
            <w:rFonts w:ascii="Arial" w:eastAsia="Arial" w:hAnsi="Arial" w:cs="Arial"/>
            <w:b/>
            <w:bCs/>
            <w:lang w:val="ru-RU"/>
          </w:rPr>
          <w:delText xml:space="preserve"> в контуре банка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— уточняется Заказчиком (документация 3.</w:delText>
        </w:r>
        <w:r w:rsidDel="00F669EF">
          <w:rPr>
            <w:rFonts w:ascii="Arial" w:eastAsia="Arial" w:hAnsi="Arial" w:cs="Arial"/>
          </w:rPr>
          <w:delText>x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/ 4.</w:delText>
        </w:r>
        <w:r w:rsidDel="00F669EF">
          <w:rPr>
            <w:rFonts w:ascii="Arial" w:eastAsia="Arial" w:hAnsi="Arial" w:cs="Arial"/>
          </w:rPr>
          <w:delText>x</w:delText>
        </w:r>
        <w:r w:rsidRPr="003C42DA" w:rsidDel="00F669EF">
          <w:rPr>
            <w:rFonts w:ascii="Arial" w:eastAsia="Arial" w:hAnsi="Arial" w:cs="Arial"/>
            <w:lang w:val="ru-RU"/>
          </w:rPr>
          <w:delText xml:space="preserve"> может отличаться).</w:delText>
        </w:r>
      </w:del>
    </w:p>
    <w:bookmarkStart w:id="4496" w:name="bookmark=kix.tzwk34mer8kr" w:colFirst="0" w:colLast="0"/>
    <w:bookmarkEnd w:id="4496"/>
    <w:p w14:paraId="538D6F72" w14:textId="04CCA6CB" w:rsidR="009D43E8" w:rsidRPr="003C42DA" w:rsidRDefault="00000000">
      <w:pPr>
        <w:pStyle w:val="3"/>
        <w:rPr>
          <w:rFonts w:ascii="Arial" w:eastAsia="Arial" w:hAnsi="Arial" w:cs="Arial"/>
          <w:lang w:val="ru-RU"/>
        </w:rPr>
      </w:pPr>
      <w:sdt>
        <w:sdtPr>
          <w:tag w:val="goog_rdk_336"/>
          <w:id w:val="1778412777"/>
        </w:sdtPr>
        <w:sdtContent>
          <w:r w:rsidR="00317F00">
            <w:rPr>
              <w:rFonts w:ascii="Arial Unicode MS" w:eastAsia="Arial Unicode MS" w:hAnsi="Arial Unicode MS" w:cs="Arial Unicode MS"/>
            </w:rPr>
            <w:t>VI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.3.5. Черновой перечень событий </w:t>
          </w:r>
          <w:r w:rsidR="00317F00">
            <w:rPr>
              <w:rFonts w:ascii="Arial Unicode MS" w:eastAsia="Arial Unicode MS" w:hAnsi="Arial Unicode MS" w:cs="Arial Unicode MS"/>
            </w:rPr>
            <w:t>AI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 </w:t>
          </w:r>
          <w:r w:rsidR="00317F00">
            <w:rPr>
              <w:rFonts w:ascii="Arial Unicode MS" w:eastAsia="Arial Unicode MS" w:hAnsi="Arial Unicode MS" w:cs="Arial Unicode MS"/>
            </w:rPr>
            <w:t>Hub</w:t>
          </w:r>
          <w:del w:id="4497" w:author="Никита Гринь" w:date="2026-08-05T12:21:00Z" w16du:dateUtc="2026-08-05T09:21:00Z">
            <w:r w:rsidR="00317F00" w:rsidRPr="003C42DA" w:rsidDel="006A0BF8">
              <w:rPr>
                <w:rFonts w:ascii="Arial Unicode MS" w:eastAsia="Arial Unicode MS" w:hAnsi="Arial Unicode MS" w:cs="Arial Unicode MS"/>
                <w:lang w:val="ru-RU"/>
              </w:rPr>
              <w:delText xml:space="preserve"> → </w:delText>
            </w:r>
            <w:r w:rsidR="00317F00" w:rsidDel="006A0BF8">
              <w:rPr>
                <w:rFonts w:ascii="Arial Unicode MS" w:eastAsia="Arial Unicode MS" w:hAnsi="Arial Unicode MS" w:cs="Arial Unicode MS"/>
              </w:rPr>
              <w:delText>KUMA</w:delText>
            </w:r>
          </w:del>
        </w:sdtContent>
      </w:sdt>
    </w:p>
    <w:p w14:paraId="73F93FED" w14:textId="77777777" w:rsidR="009D43E8" w:rsidRDefault="00317F00">
      <w:pPr>
        <w:spacing w:before="180" w:after="180"/>
        <w:rPr>
          <w:ins w:id="4498" w:author="Никита Гринь" w:date="2026-08-05T18:32:00Z" w16du:dateUtc="2026-08-05T15:32:00Z"/>
          <w:rFonts w:ascii="Arial" w:eastAsia="Arial" w:hAnsi="Arial" w:cs="Arial"/>
        </w:rPr>
      </w:pPr>
      <w:r w:rsidRPr="003C42DA">
        <w:rPr>
          <w:rFonts w:ascii="Arial" w:eastAsia="Arial" w:hAnsi="Arial" w:cs="Arial"/>
          <w:lang w:val="ru-RU"/>
        </w:rPr>
        <w:t xml:space="preserve">Детальный реестр — в спецификации интеграции (этап 2–3). </w:t>
      </w:r>
      <w:r>
        <w:rPr>
          <w:rFonts w:ascii="Arial" w:eastAsia="Arial" w:hAnsi="Arial" w:cs="Arial"/>
        </w:rPr>
        <w:t>Минимальные категории:</w:t>
      </w:r>
    </w:p>
    <w:p w14:paraId="1B574FD7" w14:textId="77777777" w:rsidR="0050000B" w:rsidRDefault="0050000B">
      <w:pPr>
        <w:spacing w:before="180" w:after="180"/>
        <w:rPr>
          <w:ins w:id="4499" w:author="Никита Гринь" w:date="2026-08-05T18:32:00Z" w16du:dateUtc="2026-08-05T15:32:00Z"/>
          <w:rFonts w:ascii="Arial" w:eastAsia="Arial" w:hAnsi="Arial" w:cs="Arial"/>
        </w:rPr>
      </w:pP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  <w:tblPrChange w:id="4500" w:author="Никита Гринь" w:date="2026-08-05T18:32:00Z" w16du:dateUtc="2026-08-05T15:32:00Z">
          <w:tblPr>
            <w:tblStyle w:val="af3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508"/>
        <w:gridCol w:w="3016"/>
        <w:gridCol w:w="2268"/>
        <w:gridCol w:w="1984"/>
        <w:tblGridChange w:id="4501">
          <w:tblGrid>
            <w:gridCol w:w="2508"/>
            <w:gridCol w:w="2229"/>
            <w:gridCol w:w="787"/>
            <w:gridCol w:w="297"/>
            <w:gridCol w:w="1020"/>
            <w:gridCol w:w="951"/>
            <w:gridCol w:w="1984"/>
          </w:tblGrid>
        </w:tblGridChange>
      </w:tblGrid>
      <w:tr w:rsidR="0050000B" w:rsidRPr="0050000B" w14:paraId="0F3AD3BE" w14:textId="77777777" w:rsidTr="0050000B">
        <w:trPr>
          <w:trHeight w:val="292"/>
          <w:ins w:id="4502" w:author="Никита Гринь" w:date="2026-08-05T18:32:00Z"/>
          <w:trPrChange w:id="4503" w:author="Никита Гринь" w:date="2026-08-05T18:32:00Z" w16du:dateUtc="2026-08-05T15:32:00Z">
            <w:trPr>
              <w:gridAfter w:val="0"/>
              <w:trHeight w:val="292"/>
            </w:trPr>
          </w:trPrChange>
        </w:trPr>
        <w:tc>
          <w:tcPr>
            <w:tcW w:w="2508" w:type="dxa"/>
            <w:noWrap/>
            <w:hideMark/>
            <w:tcPrChange w:id="4504" w:author="Никита Гринь" w:date="2026-08-05T18:32:00Z" w16du:dateUtc="2026-08-05T15:32:00Z">
              <w:tcPr>
                <w:tcW w:w="1179" w:type="dxa"/>
                <w:noWrap/>
                <w:hideMark/>
              </w:tcPr>
            </w:tcPrChange>
          </w:tcPr>
          <w:p w14:paraId="2014108A" w14:textId="77777777" w:rsidR="0050000B" w:rsidRPr="0050000B" w:rsidRDefault="0050000B" w:rsidP="0050000B">
            <w:pPr>
              <w:spacing w:before="180" w:after="180"/>
              <w:rPr>
                <w:ins w:id="4505" w:author="Никита Гринь" w:date="2026-08-05T18:32:00Z"/>
                <w:rFonts w:ascii="Arial" w:eastAsia="Arial" w:hAnsi="Arial" w:cs="Arial"/>
              </w:rPr>
            </w:pPr>
            <w:ins w:id="4506" w:author="Никита Гринь" w:date="2026-08-05T18:32:00Z">
              <w:r w:rsidRPr="0050000B">
                <w:rPr>
                  <w:rFonts w:ascii="Arial" w:eastAsia="Arial" w:hAnsi="Arial" w:cs="Arial"/>
                </w:rPr>
                <w:lastRenderedPageBreak/>
                <w:t>Категория</w:t>
              </w:r>
            </w:ins>
          </w:p>
        </w:tc>
        <w:tc>
          <w:tcPr>
            <w:tcW w:w="3016" w:type="dxa"/>
            <w:noWrap/>
            <w:hideMark/>
            <w:tcPrChange w:id="4507" w:author="Никита Гринь" w:date="2026-08-05T18:32:00Z" w16du:dateUtc="2026-08-05T15:32:00Z">
              <w:tcPr>
                <w:tcW w:w="1050" w:type="dxa"/>
                <w:noWrap/>
                <w:hideMark/>
              </w:tcPr>
            </w:tcPrChange>
          </w:tcPr>
          <w:p w14:paraId="3CCB4F35" w14:textId="77777777" w:rsidR="0050000B" w:rsidRPr="0050000B" w:rsidRDefault="0050000B" w:rsidP="0050000B">
            <w:pPr>
              <w:spacing w:before="180" w:after="180"/>
              <w:rPr>
                <w:ins w:id="4508" w:author="Никита Гринь" w:date="2026-08-05T18:32:00Z"/>
                <w:rFonts w:ascii="Arial" w:eastAsia="Arial" w:hAnsi="Arial" w:cs="Arial"/>
              </w:rPr>
            </w:pPr>
            <w:ins w:id="4509" w:author="Никита Гринь" w:date="2026-08-05T18:32:00Z">
              <w:r w:rsidRPr="0050000B">
                <w:rPr>
                  <w:rFonts w:ascii="Arial" w:eastAsia="Arial" w:hAnsi="Arial" w:cs="Arial"/>
                </w:rPr>
                <w:t>Примеры событий</w:t>
              </w:r>
            </w:ins>
          </w:p>
        </w:tc>
        <w:tc>
          <w:tcPr>
            <w:tcW w:w="2268" w:type="dxa"/>
            <w:noWrap/>
            <w:hideMark/>
            <w:tcPrChange w:id="4510" w:author="Никита Гринь" w:date="2026-08-05T18:32:00Z" w16du:dateUtc="2026-08-05T15:32:00Z">
              <w:tcPr>
                <w:tcW w:w="1020" w:type="dxa"/>
                <w:gridSpan w:val="2"/>
                <w:noWrap/>
                <w:hideMark/>
              </w:tcPr>
            </w:tcPrChange>
          </w:tcPr>
          <w:p w14:paraId="5EAA6C42" w14:textId="77777777" w:rsidR="0050000B" w:rsidRPr="0050000B" w:rsidRDefault="0050000B" w:rsidP="0050000B">
            <w:pPr>
              <w:spacing w:before="180" w:after="180"/>
              <w:rPr>
                <w:ins w:id="4511" w:author="Никита Гринь" w:date="2026-08-05T18:32:00Z"/>
                <w:rFonts w:ascii="Arial" w:eastAsia="Arial" w:hAnsi="Arial" w:cs="Arial"/>
              </w:rPr>
            </w:pPr>
            <w:ins w:id="4512" w:author="Никита Гринь" w:date="2026-08-05T18:32:00Z">
              <w:r w:rsidRPr="0050000B">
                <w:rPr>
                  <w:rFonts w:ascii="Arial" w:eastAsia="Arial" w:hAnsi="Arial" w:cs="Arial"/>
                </w:rPr>
                <w:t>Модули / контур</w:t>
              </w:r>
            </w:ins>
          </w:p>
        </w:tc>
        <w:tc>
          <w:tcPr>
            <w:tcW w:w="1984" w:type="dxa"/>
            <w:noWrap/>
            <w:hideMark/>
            <w:tcPrChange w:id="4513" w:author="Никита Гринь" w:date="2026-08-05T18:32:00Z" w16du:dateUtc="2026-08-05T15:32:00Z">
              <w:tcPr>
                <w:tcW w:w="1020" w:type="dxa"/>
                <w:noWrap/>
                <w:hideMark/>
              </w:tcPr>
            </w:tcPrChange>
          </w:tcPr>
          <w:p w14:paraId="4B080F2B" w14:textId="77777777" w:rsidR="0050000B" w:rsidRPr="0050000B" w:rsidRDefault="0050000B" w:rsidP="0050000B">
            <w:pPr>
              <w:spacing w:before="180" w:after="180"/>
              <w:rPr>
                <w:ins w:id="4514" w:author="Никита Гринь" w:date="2026-08-05T18:32:00Z"/>
                <w:rFonts w:ascii="Arial" w:eastAsia="Arial" w:hAnsi="Arial" w:cs="Arial"/>
              </w:rPr>
            </w:pPr>
            <w:ins w:id="4515" w:author="Никита Гринь" w:date="2026-08-05T18:32:00Z">
              <w:r w:rsidRPr="0050000B">
                <w:rPr>
                  <w:rFonts w:ascii="Arial" w:eastAsia="Arial" w:hAnsi="Arial" w:cs="Arial"/>
                </w:rPr>
                <w:t>Связь с §9.3</w:t>
              </w:r>
            </w:ins>
          </w:p>
        </w:tc>
      </w:tr>
      <w:tr w:rsidR="0050000B" w:rsidRPr="0050000B" w14:paraId="564329AD" w14:textId="77777777" w:rsidTr="0050000B">
        <w:trPr>
          <w:trHeight w:val="900"/>
          <w:ins w:id="4516" w:author="Никита Гринь" w:date="2026-08-05T18:32:00Z"/>
          <w:trPrChange w:id="4517" w:author="Никита Гринь" w:date="2026-08-05T18:32:00Z" w16du:dateUtc="2026-08-05T15:32:00Z">
            <w:trPr>
              <w:gridAfter w:val="0"/>
              <w:trHeight w:val="900"/>
            </w:trPr>
          </w:trPrChange>
        </w:trPr>
        <w:tc>
          <w:tcPr>
            <w:tcW w:w="2508" w:type="dxa"/>
            <w:hideMark/>
            <w:tcPrChange w:id="4518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5ED9E1CF" w14:textId="77777777" w:rsidR="0050000B" w:rsidRPr="0050000B" w:rsidRDefault="0050000B" w:rsidP="0050000B">
            <w:pPr>
              <w:spacing w:before="180" w:after="180"/>
              <w:rPr>
                <w:ins w:id="4519" w:author="Никита Гринь" w:date="2026-08-05T18:32:00Z"/>
                <w:rFonts w:ascii="Arial" w:eastAsia="Arial" w:hAnsi="Arial" w:cs="Arial"/>
              </w:rPr>
            </w:pPr>
            <w:ins w:id="4520" w:author="Никита Гринь" w:date="2026-08-05T18:32:00Z">
              <w:r w:rsidRPr="0050000B">
                <w:rPr>
                  <w:rFonts w:ascii="Arial" w:eastAsia="Arial" w:hAnsi="Arial" w:cs="Arial"/>
                </w:rPr>
                <w:t>Аутентификация</w:t>
              </w:r>
            </w:ins>
          </w:p>
        </w:tc>
        <w:tc>
          <w:tcPr>
            <w:tcW w:w="3016" w:type="dxa"/>
            <w:hideMark/>
            <w:tcPrChange w:id="4521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67B8AE78" w14:textId="77777777" w:rsidR="0050000B" w:rsidRPr="0050000B" w:rsidRDefault="0050000B" w:rsidP="0050000B">
            <w:pPr>
              <w:spacing w:before="180" w:after="180"/>
              <w:rPr>
                <w:ins w:id="4522" w:author="Никита Гринь" w:date="2026-08-05T18:32:00Z"/>
                <w:rFonts w:ascii="Arial" w:eastAsia="Arial" w:hAnsi="Arial" w:cs="Arial"/>
                <w:lang w:val="ru-RU"/>
                <w:rPrChange w:id="4523" w:author="Никита Гринь" w:date="2026-08-05T18:32:00Z" w16du:dateUtc="2026-08-05T15:32:00Z">
                  <w:rPr>
                    <w:ins w:id="4524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25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26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вход/выход, успешные и неуспешные попытки, блокировка</w:t>
              </w:r>
            </w:ins>
          </w:p>
        </w:tc>
        <w:tc>
          <w:tcPr>
            <w:tcW w:w="2268" w:type="dxa"/>
            <w:hideMark/>
            <w:tcPrChange w:id="4527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330A1D7E" w14:textId="77777777" w:rsidR="0050000B" w:rsidRPr="0050000B" w:rsidRDefault="0050000B" w:rsidP="0050000B">
            <w:pPr>
              <w:spacing w:before="180" w:after="180"/>
              <w:rPr>
                <w:ins w:id="4528" w:author="Никита Гринь" w:date="2026-08-05T18:32:00Z"/>
                <w:rFonts w:ascii="Arial" w:eastAsia="Arial" w:hAnsi="Arial" w:cs="Arial"/>
              </w:rPr>
            </w:pPr>
            <w:ins w:id="4529" w:author="Никита Гринь" w:date="2026-08-05T18:32:00Z">
              <w:r w:rsidRPr="0050000B">
                <w:rPr>
                  <w:rFonts w:ascii="Arial" w:eastAsia="Arial" w:hAnsi="Arial" w:cs="Arial"/>
                </w:rPr>
                <w:t>Hub, AD</w:t>
              </w:r>
            </w:ins>
          </w:p>
        </w:tc>
        <w:tc>
          <w:tcPr>
            <w:tcW w:w="1984" w:type="dxa"/>
            <w:hideMark/>
            <w:tcPrChange w:id="4530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261A33D5" w14:textId="77777777" w:rsidR="0050000B" w:rsidRPr="0050000B" w:rsidRDefault="0050000B" w:rsidP="0050000B">
            <w:pPr>
              <w:spacing w:before="180" w:after="180"/>
              <w:rPr>
                <w:ins w:id="4531" w:author="Никита Гринь" w:date="2026-08-05T18:32:00Z"/>
                <w:rFonts w:ascii="Arial" w:eastAsia="Arial" w:hAnsi="Arial" w:cs="Arial"/>
              </w:rPr>
            </w:pPr>
            <w:ins w:id="4532" w:author="Никита Гринь" w:date="2026-08-05T18:32:00Z">
              <w:r w:rsidRPr="0050000B">
                <w:rPr>
                  <w:rFonts w:ascii="Arial" w:eastAsia="Arial" w:hAnsi="Arial" w:cs="Arial"/>
                </w:rPr>
                <w:t>§9.3.3</w:t>
              </w:r>
            </w:ins>
          </w:p>
        </w:tc>
      </w:tr>
      <w:tr w:rsidR="0050000B" w:rsidRPr="0050000B" w14:paraId="4B8C28FB" w14:textId="77777777" w:rsidTr="0050000B">
        <w:trPr>
          <w:trHeight w:val="360"/>
          <w:ins w:id="4533" w:author="Никита Гринь" w:date="2026-08-05T18:32:00Z"/>
          <w:trPrChange w:id="4534" w:author="Никита Гринь" w:date="2026-08-05T18:32:00Z" w16du:dateUtc="2026-08-05T15:32:00Z">
            <w:trPr>
              <w:gridAfter w:val="0"/>
              <w:trHeight w:val="360"/>
            </w:trPr>
          </w:trPrChange>
        </w:trPr>
        <w:tc>
          <w:tcPr>
            <w:tcW w:w="2508" w:type="dxa"/>
            <w:hideMark/>
            <w:tcPrChange w:id="4535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69A2ADA2" w14:textId="77777777" w:rsidR="0050000B" w:rsidRPr="0050000B" w:rsidRDefault="0050000B" w:rsidP="0050000B">
            <w:pPr>
              <w:spacing w:before="180" w:after="180"/>
              <w:rPr>
                <w:ins w:id="4536" w:author="Никита Гринь" w:date="2026-08-05T18:32:00Z"/>
                <w:rFonts w:ascii="Arial" w:eastAsia="Arial" w:hAnsi="Arial" w:cs="Arial"/>
              </w:rPr>
            </w:pPr>
            <w:ins w:id="4537" w:author="Никита Гринь" w:date="2026-08-05T18:32:00Z">
              <w:r w:rsidRPr="0050000B">
                <w:rPr>
                  <w:rFonts w:ascii="Arial" w:eastAsia="Arial" w:hAnsi="Arial" w:cs="Arial"/>
                </w:rPr>
                <w:t>Авторизация</w:t>
              </w:r>
            </w:ins>
          </w:p>
        </w:tc>
        <w:tc>
          <w:tcPr>
            <w:tcW w:w="3016" w:type="dxa"/>
            <w:hideMark/>
            <w:tcPrChange w:id="4538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20EC0D40" w14:textId="77777777" w:rsidR="0050000B" w:rsidRPr="0050000B" w:rsidRDefault="0050000B" w:rsidP="0050000B">
            <w:pPr>
              <w:spacing w:before="180" w:after="180"/>
              <w:rPr>
                <w:ins w:id="4539" w:author="Никита Гринь" w:date="2026-08-05T18:32:00Z"/>
                <w:rFonts w:ascii="Arial" w:eastAsia="Arial" w:hAnsi="Arial" w:cs="Arial"/>
                <w:lang w:val="ru-RU"/>
                <w:rPrChange w:id="4540" w:author="Никита Гринь" w:date="2026-08-05T18:32:00Z" w16du:dateUtc="2026-08-05T15:32:00Z">
                  <w:rPr>
                    <w:ins w:id="4541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42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43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отказ в доступе, смена роли</w:t>
              </w:r>
            </w:ins>
          </w:p>
        </w:tc>
        <w:tc>
          <w:tcPr>
            <w:tcW w:w="2268" w:type="dxa"/>
            <w:hideMark/>
            <w:tcPrChange w:id="4544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1AC50B39" w14:textId="77777777" w:rsidR="0050000B" w:rsidRPr="0050000B" w:rsidRDefault="0050000B" w:rsidP="0050000B">
            <w:pPr>
              <w:spacing w:before="180" w:after="180"/>
              <w:rPr>
                <w:ins w:id="4545" w:author="Никита Гринь" w:date="2026-08-05T18:32:00Z"/>
                <w:rFonts w:ascii="Arial" w:eastAsia="Arial" w:hAnsi="Arial" w:cs="Arial"/>
              </w:rPr>
            </w:pPr>
            <w:ins w:id="4546" w:author="Никита Гринь" w:date="2026-08-05T18:32:00Z">
              <w:r w:rsidRPr="0050000B">
                <w:rPr>
                  <w:rFonts w:ascii="Arial" w:eastAsia="Arial" w:hAnsi="Arial" w:cs="Arial"/>
                </w:rPr>
                <w:t>Hub</w:t>
              </w:r>
            </w:ins>
          </w:p>
        </w:tc>
        <w:tc>
          <w:tcPr>
            <w:tcW w:w="1984" w:type="dxa"/>
            <w:hideMark/>
            <w:tcPrChange w:id="4547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144C3B50" w14:textId="77777777" w:rsidR="0050000B" w:rsidRPr="0050000B" w:rsidRDefault="0050000B" w:rsidP="0050000B">
            <w:pPr>
              <w:spacing w:before="180" w:after="180"/>
              <w:rPr>
                <w:ins w:id="4548" w:author="Никита Гринь" w:date="2026-08-05T18:32:00Z"/>
                <w:rFonts w:ascii="Arial" w:eastAsia="Arial" w:hAnsi="Arial" w:cs="Arial"/>
              </w:rPr>
            </w:pPr>
            <w:ins w:id="4549" w:author="Никита Гринь" w:date="2026-08-05T18:32:00Z">
              <w:r w:rsidRPr="0050000B">
                <w:rPr>
                  <w:rFonts w:ascii="Arial" w:eastAsia="Arial" w:hAnsi="Arial" w:cs="Arial"/>
                </w:rPr>
                <w:t>§9.3.3</w:t>
              </w:r>
            </w:ins>
          </w:p>
        </w:tc>
      </w:tr>
      <w:tr w:rsidR="0050000B" w:rsidRPr="0050000B" w14:paraId="515F6DF9" w14:textId="77777777" w:rsidTr="0050000B">
        <w:trPr>
          <w:trHeight w:val="1260"/>
          <w:ins w:id="4550" w:author="Никита Гринь" w:date="2026-08-05T18:32:00Z"/>
          <w:trPrChange w:id="4551" w:author="Никита Гринь" w:date="2026-08-05T18:32:00Z" w16du:dateUtc="2026-08-05T15:32:00Z">
            <w:trPr>
              <w:gridAfter w:val="0"/>
              <w:trHeight w:val="1260"/>
            </w:trPr>
          </w:trPrChange>
        </w:trPr>
        <w:tc>
          <w:tcPr>
            <w:tcW w:w="2508" w:type="dxa"/>
            <w:hideMark/>
            <w:tcPrChange w:id="4552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5B0CF282" w14:textId="77777777" w:rsidR="0050000B" w:rsidRPr="0050000B" w:rsidRDefault="0050000B" w:rsidP="0050000B">
            <w:pPr>
              <w:spacing w:before="180" w:after="180"/>
              <w:rPr>
                <w:ins w:id="4553" w:author="Никита Гринь" w:date="2026-08-05T18:32:00Z"/>
                <w:rFonts w:ascii="Arial" w:eastAsia="Arial" w:hAnsi="Arial" w:cs="Arial"/>
              </w:rPr>
            </w:pPr>
            <w:ins w:id="4554" w:author="Никита Гринь" w:date="2026-08-05T18:32:00Z">
              <w:r w:rsidRPr="0050000B">
                <w:rPr>
                  <w:rFonts w:ascii="Arial" w:eastAsia="Arial" w:hAnsi="Arial" w:cs="Arial"/>
                </w:rPr>
                <w:t>Администрирование</w:t>
              </w:r>
            </w:ins>
          </w:p>
        </w:tc>
        <w:tc>
          <w:tcPr>
            <w:tcW w:w="3016" w:type="dxa"/>
            <w:hideMark/>
            <w:tcPrChange w:id="4555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1AC05074" w14:textId="77777777" w:rsidR="0050000B" w:rsidRPr="0050000B" w:rsidRDefault="0050000B" w:rsidP="0050000B">
            <w:pPr>
              <w:spacing w:before="180" w:after="180"/>
              <w:rPr>
                <w:ins w:id="4556" w:author="Никита Гринь" w:date="2026-08-05T18:32:00Z"/>
                <w:rFonts w:ascii="Arial" w:eastAsia="Arial" w:hAnsi="Arial" w:cs="Arial"/>
                <w:lang w:val="ru-RU"/>
                <w:rPrChange w:id="4557" w:author="Никита Гринь" w:date="2026-08-05T18:32:00Z" w16du:dateUtc="2026-08-05T15:32:00Z">
                  <w:rPr>
                    <w:ins w:id="4558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59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60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 xml:space="preserve">изменение настроек, интеграций, параметров </w:t>
              </w:r>
              <w:r w:rsidRPr="0050000B">
                <w:rPr>
                  <w:rFonts w:ascii="Arial" w:eastAsia="Arial" w:hAnsi="Arial" w:cs="Arial"/>
                </w:rPr>
                <w:t>LLM</w:t>
              </w:r>
              <w:r w:rsidRPr="0050000B">
                <w:rPr>
                  <w:rFonts w:ascii="Arial" w:eastAsia="Arial" w:hAnsi="Arial" w:cs="Arial"/>
                  <w:lang w:val="ru-RU"/>
                  <w:rPrChange w:id="4561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, учётных записей/конфигов</w:t>
              </w:r>
            </w:ins>
          </w:p>
        </w:tc>
        <w:tc>
          <w:tcPr>
            <w:tcW w:w="2268" w:type="dxa"/>
            <w:hideMark/>
            <w:tcPrChange w:id="4562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5EDB22D8" w14:textId="77777777" w:rsidR="0050000B" w:rsidRPr="0050000B" w:rsidRDefault="0050000B" w:rsidP="0050000B">
            <w:pPr>
              <w:spacing w:before="180" w:after="180"/>
              <w:rPr>
                <w:ins w:id="4563" w:author="Никита Гринь" w:date="2026-08-05T18:32:00Z"/>
                <w:rFonts w:ascii="Arial" w:eastAsia="Arial" w:hAnsi="Arial" w:cs="Arial"/>
              </w:rPr>
            </w:pPr>
            <w:ins w:id="4564" w:author="Никита Гринь" w:date="2026-08-05T18:32:00Z">
              <w:r w:rsidRPr="0050000B">
                <w:rPr>
                  <w:rFonts w:ascii="Arial" w:eastAsia="Arial" w:hAnsi="Arial" w:cs="Arial"/>
                </w:rPr>
                <w:t>Hub, Parts II–IV</w:t>
              </w:r>
            </w:ins>
          </w:p>
        </w:tc>
        <w:tc>
          <w:tcPr>
            <w:tcW w:w="1984" w:type="dxa"/>
            <w:hideMark/>
            <w:tcPrChange w:id="4565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17D494DC" w14:textId="77777777" w:rsidR="0050000B" w:rsidRPr="0050000B" w:rsidRDefault="0050000B" w:rsidP="0050000B">
            <w:pPr>
              <w:spacing w:before="180" w:after="180"/>
              <w:rPr>
                <w:ins w:id="4566" w:author="Никита Гринь" w:date="2026-08-05T18:32:00Z"/>
                <w:rFonts w:ascii="Arial" w:eastAsia="Arial" w:hAnsi="Arial" w:cs="Arial"/>
              </w:rPr>
            </w:pPr>
            <w:ins w:id="4567" w:author="Никита Гринь" w:date="2026-08-05T18:32:00Z">
              <w:r w:rsidRPr="0050000B">
                <w:rPr>
                  <w:rFonts w:ascii="Arial" w:eastAsia="Arial" w:hAnsi="Arial" w:cs="Arial"/>
                </w:rPr>
                <w:t>§9.3.3</w:t>
              </w:r>
            </w:ins>
          </w:p>
        </w:tc>
      </w:tr>
      <w:tr w:rsidR="0050000B" w:rsidRPr="0050000B" w14:paraId="06420737" w14:textId="77777777" w:rsidTr="0050000B">
        <w:trPr>
          <w:trHeight w:val="900"/>
          <w:ins w:id="4568" w:author="Никита Гринь" w:date="2026-08-05T18:32:00Z"/>
          <w:trPrChange w:id="4569" w:author="Никита Гринь" w:date="2026-08-05T18:32:00Z" w16du:dateUtc="2026-08-05T15:32:00Z">
            <w:trPr>
              <w:gridAfter w:val="0"/>
              <w:trHeight w:val="900"/>
            </w:trPr>
          </w:trPrChange>
        </w:trPr>
        <w:tc>
          <w:tcPr>
            <w:tcW w:w="2508" w:type="dxa"/>
            <w:hideMark/>
            <w:tcPrChange w:id="4570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550AD02F" w14:textId="77777777" w:rsidR="0050000B" w:rsidRPr="0050000B" w:rsidRDefault="0050000B" w:rsidP="0050000B">
            <w:pPr>
              <w:spacing w:before="180" w:after="180"/>
              <w:rPr>
                <w:ins w:id="4571" w:author="Никита Гринь" w:date="2026-08-05T18:32:00Z"/>
                <w:rFonts w:ascii="Arial" w:eastAsia="Arial" w:hAnsi="Arial" w:cs="Arial"/>
              </w:rPr>
            </w:pPr>
            <w:ins w:id="4572" w:author="Никита Гринь" w:date="2026-08-05T18:32:00Z">
              <w:r w:rsidRPr="0050000B">
                <w:rPr>
                  <w:rFonts w:ascii="Arial" w:eastAsia="Arial" w:hAnsi="Arial" w:cs="Arial"/>
                </w:rPr>
                <w:t>Действия с данными</w:t>
              </w:r>
            </w:ins>
          </w:p>
        </w:tc>
        <w:tc>
          <w:tcPr>
            <w:tcW w:w="3016" w:type="dxa"/>
            <w:hideMark/>
            <w:tcPrChange w:id="4573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1AE1760A" w14:textId="77777777" w:rsidR="0050000B" w:rsidRPr="0050000B" w:rsidRDefault="0050000B" w:rsidP="0050000B">
            <w:pPr>
              <w:spacing w:before="180" w:after="180"/>
              <w:rPr>
                <w:ins w:id="4574" w:author="Никита Гринь" w:date="2026-08-05T18:32:00Z"/>
                <w:rFonts w:ascii="Arial" w:eastAsia="Arial" w:hAnsi="Arial" w:cs="Arial"/>
                <w:lang w:val="ru-RU"/>
                <w:rPrChange w:id="4575" w:author="Никита Гринь" w:date="2026-08-05T18:32:00Z" w16du:dateUtc="2026-08-05T15:32:00Z">
                  <w:rPr>
                    <w:ins w:id="4576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77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78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доступ / изменение / удаление объектов; экспорт журнала</w:t>
              </w:r>
            </w:ins>
          </w:p>
        </w:tc>
        <w:tc>
          <w:tcPr>
            <w:tcW w:w="2268" w:type="dxa"/>
            <w:hideMark/>
            <w:tcPrChange w:id="4579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567A24BD" w14:textId="77777777" w:rsidR="0050000B" w:rsidRPr="0050000B" w:rsidRDefault="0050000B" w:rsidP="0050000B">
            <w:pPr>
              <w:spacing w:before="180" w:after="180"/>
              <w:rPr>
                <w:ins w:id="4580" w:author="Никита Гринь" w:date="2026-08-05T18:32:00Z"/>
                <w:rFonts w:ascii="Arial" w:eastAsia="Arial" w:hAnsi="Arial" w:cs="Arial"/>
              </w:rPr>
            </w:pPr>
            <w:ins w:id="4581" w:author="Никита Гринь" w:date="2026-08-05T18:32:00Z">
              <w:r w:rsidRPr="0050000B">
                <w:rPr>
                  <w:rFonts w:ascii="Arial" w:eastAsia="Arial" w:hAnsi="Arial" w:cs="Arial"/>
                </w:rPr>
                <w:t>Hub, модули</w:t>
              </w:r>
            </w:ins>
          </w:p>
        </w:tc>
        <w:tc>
          <w:tcPr>
            <w:tcW w:w="1984" w:type="dxa"/>
            <w:hideMark/>
            <w:tcPrChange w:id="4582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26E04EF6" w14:textId="77777777" w:rsidR="0050000B" w:rsidRPr="0050000B" w:rsidRDefault="0050000B" w:rsidP="0050000B">
            <w:pPr>
              <w:spacing w:before="180" w:after="180"/>
              <w:rPr>
                <w:ins w:id="4583" w:author="Никита Гринь" w:date="2026-08-05T18:32:00Z"/>
                <w:rFonts w:ascii="Arial" w:eastAsia="Arial" w:hAnsi="Arial" w:cs="Arial"/>
              </w:rPr>
            </w:pPr>
            <w:ins w:id="4584" w:author="Никита Гринь" w:date="2026-08-05T18:32:00Z">
              <w:r w:rsidRPr="0050000B">
                <w:rPr>
                  <w:rFonts w:ascii="Arial" w:eastAsia="Arial" w:hAnsi="Arial" w:cs="Arial"/>
                </w:rPr>
                <w:t>§9.3.3</w:t>
              </w:r>
            </w:ins>
          </w:p>
        </w:tc>
      </w:tr>
      <w:tr w:rsidR="0050000B" w:rsidRPr="0050000B" w14:paraId="7946328D" w14:textId="77777777" w:rsidTr="0050000B">
        <w:trPr>
          <w:trHeight w:val="1080"/>
          <w:ins w:id="4585" w:author="Никита Гринь" w:date="2026-08-05T18:32:00Z"/>
          <w:trPrChange w:id="4586" w:author="Никита Гринь" w:date="2026-08-05T18:32:00Z" w16du:dateUtc="2026-08-05T15:32:00Z">
            <w:trPr>
              <w:gridAfter w:val="0"/>
              <w:trHeight w:val="1080"/>
            </w:trPr>
          </w:trPrChange>
        </w:trPr>
        <w:tc>
          <w:tcPr>
            <w:tcW w:w="2508" w:type="dxa"/>
            <w:hideMark/>
            <w:tcPrChange w:id="4587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2E1B8646" w14:textId="77777777" w:rsidR="0050000B" w:rsidRPr="0050000B" w:rsidRDefault="0050000B" w:rsidP="0050000B">
            <w:pPr>
              <w:spacing w:before="180" w:after="180"/>
              <w:rPr>
                <w:ins w:id="4588" w:author="Никита Гринь" w:date="2026-08-05T18:32:00Z"/>
                <w:rFonts w:ascii="Arial" w:eastAsia="Arial" w:hAnsi="Arial" w:cs="Arial"/>
              </w:rPr>
            </w:pPr>
            <w:ins w:id="4589" w:author="Никита Гринь" w:date="2026-08-05T18:32:00Z">
              <w:r w:rsidRPr="0050000B">
                <w:rPr>
                  <w:rFonts w:ascii="Arial" w:eastAsia="Arial" w:hAnsi="Arial" w:cs="Arial"/>
                </w:rPr>
                <w:t>Ошибки и ИБ</w:t>
              </w:r>
            </w:ins>
          </w:p>
        </w:tc>
        <w:tc>
          <w:tcPr>
            <w:tcW w:w="3016" w:type="dxa"/>
            <w:hideMark/>
            <w:tcPrChange w:id="4590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70FAF53B" w14:textId="77777777" w:rsidR="0050000B" w:rsidRPr="0050000B" w:rsidRDefault="0050000B" w:rsidP="0050000B">
            <w:pPr>
              <w:spacing w:before="180" w:after="180"/>
              <w:rPr>
                <w:ins w:id="4591" w:author="Никита Гринь" w:date="2026-08-05T18:32:00Z"/>
                <w:rFonts w:ascii="Arial" w:eastAsia="Arial" w:hAnsi="Arial" w:cs="Arial"/>
                <w:lang w:val="ru-RU"/>
                <w:rPrChange w:id="4592" w:author="Никита Гринь" w:date="2026-08-05T18:32:00Z" w16du:dateUtc="2026-08-05T15:32:00Z">
                  <w:rPr>
                    <w:ins w:id="4593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594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595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ошибка записи аудита, сбой механизмов сбора, переполнение буфера (§9.2.6)</w:t>
              </w:r>
            </w:ins>
          </w:p>
        </w:tc>
        <w:tc>
          <w:tcPr>
            <w:tcW w:w="2268" w:type="dxa"/>
            <w:hideMark/>
            <w:tcPrChange w:id="4596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669ED569" w14:textId="77777777" w:rsidR="0050000B" w:rsidRPr="0050000B" w:rsidRDefault="0050000B" w:rsidP="0050000B">
            <w:pPr>
              <w:spacing w:before="180" w:after="180"/>
              <w:rPr>
                <w:ins w:id="4597" w:author="Никита Гринь" w:date="2026-08-05T18:32:00Z"/>
                <w:rFonts w:ascii="Arial" w:eastAsia="Arial" w:hAnsi="Arial" w:cs="Arial"/>
              </w:rPr>
            </w:pPr>
            <w:ins w:id="4598" w:author="Никита Гринь" w:date="2026-08-05T18:32:00Z">
              <w:r w:rsidRPr="0050000B">
                <w:rPr>
                  <w:rFonts w:ascii="Arial" w:eastAsia="Arial" w:hAnsi="Arial" w:cs="Arial"/>
                </w:rPr>
                <w:t>Hub, VI.3</w:t>
              </w:r>
            </w:ins>
          </w:p>
        </w:tc>
        <w:tc>
          <w:tcPr>
            <w:tcW w:w="1984" w:type="dxa"/>
            <w:hideMark/>
            <w:tcPrChange w:id="4599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766E1C72" w14:textId="77777777" w:rsidR="0050000B" w:rsidRPr="0050000B" w:rsidRDefault="0050000B" w:rsidP="0050000B">
            <w:pPr>
              <w:spacing w:before="180" w:after="180"/>
              <w:rPr>
                <w:ins w:id="4600" w:author="Никита Гринь" w:date="2026-08-05T18:32:00Z"/>
                <w:rFonts w:ascii="Arial" w:eastAsia="Arial" w:hAnsi="Arial" w:cs="Arial"/>
              </w:rPr>
            </w:pPr>
            <w:ins w:id="4601" w:author="Никита Гринь" w:date="2026-08-05T18:32:00Z">
              <w:r w:rsidRPr="0050000B">
                <w:rPr>
                  <w:rFonts w:ascii="Arial" w:eastAsia="Arial" w:hAnsi="Arial" w:cs="Arial"/>
                </w:rPr>
                <w:t>§9.3, §9.2.6</w:t>
              </w:r>
            </w:ins>
          </w:p>
        </w:tc>
      </w:tr>
      <w:tr w:rsidR="0050000B" w:rsidRPr="0050000B" w14:paraId="2B3E3307" w14:textId="77777777" w:rsidTr="0050000B">
        <w:trPr>
          <w:trHeight w:val="720"/>
          <w:ins w:id="4602" w:author="Никита Гринь" w:date="2026-08-05T18:32:00Z"/>
          <w:trPrChange w:id="4603" w:author="Никита Гринь" w:date="2026-08-05T18:32:00Z" w16du:dateUtc="2026-08-05T15:32:00Z">
            <w:trPr>
              <w:gridAfter w:val="0"/>
              <w:trHeight w:val="720"/>
            </w:trPr>
          </w:trPrChange>
        </w:trPr>
        <w:tc>
          <w:tcPr>
            <w:tcW w:w="2508" w:type="dxa"/>
            <w:hideMark/>
            <w:tcPrChange w:id="4604" w:author="Никита Гринь" w:date="2026-08-05T18:32:00Z" w16du:dateUtc="2026-08-05T15:32:00Z">
              <w:tcPr>
                <w:tcW w:w="1179" w:type="dxa"/>
                <w:hideMark/>
              </w:tcPr>
            </w:tcPrChange>
          </w:tcPr>
          <w:p w14:paraId="150E5638" w14:textId="77777777" w:rsidR="0050000B" w:rsidRPr="0050000B" w:rsidRDefault="0050000B" w:rsidP="0050000B">
            <w:pPr>
              <w:spacing w:before="180" w:after="180"/>
              <w:rPr>
                <w:ins w:id="4605" w:author="Никита Гринь" w:date="2026-08-05T18:32:00Z"/>
                <w:rFonts w:ascii="Arial" w:eastAsia="Arial" w:hAnsi="Arial" w:cs="Arial"/>
              </w:rPr>
            </w:pPr>
            <w:ins w:id="4606" w:author="Никита Гринь" w:date="2026-08-05T18:32:00Z">
              <w:r w:rsidRPr="0050000B">
                <w:rPr>
                  <w:rFonts w:ascii="Arial" w:eastAsia="Arial" w:hAnsi="Arial" w:cs="Arial"/>
                </w:rPr>
                <w:t>Интеграции SIEM</w:t>
              </w:r>
            </w:ins>
          </w:p>
        </w:tc>
        <w:tc>
          <w:tcPr>
            <w:tcW w:w="3016" w:type="dxa"/>
            <w:hideMark/>
            <w:tcPrChange w:id="4607" w:author="Никита Гринь" w:date="2026-08-05T18:32:00Z" w16du:dateUtc="2026-08-05T15:32:00Z">
              <w:tcPr>
                <w:tcW w:w="1050" w:type="dxa"/>
                <w:hideMark/>
              </w:tcPr>
            </w:tcPrChange>
          </w:tcPr>
          <w:p w14:paraId="620E53B8" w14:textId="77777777" w:rsidR="0050000B" w:rsidRPr="0050000B" w:rsidRDefault="0050000B" w:rsidP="0050000B">
            <w:pPr>
              <w:spacing w:before="180" w:after="180"/>
              <w:rPr>
                <w:ins w:id="4608" w:author="Никита Гринь" w:date="2026-08-05T18:32:00Z"/>
                <w:rFonts w:ascii="Arial" w:eastAsia="Arial" w:hAnsi="Arial" w:cs="Arial"/>
                <w:lang w:val="ru-RU"/>
                <w:rPrChange w:id="4609" w:author="Никита Гринь" w:date="2026-08-05T18:32:00Z" w16du:dateUtc="2026-08-05T15:32:00Z">
                  <w:rPr>
                    <w:ins w:id="4610" w:author="Никита Гринь" w:date="2026-08-05T18:32:00Z"/>
                    <w:rFonts w:ascii="Arial" w:eastAsia="Arial" w:hAnsi="Arial" w:cs="Arial"/>
                  </w:rPr>
                </w:rPrChange>
              </w:rPr>
            </w:pPr>
            <w:ins w:id="4611" w:author="Никита Гринь" w:date="2026-08-05T18:32:00Z">
              <w:r w:rsidRPr="0050000B">
                <w:rPr>
                  <w:rFonts w:ascii="Arial" w:eastAsia="Arial" w:hAnsi="Arial" w:cs="Arial"/>
                  <w:lang w:val="ru-RU"/>
                  <w:rPrChange w:id="4612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 xml:space="preserve">сбой доставки в </w:t>
              </w:r>
              <w:r w:rsidRPr="0050000B">
                <w:rPr>
                  <w:rFonts w:ascii="Arial" w:eastAsia="Arial" w:hAnsi="Arial" w:cs="Arial"/>
                </w:rPr>
                <w:t>KUMA</w:t>
              </w:r>
              <w:r w:rsidRPr="0050000B">
                <w:rPr>
                  <w:rFonts w:ascii="Arial" w:eastAsia="Arial" w:hAnsi="Arial" w:cs="Arial"/>
                  <w:lang w:val="ru-RU"/>
                  <w:rPrChange w:id="4613" w:author="Никита Гринь" w:date="2026-08-05T18:32:00Z" w16du:dateUtc="2026-08-05T15:32:00Z">
                    <w:rPr>
                      <w:rFonts w:ascii="Arial" w:eastAsia="Arial" w:hAnsi="Arial" w:cs="Arial"/>
                    </w:rPr>
                  </w:rPrChange>
                </w:rPr>
                <w:t>, повторная отправка</w:t>
              </w:r>
            </w:ins>
          </w:p>
        </w:tc>
        <w:tc>
          <w:tcPr>
            <w:tcW w:w="2268" w:type="dxa"/>
            <w:hideMark/>
            <w:tcPrChange w:id="4614" w:author="Никита Гринь" w:date="2026-08-05T18:32:00Z" w16du:dateUtc="2026-08-05T15:32:00Z">
              <w:tcPr>
                <w:tcW w:w="1020" w:type="dxa"/>
                <w:gridSpan w:val="2"/>
                <w:hideMark/>
              </w:tcPr>
            </w:tcPrChange>
          </w:tcPr>
          <w:p w14:paraId="5AAEAE95" w14:textId="77777777" w:rsidR="0050000B" w:rsidRPr="0050000B" w:rsidRDefault="0050000B" w:rsidP="0050000B">
            <w:pPr>
              <w:spacing w:before="180" w:after="180"/>
              <w:rPr>
                <w:ins w:id="4615" w:author="Никита Гринь" w:date="2026-08-05T18:32:00Z"/>
                <w:rFonts w:ascii="Arial" w:eastAsia="Arial" w:hAnsi="Arial" w:cs="Arial"/>
              </w:rPr>
            </w:pPr>
            <w:ins w:id="4616" w:author="Никита Гринь" w:date="2026-08-05T18:32:00Z">
              <w:r w:rsidRPr="0050000B">
                <w:rPr>
                  <w:rFonts w:ascii="Arial" w:eastAsia="Arial" w:hAnsi="Arial" w:cs="Arial"/>
                </w:rPr>
                <w:t>VI.3</w:t>
              </w:r>
            </w:ins>
          </w:p>
        </w:tc>
        <w:tc>
          <w:tcPr>
            <w:tcW w:w="1984" w:type="dxa"/>
            <w:hideMark/>
            <w:tcPrChange w:id="4617" w:author="Никита Гринь" w:date="2026-08-05T18:32:00Z" w16du:dateUtc="2026-08-05T15:32:00Z">
              <w:tcPr>
                <w:tcW w:w="1020" w:type="dxa"/>
                <w:hideMark/>
              </w:tcPr>
            </w:tcPrChange>
          </w:tcPr>
          <w:p w14:paraId="7A6C63D1" w14:textId="77777777" w:rsidR="0050000B" w:rsidRPr="0050000B" w:rsidRDefault="0050000B" w:rsidP="0050000B">
            <w:pPr>
              <w:spacing w:before="180" w:after="180"/>
              <w:rPr>
                <w:ins w:id="4618" w:author="Никита Гринь" w:date="2026-08-05T18:32:00Z"/>
                <w:rFonts w:ascii="Arial" w:eastAsia="Arial" w:hAnsi="Arial" w:cs="Arial"/>
              </w:rPr>
            </w:pPr>
            <w:ins w:id="4619" w:author="Никита Гринь" w:date="2026-08-05T18:32:00Z">
              <w:r w:rsidRPr="0050000B">
                <w:rPr>
                  <w:rFonts w:ascii="Arial" w:eastAsia="Arial" w:hAnsi="Arial" w:cs="Arial"/>
                </w:rPr>
                <w:t>§9.1.9, §9.3</w:t>
              </w:r>
            </w:ins>
          </w:p>
        </w:tc>
      </w:tr>
    </w:tbl>
    <w:p w14:paraId="48F58F56" w14:textId="77777777" w:rsidR="0050000B" w:rsidRPr="00A36205" w:rsidDel="0050000B" w:rsidRDefault="0050000B">
      <w:pPr>
        <w:spacing w:before="180" w:after="180"/>
        <w:rPr>
          <w:del w:id="4620" w:author="Никита Гринь" w:date="2026-08-05T18:33:00Z" w16du:dateUtc="2026-08-05T15:33:00Z"/>
          <w:rFonts w:ascii="Arial" w:eastAsia="Arial" w:hAnsi="Arial" w:cs="Arial"/>
          <w:lang w:val="en-US"/>
          <w:rPrChange w:id="4621" w:author="Никита Гринь" w:date="2026-08-06T11:15:00Z" w16du:dateUtc="2026-08-06T08:15:00Z">
            <w:rPr>
              <w:del w:id="4622" w:author="Никита Гринь" w:date="2026-08-05T18:33:00Z" w16du:dateUtc="2026-08-05T15:33:00Z"/>
              <w:rFonts w:ascii="Arial" w:eastAsia="Arial" w:hAnsi="Arial" w:cs="Arial"/>
            </w:rPr>
          </w:rPrChange>
        </w:rPr>
      </w:pPr>
    </w:p>
    <w:p w14:paraId="2F777F37" w14:textId="6EEB57B4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VI</w:t>
      </w:r>
      <w:r w:rsidRPr="003C42DA">
        <w:rPr>
          <w:rFonts w:ascii="Arial" w:eastAsia="Arial" w:hAnsi="Arial" w:cs="Arial"/>
          <w:lang w:val="ru-RU"/>
        </w:rPr>
        <w:t>.3.6. Приемка (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, аудит)</w:t>
      </w:r>
    </w:p>
    <w:tbl>
      <w:tblPr>
        <w:tblStyle w:val="11"/>
        <w:tblW w:w="1243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5"/>
        <w:gridCol w:w="4245"/>
        <w:gridCol w:w="6045"/>
        <w:tblGridChange w:id="4623">
          <w:tblGrid>
            <w:gridCol w:w="2145"/>
            <w:gridCol w:w="4245"/>
            <w:gridCol w:w="6045"/>
          </w:tblGrid>
        </w:tblGridChange>
      </w:tblGrid>
      <w:tr w:rsidR="009D43E8" w14:paraId="7E4BF0E8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45" w:type="dxa"/>
          </w:tcPr>
          <w:p w14:paraId="1658407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4245" w:type="dxa"/>
          </w:tcPr>
          <w:p w14:paraId="52ACF24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Критерий</w:t>
            </w:r>
          </w:p>
        </w:tc>
        <w:tc>
          <w:tcPr>
            <w:tcW w:w="6045" w:type="dxa"/>
          </w:tcPr>
          <w:p w14:paraId="4FD6CB8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Метод</w:t>
            </w:r>
          </w:p>
        </w:tc>
      </w:tr>
      <w:tr w:rsidR="009D43E8" w:rsidRPr="00910837" w14:paraId="4E784BA5" w14:textId="77777777" w:rsidTr="009D43E8">
        <w:tc>
          <w:tcPr>
            <w:tcW w:w="2145" w:type="dxa"/>
          </w:tcPr>
          <w:p w14:paraId="4265EA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INT-T-AUD-01</w:t>
            </w:r>
          </w:p>
        </w:tc>
        <w:tc>
          <w:tcPr>
            <w:tcW w:w="4245" w:type="dxa"/>
          </w:tcPr>
          <w:p w14:paraId="5AEE3B8D" w14:textId="1F28678A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Согласованные типы событий §9.3 </w:t>
            </w:r>
            <w:del w:id="4624" w:author="Никита Гринь" w:date="2026-08-05T12:40:00Z" w16du:dateUtc="2026-08-05T09:40:00Z">
              <w:r w:rsidRPr="003C42DA" w:rsidDel="00F669EF">
                <w:rPr>
                  <w:rFonts w:ascii="Arial" w:eastAsia="Arial" w:hAnsi="Arial" w:cs="Arial"/>
                  <w:lang w:val="ru-RU"/>
                </w:rPr>
                <w:delText xml:space="preserve">поступают в </w:delText>
              </w:r>
              <w:r w:rsidDel="00F669EF">
                <w:rPr>
                  <w:rFonts w:ascii="Arial" w:eastAsia="Arial" w:hAnsi="Arial" w:cs="Arial"/>
                </w:rPr>
                <w:delText>KUMA</w:delText>
              </w:r>
            </w:del>
          </w:p>
        </w:tc>
        <w:tc>
          <w:tcPr>
            <w:tcW w:w="6045" w:type="dxa"/>
          </w:tcPr>
          <w:p w14:paraId="006F7215" w14:textId="308CCB9E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Тестовый </w:t>
            </w:r>
            <w:r>
              <w:rPr>
                <w:rFonts w:ascii="Arial" w:eastAsia="Arial" w:hAnsi="Arial" w:cs="Arial"/>
              </w:rPr>
              <w:t>collector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del w:id="4625" w:author="Никита Гринь" w:date="2026-08-05T12:21:00Z" w16du:dateUtc="2026-08-05T09:21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+ поиск в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</w:del>
          </w:p>
        </w:tc>
      </w:tr>
      <w:tr w:rsidR="009D43E8" w14:paraId="68182627" w14:textId="77777777" w:rsidTr="009D43E8">
        <w:tc>
          <w:tcPr>
            <w:tcW w:w="2145" w:type="dxa"/>
          </w:tcPr>
          <w:p w14:paraId="77FAE5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INT-T-AUD-02</w:t>
            </w:r>
          </w:p>
        </w:tc>
        <w:tc>
          <w:tcPr>
            <w:tcW w:w="4245" w:type="dxa"/>
          </w:tcPr>
          <w:p w14:paraId="6F4C5F12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Поля субъекта (</w:t>
            </w: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login</w:t>
            </w:r>
            <w:r w:rsidRPr="003C42DA">
              <w:rPr>
                <w:rFonts w:ascii="Arial" w:eastAsia="Arial" w:hAnsi="Arial" w:cs="Arial"/>
                <w:lang w:val="ru-RU"/>
              </w:rPr>
              <w:t>), времени, результата заполнены</w:t>
            </w:r>
          </w:p>
        </w:tc>
        <w:tc>
          <w:tcPr>
            <w:tcW w:w="6045" w:type="dxa"/>
          </w:tcPr>
          <w:p w14:paraId="5FE826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Выборка событий</w:t>
            </w:r>
          </w:p>
        </w:tc>
      </w:tr>
      <w:tr w:rsidR="009D43E8" w14:paraId="4914CFDC" w14:textId="77777777" w:rsidTr="009D43E8">
        <w:tc>
          <w:tcPr>
            <w:tcW w:w="2145" w:type="dxa"/>
          </w:tcPr>
          <w:p w14:paraId="017C83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INT-T-AUD-03</w:t>
            </w:r>
          </w:p>
        </w:tc>
        <w:tc>
          <w:tcPr>
            <w:tcW w:w="4245" w:type="dxa"/>
          </w:tcPr>
          <w:p w14:paraId="20C338D7" w14:textId="65C80AB3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del w:id="4626" w:author="Никита Гринь" w:date="2026-08-05T12:21:00Z" w16du:dateUtc="2026-08-05T09:21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При недоступности </w:delText>
              </w:r>
              <w:r w:rsidDel="006A0BF8">
                <w:rPr>
                  <w:rFonts w:ascii="Arial" w:eastAsia="Arial" w:hAnsi="Arial" w:cs="Arial"/>
                </w:rPr>
                <w:delText>KUMA</w:delText>
              </w:r>
              <w:r w:rsidRPr="003C42DA" w:rsidDel="006A0BF8">
                <w:rPr>
                  <w:rFonts w:ascii="Arial" w:eastAsia="Arial" w:hAnsi="Arial" w:cs="Arial"/>
                  <w:lang w:val="ru-RU"/>
                </w:rPr>
                <w:delText xml:space="preserve"> — </w:delText>
              </w:r>
            </w:del>
            <w:ins w:id="4627" w:author="Никита Гринь" w:date="2026-08-05T12:21:00Z" w16du:dateUtc="2026-08-05T09:21:00Z">
              <w:r w:rsidR="006A0BF8">
                <w:rPr>
                  <w:rFonts w:ascii="Arial" w:eastAsia="Arial" w:hAnsi="Arial" w:cs="Arial"/>
                  <w:lang w:val="ru-RU"/>
                </w:rPr>
                <w:t>Л</w:t>
              </w:r>
            </w:ins>
            <w:del w:id="4628" w:author="Никита Гринь" w:date="2026-08-05T12:21:00Z" w16du:dateUtc="2026-08-05T09:21:00Z">
              <w:r w:rsidRPr="003C42DA" w:rsidDel="006A0BF8">
                <w:rPr>
                  <w:rFonts w:ascii="Arial" w:eastAsia="Arial" w:hAnsi="Arial" w:cs="Arial"/>
                  <w:lang w:val="ru-RU"/>
                </w:rPr>
                <w:delText>л</w:delText>
              </w:r>
            </w:del>
            <w:r w:rsidRPr="003C42DA">
              <w:rPr>
                <w:rFonts w:ascii="Arial" w:eastAsia="Arial" w:hAnsi="Arial" w:cs="Arial"/>
                <w:lang w:val="ru-RU"/>
              </w:rPr>
              <w:t>окальная запись + сигнализация §9.2.6</w:t>
            </w:r>
          </w:p>
        </w:tc>
        <w:tc>
          <w:tcPr>
            <w:tcW w:w="6045" w:type="dxa"/>
          </w:tcPr>
          <w:p w14:paraId="7C6851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Имитация отказа</w:t>
            </w:r>
          </w:p>
        </w:tc>
      </w:tr>
      <w:tr w:rsidR="009D43E8" w14:paraId="11ACF2C9" w14:textId="77777777" w:rsidTr="009D43E8">
        <w:tc>
          <w:tcPr>
            <w:tcW w:w="2145" w:type="dxa"/>
          </w:tcPr>
          <w:p w14:paraId="3E77077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INT-T-AUD-04</w:t>
            </w:r>
          </w:p>
        </w:tc>
        <w:tc>
          <w:tcPr>
            <w:tcW w:w="4245" w:type="dxa"/>
          </w:tcPr>
          <w:p w14:paraId="7765F9DA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7"/>
                <w:id w:val="356893358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Локальное хранение ≥1 год</w:t>
                </w:r>
              </w:sdtContent>
            </w:sdt>
          </w:p>
        </w:tc>
        <w:tc>
          <w:tcPr>
            <w:tcW w:w="6045" w:type="dxa"/>
          </w:tcPr>
          <w:p w14:paraId="1E2F25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политики ротации ПО</w:t>
            </w:r>
          </w:p>
        </w:tc>
      </w:tr>
      <w:tr w:rsidR="00641D32" w14:paraId="783C7128" w14:textId="77777777" w:rsidTr="008B6772">
        <w:tblPrEx>
          <w:tblW w:w="12435" w:type="dxa"/>
          <w:tblInd w:w="-108" w:type="dxa"/>
          <w:tblBorders>
            <w:top w:val="single" w:sz="8" w:space="0" w:color="000000"/>
            <w:left w:val="single" w:sz="8" w:space="0" w:color="000000"/>
            <w:bottom w:val="single" w:sz="8" w:space="0" w:color="000000"/>
            <w:right w:val="single" w:sz="8" w:space="0" w:color="000000"/>
            <w:insideH w:val="single" w:sz="8" w:space="0" w:color="000000"/>
            <w:insideV w:val="single" w:sz="8" w:space="0" w:color="000000"/>
          </w:tblBorders>
          <w:tblLayout w:type="fixed"/>
          <w:tblLook w:val="0020" w:firstRow="1" w:lastRow="0" w:firstColumn="0" w:lastColumn="0" w:noHBand="0" w:noVBand="0"/>
          <w:tblPrExChange w:id="4629" w:author="Никита Гринь" w:date="2026-08-06T11:34:00Z" w16du:dateUtc="2026-08-06T08:34:00Z">
            <w:tblPrEx>
              <w:tblW w:w="12435" w:type="dxa"/>
              <w:tblInd w:w="-108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020" w:firstRow="1" w:lastRow="0" w:firstColumn="0" w:lastColumn="0" w:noHBand="0" w:noVBand="0"/>
            </w:tblPrEx>
          </w:tblPrExChange>
        </w:tblPrEx>
        <w:trPr>
          <w:ins w:id="4630" w:author="Никита Гринь" w:date="2026-08-06T11:34:00Z" w16du:dateUtc="2026-08-06T08:34:00Z"/>
        </w:trPr>
        <w:tc>
          <w:tcPr>
            <w:tcW w:w="2145" w:type="dxa"/>
            <w:vAlign w:val="center"/>
            <w:tcPrChange w:id="4631" w:author="Никита Гринь" w:date="2026-08-06T11:34:00Z" w16du:dateUtc="2026-08-06T08:34:00Z">
              <w:tcPr>
                <w:tcW w:w="2145" w:type="dxa"/>
              </w:tcPr>
            </w:tcPrChange>
          </w:tcPr>
          <w:p w14:paraId="6CA21DBD" w14:textId="4AEC6B9B" w:rsidR="00641D32" w:rsidRPr="00641D32" w:rsidRDefault="00641D32" w:rsidP="00641D32">
            <w:pPr>
              <w:spacing w:before="36" w:after="36"/>
              <w:rPr>
                <w:ins w:id="4632" w:author="Никита Гринь" w:date="2026-08-06T11:34:00Z" w16du:dateUtc="2026-08-06T08:34:00Z"/>
                <w:rFonts w:ascii="Arial" w:eastAsia="Arial" w:hAnsi="Arial" w:cs="Arial"/>
                <w:lang w:val="ru-RU"/>
                <w:rPrChange w:id="4633" w:author="Никита Гринь" w:date="2026-08-06T11:34:00Z" w16du:dateUtc="2026-08-06T08:34:00Z">
                  <w:rPr>
                    <w:ins w:id="4634" w:author="Никита Гринь" w:date="2026-08-06T11:34:00Z" w16du:dateUtc="2026-08-06T08:34:00Z"/>
                    <w:rFonts w:ascii="Arial" w:eastAsia="Arial" w:hAnsi="Arial" w:cs="Arial"/>
                  </w:rPr>
                </w:rPrChange>
              </w:rPr>
            </w:pPr>
            <w:ins w:id="4635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</w:rPr>
                <w:t>INT-T-AUD-05</w:t>
              </w:r>
            </w:ins>
          </w:p>
        </w:tc>
        <w:tc>
          <w:tcPr>
            <w:tcW w:w="4245" w:type="dxa"/>
            <w:vAlign w:val="center"/>
            <w:tcPrChange w:id="4636" w:author="Никита Гринь" w:date="2026-08-06T11:34:00Z" w16du:dateUtc="2026-08-06T08:34:00Z">
              <w:tcPr>
                <w:tcW w:w="4245" w:type="dxa"/>
              </w:tcPr>
            </w:tcPrChange>
          </w:tcPr>
          <w:p w14:paraId="225BDB57" w14:textId="6AE8E535" w:rsidR="00641D32" w:rsidRPr="00641D32" w:rsidRDefault="00641D32" w:rsidP="00641D32">
            <w:pPr>
              <w:spacing w:before="36" w:after="36"/>
              <w:rPr>
                <w:ins w:id="4637" w:author="Никита Гринь" w:date="2026-08-06T11:34:00Z" w16du:dateUtc="2026-08-06T08:34:00Z"/>
                <w:lang w:val="ru-RU"/>
                <w:rPrChange w:id="4638" w:author="Никита Гринь" w:date="2026-08-06T11:34:00Z" w16du:dateUtc="2026-08-06T08:34:00Z">
                  <w:rPr>
                    <w:ins w:id="4639" w:author="Никита Гринь" w:date="2026-08-06T11:34:00Z" w16du:dateUtc="2026-08-06T08:34:00Z"/>
                  </w:rPr>
                </w:rPrChange>
              </w:rPr>
            </w:pPr>
            <w:ins w:id="4640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 xml:space="preserve">При недоступности внешней </w:t>
              </w:r>
              <w:r w:rsidRPr="006521D5">
                <w:rPr>
                  <w:rFonts w:ascii="Segoe UI" w:hAnsi="Segoe UI" w:cs="Segoe UI"/>
                  <w:color w:val="000000"/>
                </w:rPr>
                <w:t>SIEM</w:t>
              </w:r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 xml:space="preserve"> локальная запись продолжается, срабатывает сигнализация §9.2.6</w:t>
              </w:r>
            </w:ins>
          </w:p>
        </w:tc>
        <w:tc>
          <w:tcPr>
            <w:tcW w:w="6045" w:type="dxa"/>
            <w:vAlign w:val="center"/>
            <w:tcPrChange w:id="4641" w:author="Никита Гринь" w:date="2026-08-06T11:34:00Z" w16du:dateUtc="2026-08-06T08:34:00Z">
              <w:tcPr>
                <w:tcW w:w="6045" w:type="dxa"/>
              </w:tcPr>
            </w:tcPrChange>
          </w:tcPr>
          <w:p w14:paraId="38FA5FDD" w14:textId="03AE2289" w:rsidR="00641D32" w:rsidRDefault="00641D32" w:rsidP="00641D32">
            <w:pPr>
              <w:spacing w:before="36" w:after="36"/>
              <w:rPr>
                <w:ins w:id="4642" w:author="Никита Гринь" w:date="2026-08-06T11:34:00Z" w16du:dateUtc="2026-08-06T08:34:00Z"/>
                <w:rFonts w:ascii="Arial" w:eastAsia="Arial" w:hAnsi="Arial" w:cs="Arial"/>
              </w:rPr>
            </w:pPr>
            <w:ins w:id="4643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</w:rPr>
                <w:t>Имитация отказа доставки</w:t>
              </w:r>
            </w:ins>
          </w:p>
        </w:tc>
      </w:tr>
      <w:tr w:rsidR="00641D32" w:rsidRPr="00641D32" w14:paraId="4B52591B" w14:textId="77777777" w:rsidTr="008B6772">
        <w:trPr>
          <w:ins w:id="4644" w:author="Никита Гринь" w:date="2026-08-06T11:34:00Z" w16du:dateUtc="2026-08-06T08:34:00Z"/>
        </w:trPr>
        <w:tc>
          <w:tcPr>
            <w:tcW w:w="2145" w:type="dxa"/>
            <w:vAlign w:val="center"/>
          </w:tcPr>
          <w:p w14:paraId="42C51810" w14:textId="6C9CAACA" w:rsidR="00641D32" w:rsidRPr="00641D32" w:rsidRDefault="00641D32" w:rsidP="00641D32">
            <w:pPr>
              <w:spacing w:before="36" w:after="36"/>
              <w:rPr>
                <w:ins w:id="4645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  <w:rPrChange w:id="4646" w:author="Никита Гринь" w:date="2026-08-06T11:34:00Z" w16du:dateUtc="2026-08-06T08:34:00Z">
                  <w:rPr>
                    <w:ins w:id="4647" w:author="Никита Гринь" w:date="2026-08-06T11:34:00Z" w16du:dateUtc="2026-08-06T08:34:00Z"/>
                    <w:rFonts w:ascii="Segoe UI" w:hAnsi="Segoe UI" w:cs="Segoe UI"/>
                    <w:color w:val="000000"/>
                  </w:rPr>
                </w:rPrChange>
              </w:rPr>
            </w:pPr>
            <w:ins w:id="4648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</w:rPr>
                <w:t>INT-T-AUD-06</w:t>
              </w:r>
            </w:ins>
          </w:p>
        </w:tc>
        <w:tc>
          <w:tcPr>
            <w:tcW w:w="4245" w:type="dxa"/>
            <w:vAlign w:val="center"/>
          </w:tcPr>
          <w:p w14:paraId="1E38FC60" w14:textId="5150F261" w:rsidR="00641D32" w:rsidRPr="006521D5" w:rsidRDefault="00641D32" w:rsidP="00641D32">
            <w:pPr>
              <w:spacing w:before="36" w:after="36"/>
              <w:rPr>
                <w:ins w:id="4649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</w:rPr>
            </w:pPr>
            <w:ins w:id="4650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>Локальное хранение событий ≥ 1 года (циклическое)</w:t>
              </w:r>
            </w:ins>
          </w:p>
        </w:tc>
        <w:tc>
          <w:tcPr>
            <w:tcW w:w="6045" w:type="dxa"/>
            <w:vAlign w:val="center"/>
          </w:tcPr>
          <w:p w14:paraId="0B36AB32" w14:textId="296F5BC4" w:rsidR="00641D32" w:rsidRPr="00641D32" w:rsidRDefault="00641D32" w:rsidP="00641D32">
            <w:pPr>
              <w:spacing w:before="36" w:after="36"/>
              <w:rPr>
                <w:ins w:id="4651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  <w:rPrChange w:id="4652" w:author="Никита Гринь" w:date="2026-08-06T11:34:00Z" w16du:dateUtc="2026-08-06T08:34:00Z">
                  <w:rPr>
                    <w:ins w:id="4653" w:author="Никита Гринь" w:date="2026-08-06T11:34:00Z" w16du:dateUtc="2026-08-06T08:34:00Z"/>
                    <w:rFonts w:ascii="Segoe UI" w:hAnsi="Segoe UI" w:cs="Segoe UI"/>
                    <w:color w:val="000000"/>
                  </w:rPr>
                </w:rPrChange>
              </w:rPr>
            </w:pPr>
            <w:ins w:id="4654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>Проверка политики хранения/ротации ПО</w:t>
              </w:r>
            </w:ins>
          </w:p>
        </w:tc>
      </w:tr>
      <w:tr w:rsidR="00641D32" w:rsidRPr="00641D32" w14:paraId="52DB7CE5" w14:textId="77777777" w:rsidTr="008B6772">
        <w:trPr>
          <w:ins w:id="4655" w:author="Никита Гринь" w:date="2026-08-06T11:34:00Z" w16du:dateUtc="2026-08-06T08:34:00Z"/>
        </w:trPr>
        <w:tc>
          <w:tcPr>
            <w:tcW w:w="2145" w:type="dxa"/>
            <w:vAlign w:val="center"/>
          </w:tcPr>
          <w:p w14:paraId="4B1B6098" w14:textId="08088AB2" w:rsidR="00641D32" w:rsidRPr="006521D5" w:rsidRDefault="00641D32" w:rsidP="00641D32">
            <w:pPr>
              <w:spacing w:before="36" w:after="36"/>
              <w:rPr>
                <w:ins w:id="4656" w:author="Никита Гринь" w:date="2026-08-06T11:34:00Z" w16du:dateUtc="2026-08-06T08:34:00Z"/>
                <w:rFonts w:ascii="Segoe UI" w:hAnsi="Segoe UI" w:cs="Segoe UI"/>
                <w:color w:val="000000"/>
              </w:rPr>
            </w:pPr>
            <w:ins w:id="4657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</w:rPr>
                <w:t>INT-T-AUD-07</w:t>
              </w:r>
            </w:ins>
          </w:p>
        </w:tc>
        <w:tc>
          <w:tcPr>
            <w:tcW w:w="4245" w:type="dxa"/>
            <w:vAlign w:val="center"/>
          </w:tcPr>
          <w:p w14:paraId="74557A16" w14:textId="4ABD721B" w:rsidR="00641D32" w:rsidRPr="006521D5" w:rsidRDefault="00641D32" w:rsidP="00641D32">
            <w:pPr>
              <w:spacing w:before="36" w:after="36"/>
              <w:rPr>
                <w:ins w:id="4658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</w:rPr>
            </w:pPr>
            <w:ins w:id="4659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 xml:space="preserve">Настроена возможность доставки событий во внешнюю </w:t>
              </w:r>
              <w:r w:rsidRPr="006521D5">
                <w:rPr>
                  <w:rFonts w:ascii="Segoe UI" w:hAnsi="Segoe UI" w:cs="Segoe UI"/>
                  <w:color w:val="000000"/>
                </w:rPr>
                <w:t>SIEM на согласованный endpoint</w:t>
              </w:r>
            </w:ins>
          </w:p>
        </w:tc>
        <w:tc>
          <w:tcPr>
            <w:tcW w:w="6045" w:type="dxa"/>
            <w:vAlign w:val="center"/>
          </w:tcPr>
          <w:p w14:paraId="0E399A27" w14:textId="60CF4C6D" w:rsidR="00641D32" w:rsidRPr="006521D5" w:rsidRDefault="00641D32" w:rsidP="00641D32">
            <w:pPr>
              <w:spacing w:before="36" w:after="36"/>
              <w:rPr>
                <w:ins w:id="4660" w:author="Никита Гринь" w:date="2026-08-06T11:34:00Z" w16du:dateUtc="2026-08-06T08:34:00Z"/>
                <w:rFonts w:ascii="Segoe UI" w:hAnsi="Segoe UI" w:cs="Segoe UI"/>
                <w:color w:val="000000"/>
                <w:lang w:val="ru-RU"/>
              </w:rPr>
            </w:pPr>
            <w:ins w:id="4662" w:author="Никита Гринь" w:date="2026-08-06T11:34:00Z" w16du:dateUtc="2026-08-06T08:34:00Z"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>Проверка конфигурации доставки на стороне ПО</w:t>
              </w:r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 xml:space="preserve"> (без демонстрации обработки внутри </w:t>
              </w:r>
              <w:r w:rsidRPr="006521D5">
                <w:rPr>
                  <w:rFonts w:ascii="Segoe UI" w:hAnsi="Segoe UI" w:cs="Segoe UI"/>
                  <w:color w:val="000000"/>
                </w:rPr>
                <w:t>SIEM</w:t>
              </w:r>
              <w:r w:rsidRPr="006521D5">
                <w:rPr>
                  <w:rFonts w:ascii="Segoe UI" w:hAnsi="Segoe UI" w:cs="Segoe UI"/>
                  <w:color w:val="000000"/>
                  <w:lang w:val="ru-RU"/>
                </w:rPr>
                <w:t>)</w:t>
              </w:r>
            </w:ins>
          </w:p>
        </w:tc>
      </w:tr>
    </w:tbl>
    <w:p w14:paraId="32EAD00D" w14:textId="77777777" w:rsidR="009D43E8" w:rsidRPr="00641D32" w:rsidRDefault="009D43E8">
      <w:pPr>
        <w:rPr>
          <w:rFonts w:ascii="Arial" w:eastAsia="Arial" w:hAnsi="Arial" w:cs="Arial"/>
          <w:lang w:val="ru-RU"/>
          <w:rPrChange w:id="4663" w:author="Никита Гринь" w:date="2026-08-06T11:34:00Z" w16du:dateUtc="2026-08-06T08:34:00Z">
            <w:rPr>
              <w:rFonts w:ascii="Arial" w:eastAsia="Arial" w:hAnsi="Arial" w:cs="Arial"/>
            </w:rPr>
          </w:rPrChange>
        </w:rPr>
      </w:pPr>
    </w:p>
    <w:p w14:paraId="753C640D" w14:textId="77777777" w:rsidR="009D43E8" w:rsidRPr="00641D32" w:rsidRDefault="009D43E8">
      <w:pPr>
        <w:pStyle w:val="1"/>
        <w:rPr>
          <w:rFonts w:ascii="Arial" w:eastAsia="Arial" w:hAnsi="Arial" w:cs="Arial"/>
          <w:lang w:val="ru-RU"/>
          <w:rPrChange w:id="4664" w:author="Никита Гринь" w:date="2026-08-06T11:34:00Z" w16du:dateUtc="2026-08-06T08:34:00Z">
            <w:rPr>
              <w:rFonts w:ascii="Arial" w:eastAsia="Arial" w:hAnsi="Arial" w:cs="Arial"/>
            </w:rPr>
          </w:rPrChange>
        </w:rPr>
        <w:sectPr w:rsidR="009D43E8" w:rsidRPr="00641D32">
          <w:pgSz w:w="15840" w:h="12240" w:orient="landscape"/>
          <w:pgMar w:top="1440" w:right="1440" w:bottom="1440" w:left="1440" w:header="360" w:footer="360" w:gutter="0"/>
          <w:cols w:space="720"/>
        </w:sectPr>
      </w:pPr>
    </w:p>
    <w:p w14:paraId="28D7450E" w14:textId="77777777" w:rsidR="009D43E8" w:rsidRPr="009962AA" w:rsidRDefault="00317F00">
      <w:pPr>
        <w:pStyle w:val="1"/>
        <w:rPr>
          <w:rFonts w:ascii="Arial" w:eastAsia="Arial" w:hAnsi="Arial" w:cs="Arial"/>
          <w:lang w:val="ru-RU"/>
        </w:rPr>
      </w:pPr>
      <w:bookmarkStart w:id="4665" w:name="bookmark=kix.qx9xiavxhfy4" w:colFirst="0" w:colLast="0"/>
      <w:bookmarkEnd w:id="4665"/>
      <w:r w:rsidRPr="009962AA">
        <w:rPr>
          <w:rFonts w:ascii="Arial" w:eastAsia="Arial" w:hAnsi="Arial" w:cs="Arial"/>
          <w:lang w:val="ru-RU"/>
        </w:rPr>
        <w:lastRenderedPageBreak/>
        <w:t xml:space="preserve">Часть </w:t>
      </w:r>
      <w:r>
        <w:rPr>
          <w:rFonts w:ascii="Arial" w:eastAsia="Arial" w:hAnsi="Arial" w:cs="Arial"/>
        </w:rPr>
        <w:t>VII</w:t>
      </w:r>
      <w:r w:rsidRPr="009962AA">
        <w:rPr>
          <w:rFonts w:ascii="Arial" w:eastAsia="Arial" w:hAnsi="Arial" w:cs="Arial"/>
          <w:lang w:val="ru-RU"/>
        </w:rPr>
        <w:t>. Закрытие</w:t>
      </w:r>
    </w:p>
    <w:p w14:paraId="6580E72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>
        <w:rPr>
          <w:rFonts w:ascii="Arial" w:eastAsia="Arial" w:hAnsi="Arial" w:cs="Arial"/>
        </w:rPr>
        <w:t>Part</w:t>
      </w:r>
      <w:r w:rsidRPr="003C42DA">
        <w:rPr>
          <w:rFonts w:ascii="Arial" w:eastAsia="Arial" w:hAnsi="Arial" w:cs="Arial"/>
          <w:lang w:val="ru-RU"/>
        </w:rPr>
        <w:t xml:space="preserve"> </w:t>
      </w:r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 xml:space="preserve"> завершает ТЗ </w:t>
      </w:r>
      <w:r>
        <w:rPr>
          <w:rFonts w:ascii="Arial" w:eastAsia="Arial" w:hAnsi="Arial" w:cs="Arial"/>
        </w:rPr>
        <w:t>v</w:t>
      </w:r>
      <w:r w:rsidRPr="003C42DA">
        <w:rPr>
          <w:rFonts w:ascii="Arial" w:eastAsia="Arial" w:hAnsi="Arial" w:cs="Arial"/>
          <w:lang w:val="ru-RU"/>
        </w:rPr>
        <w:t xml:space="preserve">1.3: состав работ по календарному плану </w:t>
      </w:r>
      <w:r w:rsidRPr="003C42DA">
        <w:rPr>
          <w:rFonts w:ascii="Arial" w:eastAsia="Arial" w:hAnsi="Arial" w:cs="Arial"/>
          <w:b/>
          <w:bCs/>
          <w:lang w:val="ru-RU"/>
        </w:rPr>
        <w:t>[Прил.2]</w:t>
      </w:r>
      <w:r w:rsidRPr="003C42DA">
        <w:rPr>
          <w:rFonts w:ascii="Arial" w:eastAsia="Arial" w:hAnsi="Arial" w:cs="Arial"/>
          <w:lang w:val="ru-RU"/>
        </w:rPr>
        <w:t>, контроль и приемка этапов, подготовка объекта к вводу, документирование и реестр открытых вопросов для согласования с Заказчиком.</w:t>
      </w:r>
    </w:p>
    <w:p w14:paraId="1D309E6F" w14:textId="77777777" w:rsidR="009D43E8" w:rsidRPr="003C42DA" w:rsidRDefault="00317F00">
      <w:pPr>
        <w:pStyle w:val="2"/>
        <w:rPr>
          <w:rFonts w:ascii="Arial" w:eastAsia="Arial" w:hAnsi="Arial" w:cs="Arial"/>
          <w:lang w:val="ru-RU"/>
        </w:rPr>
      </w:pPr>
      <w:bookmarkStart w:id="4666" w:name="bookmark=kix.t7sdl0oq61dv" w:colFirst="0" w:colLast="0"/>
      <w:bookmarkEnd w:id="4666"/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>.1. Состав и содержание работ</w:t>
      </w:r>
    </w:p>
    <w:p w14:paraId="6D3AC4F0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[Прил.2 договора]: этапы 1–9 календарного плана</w:t>
      </w:r>
    </w:p>
    <w:p w14:paraId="02A2295F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Перечень этапов проекта, сроки, </w:t>
      </w:r>
      <w:r>
        <w:rPr>
          <w:rFonts w:ascii="Arial" w:eastAsia="Arial" w:hAnsi="Arial" w:cs="Arial"/>
        </w:rPr>
        <w:t>deliverables</w:t>
      </w:r>
      <w:r w:rsidRPr="003C42DA">
        <w:rPr>
          <w:rFonts w:ascii="Arial" w:eastAsia="Arial" w:hAnsi="Arial" w:cs="Arial"/>
          <w:lang w:val="ru-RU"/>
        </w:rPr>
        <w:t xml:space="preserve"> этапа 1 (настоящее ТЗ).</w:t>
      </w:r>
    </w:p>
    <w:p w14:paraId="2219D07E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стороны понимают объем и последовательность работ по договору.</w:t>
      </w:r>
    </w:p>
    <w:p w14:paraId="5360475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Контур </w:t>
      </w:r>
      <w:r>
        <w:rPr>
          <w:rFonts w:ascii="Arial" w:eastAsia="Arial" w:hAnsi="Arial" w:cs="Arial"/>
          <w:b/>
          <w:bCs/>
        </w:rPr>
        <w:t>AI</w:t>
      </w:r>
      <w:r w:rsidRPr="003C42DA">
        <w:rPr>
          <w:rFonts w:ascii="Arial" w:eastAsia="Arial" w:hAnsi="Arial" w:cs="Arial"/>
          <w:b/>
          <w:bCs/>
          <w:lang w:val="ru-RU"/>
        </w:rPr>
        <w:t xml:space="preserve"> </w:t>
      </w:r>
      <w:r>
        <w:rPr>
          <w:rFonts w:ascii="Arial" w:eastAsia="Arial" w:hAnsi="Arial" w:cs="Arial"/>
          <w:b/>
          <w:bCs/>
        </w:rPr>
        <w:t>Hub</w:t>
      </w:r>
      <w:r w:rsidRPr="003C42DA">
        <w:rPr>
          <w:rFonts w:ascii="Arial" w:eastAsia="Arial" w:hAnsi="Arial" w:cs="Arial"/>
          <w:lang w:val="ru-RU"/>
        </w:rPr>
        <w:t xml:space="preserve"> и договорные модули </w:t>
      </w:r>
      <w:r w:rsidRPr="003C42DA">
        <w:rPr>
          <w:rFonts w:ascii="Arial" w:eastAsia="Arial" w:hAnsi="Arial" w:cs="Arial"/>
          <w:b/>
          <w:bCs/>
          <w:lang w:val="ru-RU"/>
        </w:rPr>
        <w:t>[Прил.1 §2.2]</w:t>
      </w:r>
      <w:r w:rsidRPr="003C42DA">
        <w:rPr>
          <w:rFonts w:ascii="Arial" w:eastAsia="Arial" w:hAnsi="Arial" w:cs="Arial"/>
          <w:lang w:val="ru-RU"/>
        </w:rPr>
        <w:t xml:space="preserve"> поставляются </w:t>
      </w:r>
      <w:r w:rsidRPr="003C42DA">
        <w:rPr>
          <w:rFonts w:ascii="Arial" w:eastAsia="Arial" w:hAnsi="Arial" w:cs="Arial"/>
          <w:b/>
          <w:bCs/>
          <w:lang w:val="ru-RU"/>
        </w:rPr>
        <w:t>единовременно</w:t>
      </w:r>
      <w:r w:rsidRPr="003C42DA">
        <w:rPr>
          <w:rFonts w:ascii="Arial" w:eastAsia="Arial" w:hAnsi="Arial" w:cs="Arial"/>
          <w:lang w:val="ru-RU"/>
        </w:rPr>
        <w:t xml:space="preserve"> — без выделения </w:t>
      </w:r>
      <w:r>
        <w:rPr>
          <w:rFonts w:ascii="Arial" w:eastAsia="Arial" w:hAnsi="Arial" w:cs="Arial"/>
        </w:rPr>
        <w:t>MVP</w:t>
      </w:r>
      <w:r w:rsidRPr="003C42DA">
        <w:rPr>
          <w:rFonts w:ascii="Arial" w:eastAsia="Arial" w:hAnsi="Arial" w:cs="Arial"/>
          <w:lang w:val="ru-RU"/>
        </w:rPr>
        <w:t xml:space="preserve"> или последующих функциональных фаз. Календарный план </w:t>
      </w:r>
      <w:r w:rsidRPr="003C42DA">
        <w:rPr>
          <w:rFonts w:ascii="Arial" w:eastAsia="Arial" w:hAnsi="Arial" w:cs="Arial"/>
          <w:b/>
          <w:bCs/>
          <w:lang w:val="ru-RU"/>
        </w:rPr>
        <w:t>[Прил.2]</w:t>
      </w:r>
      <w:r w:rsidRPr="003C42DA">
        <w:rPr>
          <w:rFonts w:ascii="Arial" w:eastAsia="Arial" w:hAnsi="Arial" w:cs="Arial"/>
          <w:lang w:val="ru-RU"/>
        </w:rPr>
        <w:t xml:space="preserve"> задает </w:t>
      </w:r>
      <w:r w:rsidRPr="003C42DA">
        <w:rPr>
          <w:rFonts w:ascii="Arial" w:eastAsia="Arial" w:hAnsi="Arial" w:cs="Arial"/>
          <w:b/>
          <w:bCs/>
          <w:lang w:val="ru-RU"/>
        </w:rPr>
        <w:t>последовательность работ</w:t>
      </w:r>
      <w:r w:rsidRPr="003C42DA">
        <w:rPr>
          <w:rFonts w:ascii="Arial" w:eastAsia="Arial" w:hAnsi="Arial" w:cs="Arial"/>
          <w:lang w:val="ru-RU"/>
        </w:rPr>
        <w:t xml:space="preserve"> (разработка, интеграции, тестирование, ввод), а не поэтапную функциональную поставку подсистем.</w:t>
      </w:r>
    </w:p>
    <w:p w14:paraId="2F9DD61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Календарный план </w:t>
      </w:r>
      <w:r w:rsidRPr="003C42DA">
        <w:rPr>
          <w:rFonts w:ascii="Arial" w:eastAsia="Arial" w:hAnsi="Arial" w:cs="Arial"/>
          <w:b/>
          <w:bCs/>
          <w:lang w:val="ru-RU"/>
        </w:rPr>
        <w:t>[Прил.2 к договору]</w:t>
      </w:r>
      <w:sdt>
        <w:sdtPr>
          <w:tag w:val="goog_rdk_338"/>
          <w:id w:val="333713318"/>
        </w:sdtPr>
        <w:sdtContent>
          <w:r w:rsidRPr="003C42DA">
            <w:rPr>
              <w:rFonts w:ascii="Arial Unicode MS" w:eastAsia="Arial Unicode MS" w:hAnsi="Arial Unicode MS" w:cs="Arial Unicode MS"/>
              <w:lang w:val="ru-RU"/>
            </w:rPr>
            <w:t xml:space="preserve"> (9 этапов, срок проекта ≤7 мес.):</w:t>
          </w:r>
        </w:sdtContent>
      </w:sdt>
    </w:p>
    <w:tbl>
      <w:tblPr>
        <w:tblStyle w:val="10"/>
        <w:tblW w:w="969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10"/>
        <w:gridCol w:w="2460"/>
        <w:gridCol w:w="2595"/>
        <w:gridCol w:w="3825"/>
      </w:tblGrid>
      <w:tr w:rsidR="009D43E8" w14:paraId="5D3E6E0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0" w:type="dxa"/>
          </w:tcPr>
          <w:p w14:paraId="552AB8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Этап</w:t>
            </w:r>
          </w:p>
        </w:tc>
        <w:tc>
          <w:tcPr>
            <w:tcW w:w="2460" w:type="dxa"/>
          </w:tcPr>
          <w:p w14:paraId="62FB7E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2595" w:type="dxa"/>
          </w:tcPr>
          <w:p w14:paraId="65326F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Результат</w:t>
            </w:r>
          </w:p>
        </w:tc>
        <w:tc>
          <w:tcPr>
            <w:tcW w:w="3825" w:type="dxa"/>
          </w:tcPr>
          <w:p w14:paraId="5ADCA1F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Длительность</w:t>
            </w:r>
          </w:p>
        </w:tc>
      </w:tr>
      <w:tr w:rsidR="009D43E8" w:rsidRPr="0050000B" w14:paraId="23B1054F" w14:textId="77777777" w:rsidTr="009D43E8">
        <w:tc>
          <w:tcPr>
            <w:tcW w:w="810" w:type="dxa"/>
          </w:tcPr>
          <w:p w14:paraId="3F10C31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1</w:t>
            </w:r>
          </w:p>
        </w:tc>
        <w:tc>
          <w:tcPr>
            <w:tcW w:w="2460" w:type="dxa"/>
          </w:tcPr>
          <w:p w14:paraId="0118FF1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Разработка и утверждение ТЗ</w:t>
            </w:r>
          </w:p>
        </w:tc>
        <w:tc>
          <w:tcPr>
            <w:tcW w:w="2595" w:type="dxa"/>
          </w:tcPr>
          <w:p w14:paraId="36FE852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Настоящий документ </w:t>
            </w:r>
            <w:r>
              <w:rPr>
                <w:rFonts w:ascii="Arial" w:eastAsia="Arial" w:hAnsi="Arial" w:cs="Arial"/>
              </w:rPr>
              <w:t>v</w:t>
            </w:r>
            <w:r w:rsidRPr="003C42DA">
              <w:rPr>
                <w:rFonts w:ascii="Arial" w:eastAsia="Arial" w:hAnsi="Arial" w:cs="Arial"/>
                <w:lang w:val="ru-RU"/>
              </w:rPr>
              <w:t>1.3 + спецификации интеграций</w:t>
            </w:r>
          </w:p>
        </w:tc>
        <w:tc>
          <w:tcPr>
            <w:tcW w:w="3825" w:type="dxa"/>
          </w:tcPr>
          <w:p w14:paraId="5D47B9D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20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раб. дней от подписания договора</w:t>
            </w:r>
          </w:p>
        </w:tc>
      </w:tr>
      <w:tr w:rsidR="009D43E8" w:rsidRPr="0050000B" w14:paraId="05236901" w14:textId="77777777" w:rsidTr="009D43E8">
        <w:tc>
          <w:tcPr>
            <w:tcW w:w="810" w:type="dxa"/>
          </w:tcPr>
          <w:p w14:paraId="592574E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2460" w:type="dxa"/>
          </w:tcPr>
          <w:p w14:paraId="0D0192A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Кастомизация ПО по ТЗ</w:t>
            </w:r>
          </w:p>
        </w:tc>
        <w:tc>
          <w:tcPr>
            <w:tcW w:w="2595" w:type="dxa"/>
          </w:tcPr>
          <w:p w14:paraId="10643CB5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Модули </w:t>
            </w:r>
            <w:r>
              <w:rPr>
                <w:rFonts w:ascii="Arial" w:eastAsia="Arial" w:hAnsi="Arial" w:cs="Arial"/>
              </w:rPr>
              <w:t>Hub</w:t>
            </w:r>
            <w:r w:rsidRPr="003C42DA">
              <w:rPr>
                <w:rFonts w:ascii="Arial" w:eastAsia="Arial" w:hAnsi="Arial" w:cs="Arial"/>
                <w:lang w:val="ru-RU"/>
              </w:rPr>
              <w:t>, демо, внутреннее тестирование</w:t>
            </w:r>
          </w:p>
        </w:tc>
        <w:tc>
          <w:tcPr>
            <w:tcW w:w="3825" w:type="dxa"/>
          </w:tcPr>
          <w:p w14:paraId="7079A106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110 раб. дней от утверждения ТЗ</w:t>
            </w:r>
          </w:p>
        </w:tc>
      </w:tr>
      <w:tr w:rsidR="009D43E8" w:rsidRPr="0050000B" w14:paraId="4DEE3774" w14:textId="77777777" w:rsidTr="009D43E8">
        <w:tc>
          <w:tcPr>
            <w:tcW w:w="810" w:type="dxa"/>
          </w:tcPr>
          <w:p w14:paraId="3A800E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</w:t>
            </w:r>
          </w:p>
        </w:tc>
        <w:tc>
          <w:tcPr>
            <w:tcW w:w="2460" w:type="dxa"/>
          </w:tcPr>
          <w:p w14:paraId="5DC1B45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Настройка интеграций</w:t>
            </w:r>
          </w:p>
        </w:tc>
        <w:tc>
          <w:tcPr>
            <w:tcW w:w="2595" w:type="dxa"/>
          </w:tcPr>
          <w:p w14:paraId="6B310F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СУЗ, Oktell, AD, SIEM</w:t>
            </w:r>
          </w:p>
        </w:tc>
        <w:tc>
          <w:tcPr>
            <w:tcW w:w="3825" w:type="dxa"/>
          </w:tcPr>
          <w:p w14:paraId="542C98C9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110 раб. дней (параллельно с этапом 2)</w:t>
            </w:r>
          </w:p>
        </w:tc>
      </w:tr>
      <w:tr w:rsidR="009D43E8" w14:paraId="636FC071" w14:textId="77777777" w:rsidTr="009D43E8">
        <w:tc>
          <w:tcPr>
            <w:tcW w:w="810" w:type="dxa"/>
          </w:tcPr>
          <w:p w14:paraId="46D22E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2460" w:type="dxa"/>
          </w:tcPr>
          <w:p w14:paraId="0843BB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Материалы для аттестации СЗИ</w:t>
            </w:r>
          </w:p>
        </w:tc>
        <w:tc>
          <w:tcPr>
            <w:tcW w:w="2595" w:type="dxa"/>
          </w:tcPr>
          <w:p w14:paraId="298FA1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Документация §2.11 договора</w:t>
            </w:r>
          </w:p>
        </w:tc>
        <w:tc>
          <w:tcPr>
            <w:tcW w:w="3825" w:type="dxa"/>
          </w:tcPr>
          <w:p w14:paraId="063CBEC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110 раб. дней (параллельно)</w:t>
            </w:r>
          </w:p>
        </w:tc>
      </w:tr>
      <w:tr w:rsidR="009D43E8" w14:paraId="2BFCC19D" w14:textId="77777777" w:rsidTr="009D43E8">
        <w:tc>
          <w:tcPr>
            <w:tcW w:w="810" w:type="dxa"/>
          </w:tcPr>
          <w:p w14:paraId="51369B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2460" w:type="dxa"/>
          </w:tcPr>
          <w:p w14:paraId="36F184B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</w:t>
            </w:r>
          </w:p>
        </w:tc>
        <w:tc>
          <w:tcPr>
            <w:tcW w:w="2595" w:type="dxa"/>
          </w:tcPr>
          <w:p w14:paraId="6A7C1CFE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39"/>
                <w:id w:val="9123371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≥3 админ., ≥5 пользователей</w:t>
                </w:r>
              </w:sdtContent>
            </w:sdt>
          </w:p>
        </w:tc>
        <w:tc>
          <w:tcPr>
            <w:tcW w:w="3825" w:type="dxa"/>
          </w:tcPr>
          <w:p w14:paraId="367119E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раб. дней после этапов 2–3</w:t>
            </w:r>
          </w:p>
        </w:tc>
      </w:tr>
      <w:tr w:rsidR="009D43E8" w14:paraId="7D0EC8C5" w14:textId="77777777" w:rsidTr="009D43E8">
        <w:tc>
          <w:tcPr>
            <w:tcW w:w="810" w:type="dxa"/>
          </w:tcPr>
          <w:p w14:paraId="1A9C6B1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2460" w:type="dxa"/>
          </w:tcPr>
          <w:p w14:paraId="7DC44C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Совместное тестирование</w:t>
            </w:r>
          </w:p>
        </w:tc>
        <w:tc>
          <w:tcPr>
            <w:tcW w:w="2595" w:type="dxa"/>
          </w:tcPr>
          <w:p w14:paraId="6EB7EF3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Функц., интегр., нагрузочное</w:t>
            </w:r>
          </w:p>
        </w:tc>
        <w:tc>
          <w:tcPr>
            <w:tcW w:w="3825" w:type="dxa"/>
          </w:tcPr>
          <w:p w14:paraId="21600E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648BB357" w14:textId="77777777" w:rsidTr="009D43E8">
        <w:tc>
          <w:tcPr>
            <w:tcW w:w="810" w:type="dxa"/>
          </w:tcPr>
          <w:p w14:paraId="3B39178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7</w:t>
            </w:r>
          </w:p>
        </w:tc>
        <w:tc>
          <w:tcPr>
            <w:tcW w:w="2460" w:type="dxa"/>
          </w:tcPr>
          <w:p w14:paraId="1847F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ИБ</w:t>
            </w:r>
          </w:p>
        </w:tc>
        <w:tc>
          <w:tcPr>
            <w:tcW w:w="2595" w:type="dxa"/>
          </w:tcPr>
          <w:p w14:paraId="1BD3D3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Устранение уязвимостей</w:t>
            </w:r>
          </w:p>
        </w:tc>
        <w:tc>
          <w:tcPr>
            <w:tcW w:w="3825" w:type="dxa"/>
          </w:tcPr>
          <w:p w14:paraId="286FD00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4B2A1823" w14:textId="77777777" w:rsidTr="009D43E8">
        <w:tc>
          <w:tcPr>
            <w:tcW w:w="810" w:type="dxa"/>
          </w:tcPr>
          <w:p w14:paraId="5E6C0F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2460" w:type="dxa"/>
          </w:tcPr>
          <w:p w14:paraId="72AB28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ОПЭ</w:t>
            </w:r>
          </w:p>
        </w:tc>
        <w:tc>
          <w:tcPr>
            <w:tcW w:w="2595" w:type="dxa"/>
          </w:tcPr>
          <w:p w14:paraId="2B3A9BB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Пилотная группа</w:t>
            </w:r>
          </w:p>
        </w:tc>
        <w:tc>
          <w:tcPr>
            <w:tcW w:w="3825" w:type="dxa"/>
          </w:tcPr>
          <w:p w14:paraId="027485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10 раб. дней</w:t>
            </w:r>
          </w:p>
        </w:tc>
      </w:tr>
      <w:tr w:rsidR="009D43E8" w14:paraId="1F4DCA73" w14:textId="77777777" w:rsidTr="009D43E8">
        <w:tc>
          <w:tcPr>
            <w:tcW w:w="810" w:type="dxa"/>
          </w:tcPr>
          <w:p w14:paraId="28ECCF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9</w:t>
            </w:r>
          </w:p>
        </w:tc>
        <w:tc>
          <w:tcPr>
            <w:tcW w:w="2460" w:type="dxa"/>
          </w:tcPr>
          <w:p w14:paraId="1FE741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Пром. эксплуатация</w:t>
            </w:r>
          </w:p>
        </w:tc>
        <w:tc>
          <w:tcPr>
            <w:tcW w:w="2595" w:type="dxa"/>
          </w:tcPr>
          <w:p w14:paraId="05D4A3F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Акт сдачи-приемки</w:t>
            </w:r>
          </w:p>
        </w:tc>
        <w:tc>
          <w:tcPr>
            <w:tcW w:w="3825" w:type="dxa"/>
          </w:tcPr>
          <w:p w14:paraId="49A3786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 раб. дня</w:t>
            </w:r>
          </w:p>
        </w:tc>
      </w:tr>
    </w:tbl>
    <w:p w14:paraId="065C73E0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23D6008A" w14:textId="77777777" w:rsidR="009D43E8" w:rsidRPr="009962AA" w:rsidRDefault="00317F00">
      <w:pPr>
        <w:pStyle w:val="2"/>
        <w:rPr>
          <w:rFonts w:ascii="Arial" w:eastAsia="Arial" w:hAnsi="Arial" w:cs="Arial"/>
          <w:lang w:val="ru-RU"/>
        </w:rPr>
      </w:pPr>
      <w:bookmarkStart w:id="4667" w:name="bookmark=kix.khyp1ocdcwcs" w:colFirst="0" w:colLast="0"/>
      <w:bookmarkEnd w:id="4667"/>
      <w:r>
        <w:rPr>
          <w:rFonts w:ascii="Arial" w:eastAsia="Arial" w:hAnsi="Arial" w:cs="Arial"/>
        </w:rPr>
        <w:lastRenderedPageBreak/>
        <w:t>VII</w:t>
      </w:r>
      <w:r w:rsidRPr="009962AA">
        <w:rPr>
          <w:rFonts w:ascii="Arial" w:eastAsia="Arial" w:hAnsi="Arial" w:cs="Arial"/>
          <w:lang w:val="ru-RU"/>
        </w:rPr>
        <w:t>.2. Контроль и приемка</w:t>
      </w:r>
    </w:p>
    <w:p w14:paraId="63DF6F65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[Прил.1, ГОСТ §6]: порядок приемки этапов и модулей</w:t>
      </w:r>
    </w:p>
    <w:p w14:paraId="0DC1578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Связь приемки этапов с </w:t>
      </w:r>
      <w:r>
        <w:rPr>
          <w:rFonts w:ascii="Arial" w:eastAsia="Arial" w:hAnsi="Arial" w:cs="Arial"/>
        </w:rPr>
        <w:t>SUF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CHAT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ASS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DOC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 xml:space="preserve">, </w:t>
      </w:r>
      <w:r>
        <w:rPr>
          <w:rFonts w:ascii="Arial" w:eastAsia="Arial" w:hAnsi="Arial" w:cs="Arial"/>
        </w:rPr>
        <w:t>INT</w:t>
      </w:r>
      <w:r w:rsidRPr="003C42DA">
        <w:rPr>
          <w:rFonts w:ascii="Arial" w:eastAsia="Arial" w:hAnsi="Arial" w:cs="Arial"/>
          <w:lang w:val="ru-RU"/>
        </w:rPr>
        <w:t>-</w:t>
      </w:r>
      <w:r>
        <w:rPr>
          <w:rFonts w:ascii="Arial" w:eastAsia="Arial" w:hAnsi="Arial" w:cs="Arial"/>
        </w:rPr>
        <w:t>T</w:t>
      </w:r>
      <w:r w:rsidRPr="003C42DA">
        <w:rPr>
          <w:rFonts w:ascii="Arial" w:eastAsia="Arial" w:hAnsi="Arial" w:cs="Arial"/>
          <w:lang w:val="ru-RU"/>
        </w:rPr>
        <w:t>.</w:t>
      </w:r>
    </w:p>
    <w:p w14:paraId="4D48783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ввод системы сопровождается формализованной приемкой.</w:t>
      </w:r>
    </w:p>
    <w:p w14:paraId="7039A8F4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Сводная матрица наборов приемки (детальные критерии — в разделах модулей):</w:t>
      </w:r>
    </w:p>
    <w:tbl>
      <w:tblPr>
        <w:tblStyle w:val="9"/>
        <w:tblW w:w="10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25"/>
        <w:gridCol w:w="3135"/>
        <w:gridCol w:w="1155"/>
        <w:gridCol w:w="4590"/>
      </w:tblGrid>
      <w:tr w:rsidR="009D43E8" w14:paraId="7F76AC6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25" w:type="dxa"/>
          </w:tcPr>
          <w:p w14:paraId="6F138E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Набор</w:t>
            </w:r>
          </w:p>
        </w:tc>
        <w:tc>
          <w:tcPr>
            <w:tcW w:w="3135" w:type="dxa"/>
          </w:tcPr>
          <w:p w14:paraId="5C5FF9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(§2.2)</w:t>
            </w:r>
          </w:p>
        </w:tc>
        <w:tc>
          <w:tcPr>
            <w:tcW w:w="1155" w:type="dxa"/>
          </w:tcPr>
          <w:p w14:paraId="68EB4CD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</w:t>
            </w:r>
          </w:p>
        </w:tc>
        <w:tc>
          <w:tcPr>
            <w:tcW w:w="4590" w:type="dxa"/>
          </w:tcPr>
          <w:p w14:paraId="25EFE6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Зависимости / примечание</w:t>
            </w:r>
          </w:p>
        </w:tc>
      </w:tr>
      <w:tr w:rsidR="009D43E8" w14:paraId="3ECF5A1D" w14:textId="77777777" w:rsidTr="009D43E8">
        <w:tc>
          <w:tcPr>
            <w:tcW w:w="1125" w:type="dxa"/>
          </w:tcPr>
          <w:p w14:paraId="06C1BC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</w:t>
            </w:r>
          </w:p>
        </w:tc>
        <w:tc>
          <w:tcPr>
            <w:tcW w:w="3135" w:type="dxa"/>
          </w:tcPr>
          <w:p w14:paraId="51787B3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интерфейсы суфлера (тел./чат)</w:t>
            </w:r>
          </w:p>
        </w:tc>
        <w:tc>
          <w:tcPr>
            <w:tcW w:w="1155" w:type="dxa"/>
          </w:tcPr>
          <w:p w14:paraId="161C385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II.7.1</w:t>
            </w:r>
          </w:p>
        </w:tc>
        <w:tc>
          <w:tcPr>
            <w:tcW w:w="4590" w:type="dxa"/>
          </w:tcPr>
          <w:p w14:paraId="53AA1408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40"/>
                <w:id w:val="-2117468904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UI §4.3; CC-SCR → SUF-T-11</w:t>
                </w:r>
              </w:sdtContent>
            </w:sdt>
          </w:p>
        </w:tc>
      </w:tr>
      <w:tr w:rsidR="009D43E8" w14:paraId="7D56A521" w14:textId="77777777" w:rsidTr="009D43E8">
        <w:tc>
          <w:tcPr>
            <w:tcW w:w="1125" w:type="dxa"/>
          </w:tcPr>
          <w:p w14:paraId="33C0D0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CHAT-T</w:t>
            </w:r>
          </w:p>
        </w:tc>
        <w:tc>
          <w:tcPr>
            <w:tcW w:w="3135" w:type="dxa"/>
          </w:tcPr>
          <w:p w14:paraId="071AAA2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онлайн-чат</w:t>
            </w:r>
          </w:p>
        </w:tc>
        <w:tc>
          <w:tcPr>
            <w:tcW w:w="1155" w:type="dxa"/>
          </w:tcPr>
          <w:p w14:paraId="24FF30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II.7.3</w:t>
            </w:r>
          </w:p>
        </w:tc>
        <w:tc>
          <w:tcPr>
            <w:tcW w:w="4590" w:type="dxa"/>
          </w:tcPr>
          <w:p w14:paraId="6CFB3C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§4.4; стыковка </w:t>
            </w:r>
            <w:hyperlink r:id="rId79" w:anchor="bookmark=id.hzr0rnczc6j6">
              <w:r>
                <w:rPr>
                  <w:rFonts w:ascii="Arial" w:eastAsia="Arial" w:hAnsi="Arial" w:cs="Arial"/>
                  <w:color w:val="156082"/>
                </w:rPr>
                <w:t>II.4</w:t>
              </w:r>
            </w:hyperlink>
          </w:p>
        </w:tc>
      </w:tr>
      <w:tr w:rsidR="009D43E8" w:rsidRPr="0050000B" w14:paraId="13C433EE" w14:textId="77777777" w:rsidTr="009D43E8">
        <w:tc>
          <w:tcPr>
            <w:tcW w:w="1125" w:type="dxa"/>
          </w:tcPr>
          <w:p w14:paraId="0009EE4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ASS-T</w:t>
            </w:r>
          </w:p>
        </w:tc>
        <w:tc>
          <w:tcPr>
            <w:tcW w:w="3135" w:type="dxa"/>
          </w:tcPr>
          <w:p w14:paraId="18070D6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ИИ-ассистент</w:t>
            </w:r>
          </w:p>
        </w:tc>
        <w:tc>
          <w:tcPr>
            <w:tcW w:w="1155" w:type="dxa"/>
          </w:tcPr>
          <w:p w14:paraId="619A33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0" w:anchor="bookmark=id.gcwdjq73hgi2">
              <w:r>
                <w:rPr>
                  <w:rFonts w:ascii="Arial" w:eastAsia="Arial" w:hAnsi="Arial" w:cs="Arial"/>
                  <w:color w:val="156082"/>
                </w:rPr>
                <w:t>III.8</w:t>
              </w:r>
            </w:hyperlink>
          </w:p>
        </w:tc>
        <w:tc>
          <w:tcPr>
            <w:tcW w:w="4590" w:type="dxa"/>
          </w:tcPr>
          <w:p w14:paraId="73A4C91C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§ п. 4.2; открытые </w:t>
            </w:r>
            <w:r>
              <w:rPr>
                <w:rFonts w:ascii="Arial" w:eastAsia="Arial" w:hAnsi="Arial" w:cs="Arial"/>
              </w:rPr>
              <w:t>FR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— </w:t>
            </w:r>
            <w:r>
              <w:rPr>
                <w:rFonts w:ascii="Arial" w:eastAsia="Arial" w:hAnsi="Arial" w:cs="Arial"/>
              </w:rPr>
              <w:t>RPA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SQL</w:t>
            </w:r>
            <w:r w:rsidRPr="003C42DA">
              <w:rPr>
                <w:rFonts w:ascii="Arial" w:eastAsia="Arial" w:hAnsi="Arial" w:cs="Arial"/>
                <w:lang w:val="ru-RU"/>
              </w:rPr>
              <w:t>/внешн. источники</w:t>
            </w:r>
          </w:p>
        </w:tc>
      </w:tr>
      <w:tr w:rsidR="009D43E8" w14:paraId="4A2E8AB4" w14:textId="77777777" w:rsidTr="009D43E8">
        <w:tc>
          <w:tcPr>
            <w:tcW w:w="1125" w:type="dxa"/>
          </w:tcPr>
          <w:p w14:paraId="6908F59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</w:t>
            </w:r>
          </w:p>
        </w:tc>
        <w:tc>
          <w:tcPr>
            <w:tcW w:w="3135" w:type="dxa"/>
          </w:tcPr>
          <w:p w14:paraId="17C1C02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модуль распознавания документов</w:t>
            </w:r>
          </w:p>
        </w:tc>
        <w:tc>
          <w:tcPr>
            <w:tcW w:w="1155" w:type="dxa"/>
          </w:tcPr>
          <w:p w14:paraId="7EF551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IV.8</w:t>
            </w:r>
          </w:p>
        </w:tc>
        <w:tc>
          <w:tcPr>
            <w:tcW w:w="4590" w:type="dxa"/>
          </w:tcPr>
          <w:p w14:paraId="2432C14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DOC-T-01…15; открытые: DOC-T-15 (RPA), AD, §</w:t>
            </w:r>
          </w:p>
        </w:tc>
      </w:tr>
      <w:tr w:rsidR="009D43E8" w:rsidRPr="0050000B" w14:paraId="5165BEFA" w14:textId="77777777" w:rsidTr="009D43E8">
        <w:tc>
          <w:tcPr>
            <w:tcW w:w="1125" w:type="dxa"/>
          </w:tcPr>
          <w:p w14:paraId="768BEC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INT-T</w:t>
            </w:r>
          </w:p>
        </w:tc>
        <w:tc>
          <w:tcPr>
            <w:tcW w:w="3135" w:type="dxa"/>
          </w:tcPr>
          <w:p w14:paraId="70EFD9C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Интеграции</w:t>
            </w:r>
          </w:p>
        </w:tc>
        <w:tc>
          <w:tcPr>
            <w:tcW w:w="1155" w:type="dxa"/>
          </w:tcPr>
          <w:p w14:paraId="3C819A8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</w:t>
            </w:r>
          </w:p>
        </w:tc>
        <w:tc>
          <w:tcPr>
            <w:tcW w:w="4590" w:type="dxa"/>
          </w:tcPr>
          <w:p w14:paraId="5311152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Отдельно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от </w:t>
            </w:r>
            <w:r>
              <w:rPr>
                <w:rFonts w:ascii="Arial" w:eastAsia="Arial" w:hAnsi="Arial" w:cs="Arial"/>
              </w:rPr>
              <w:t>SUF</w:t>
            </w:r>
            <w:r w:rsidRPr="003C42DA">
              <w:rPr>
                <w:rFonts w:ascii="Arial" w:eastAsia="Arial" w:hAnsi="Arial" w:cs="Arial"/>
                <w:lang w:val="ru-RU"/>
              </w:rPr>
              <w:t>-</w:t>
            </w:r>
            <w:r>
              <w:rPr>
                <w:rFonts w:ascii="Arial" w:eastAsia="Arial" w:hAnsi="Arial" w:cs="Arial"/>
              </w:rPr>
              <w:t>T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(</w:t>
            </w:r>
            <w:r>
              <w:rPr>
                <w:rFonts w:ascii="Arial" w:eastAsia="Arial" w:hAnsi="Arial" w:cs="Arial"/>
              </w:rPr>
              <w:t>UI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§4.6 ТТ); контракт — </w:t>
            </w:r>
            <w:r>
              <w:rPr>
                <w:rFonts w:ascii="Arial" w:eastAsia="Arial" w:hAnsi="Arial" w:cs="Arial"/>
                <w:b/>
                <w:bCs/>
              </w:rPr>
              <w:t>tz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</w:rPr>
              <w:t>bitrix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>-</w:t>
            </w:r>
            <w:r>
              <w:rPr>
                <w:rFonts w:ascii="Arial" w:eastAsia="Arial" w:hAnsi="Arial" w:cs="Arial"/>
                <w:b/>
                <w:bCs/>
              </w:rPr>
              <w:t>rag</w:t>
            </w:r>
            <w:r w:rsidRPr="003C42DA">
              <w:rPr>
                <w:rFonts w:ascii="Arial" w:eastAsia="Arial" w:hAnsi="Arial" w:cs="Arial"/>
                <w:b/>
                <w:bCs/>
                <w:lang w:val="ru-RU"/>
              </w:rPr>
              <w:t xml:space="preserve"> §4.6</w:t>
            </w:r>
          </w:p>
        </w:tc>
      </w:tr>
      <w:tr w:rsidR="009D43E8" w14:paraId="1619E20A" w14:textId="77777777" w:rsidTr="009D43E8">
        <w:tc>
          <w:tcPr>
            <w:tcW w:w="1125" w:type="dxa"/>
          </w:tcPr>
          <w:p w14:paraId="475C6B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HUB-T</w:t>
            </w:r>
          </w:p>
        </w:tc>
        <w:tc>
          <w:tcPr>
            <w:tcW w:w="3135" w:type="dxa"/>
          </w:tcPr>
          <w:p w14:paraId="3F833F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Контур целиком</w:t>
            </w:r>
          </w:p>
        </w:tc>
        <w:tc>
          <w:tcPr>
            <w:tcW w:w="1155" w:type="dxa"/>
          </w:tcPr>
          <w:p w14:paraId="2936DE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VII.2</w:t>
            </w:r>
          </w:p>
        </w:tc>
        <w:tc>
          <w:tcPr>
            <w:tcW w:w="4590" w:type="dxa"/>
          </w:tcPr>
          <w:p w14:paraId="390F2C0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Этапы 6–9 календарного плана</w:t>
            </w:r>
          </w:p>
        </w:tc>
      </w:tr>
    </w:tbl>
    <w:p w14:paraId="7A016203" w14:textId="77777777" w:rsidR="009D43E8" w:rsidRDefault="00317F00">
      <w:pPr>
        <w:pStyle w:val="2"/>
        <w:rPr>
          <w:rFonts w:ascii="Arial" w:eastAsia="Arial" w:hAnsi="Arial" w:cs="Arial"/>
        </w:rPr>
      </w:pPr>
      <w:bookmarkStart w:id="4668" w:name="bookmark=kix.gr4bg2l8e489" w:colFirst="0" w:colLast="0"/>
      <w:bookmarkEnd w:id="4668"/>
      <w:r>
        <w:rPr>
          <w:rFonts w:ascii="Arial" w:eastAsia="Arial" w:hAnsi="Arial" w:cs="Arial"/>
        </w:rPr>
        <w:t>VII.3. Подготовка объекта к вводу</w:t>
      </w:r>
    </w:p>
    <w:p w14:paraId="2219F8C4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>[ГОСТ §7]: стенды, обучение.</w:t>
      </w:r>
    </w:p>
    <w:p w14:paraId="59692B6D" w14:textId="77777777" w:rsidR="009D43E8" w:rsidRPr="003C42DA" w:rsidRDefault="00000000">
      <w:pPr>
        <w:spacing w:before="180" w:after="180"/>
        <w:rPr>
          <w:rFonts w:ascii="Arial" w:eastAsia="Arial" w:hAnsi="Arial" w:cs="Arial"/>
          <w:lang w:val="ru-RU"/>
        </w:rPr>
      </w:pPr>
      <w:sdt>
        <w:sdtPr>
          <w:tag w:val="goog_rdk_341"/>
          <w:id w:val="-1035879460"/>
        </w:sdtPr>
        <w:sdtContent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 xml:space="preserve">Требования к тестовым контурам </w:t>
          </w:r>
          <w:r w:rsidR="00317F00">
            <w:rPr>
              <w:rFonts w:ascii="Arial Unicode MS" w:eastAsia="Arial Unicode MS" w:hAnsi="Arial Unicode MS" w:cs="Arial Unicode MS"/>
            </w:rPr>
            <w:t>Bitrix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</w:rPr>
            <w:t>Oktell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/</w:t>
          </w:r>
          <w:r w:rsidR="00317F00">
            <w:rPr>
              <w:rFonts w:ascii="Arial Unicode MS" w:eastAsia="Arial Unicode MS" w:hAnsi="Arial Unicode MS" w:cs="Arial Unicode MS"/>
            </w:rPr>
            <w:t>Hub</w:t>
          </w:r>
          <w:r w:rsidR="00317F00" w:rsidRPr="003C42DA">
            <w:rPr>
              <w:rFonts w:ascii="Arial Unicode MS" w:eastAsia="Arial Unicode MS" w:hAnsi="Arial Unicode MS" w:cs="Arial Unicode MS"/>
              <w:lang w:val="ru-RU"/>
            </w:rPr>
            <w:t>; обучение ≥3 админ., ≥5 пользов.</w:t>
          </w:r>
        </w:sdtContent>
      </w:sdt>
    </w:p>
    <w:p w14:paraId="32B3E597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банк готов к эксплуатации ПО после ввода.</w:t>
      </w:r>
    </w:p>
    <w:tbl>
      <w:tblPr>
        <w:tblStyle w:val="8"/>
        <w:tblW w:w="954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3390"/>
        <w:gridCol w:w="3735"/>
      </w:tblGrid>
      <w:tr w:rsidR="009D43E8" w14:paraId="6352DD27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15" w:type="dxa"/>
          </w:tcPr>
          <w:p w14:paraId="3A7BA86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Объект</w:t>
            </w:r>
          </w:p>
        </w:tc>
        <w:tc>
          <w:tcPr>
            <w:tcW w:w="3390" w:type="dxa"/>
          </w:tcPr>
          <w:p w14:paraId="34F8230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Ответственный</w:t>
            </w:r>
          </w:p>
        </w:tc>
        <w:tc>
          <w:tcPr>
            <w:tcW w:w="3735" w:type="dxa"/>
          </w:tcPr>
          <w:p w14:paraId="2E64927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Факт / требование</w:t>
            </w:r>
          </w:p>
        </w:tc>
      </w:tr>
      <w:tr w:rsidR="009D43E8" w:rsidRPr="0050000B" w14:paraId="44653822" w14:textId="77777777" w:rsidTr="009D43E8">
        <w:tc>
          <w:tcPr>
            <w:tcW w:w="2415" w:type="dxa"/>
          </w:tcPr>
          <w:p w14:paraId="7CFB14C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сервер AI Hub</w:t>
            </w:r>
          </w:p>
        </w:tc>
        <w:tc>
          <w:tcPr>
            <w:tcW w:w="3390" w:type="dxa"/>
          </w:tcPr>
          <w:p w14:paraId="475920E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 совместно с Заказчиком</w:t>
            </w:r>
          </w:p>
        </w:tc>
        <w:tc>
          <w:tcPr>
            <w:tcW w:w="3735" w:type="dxa"/>
          </w:tcPr>
          <w:p w14:paraId="415065FB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CPU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RAM</w:t>
            </w:r>
            <w:r w:rsidRPr="003C42DA">
              <w:rPr>
                <w:rFonts w:ascii="Arial" w:eastAsia="Arial" w:hAnsi="Arial" w:cs="Arial"/>
                <w:lang w:val="ru-RU"/>
              </w:rPr>
              <w:t>/</w:t>
            </w:r>
            <w:r>
              <w:rPr>
                <w:rFonts w:ascii="Arial" w:eastAsia="Arial" w:hAnsi="Arial" w:cs="Arial"/>
              </w:rPr>
              <w:t>GPU</w:t>
            </w:r>
            <w:r w:rsidRPr="003C42DA">
              <w:rPr>
                <w:rFonts w:ascii="Arial" w:eastAsia="Arial" w:hAnsi="Arial" w:cs="Arial"/>
                <w:lang w:val="ru-RU"/>
              </w:rPr>
              <w:t>/ОС — в спецификации Исполнителя</w:t>
            </w:r>
          </w:p>
        </w:tc>
      </w:tr>
      <w:tr w:rsidR="009D43E8" w14:paraId="4ED945EE" w14:textId="77777777" w:rsidTr="009D43E8">
        <w:tc>
          <w:tcPr>
            <w:tcW w:w="2415" w:type="dxa"/>
          </w:tcPr>
          <w:p w14:paraId="7A2744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BelVPN / удаленный доступ</w:t>
            </w:r>
          </w:p>
        </w:tc>
        <w:tc>
          <w:tcPr>
            <w:tcW w:w="3390" w:type="dxa"/>
          </w:tcPr>
          <w:p w14:paraId="4F6A561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Исполнитель </w:t>
            </w:r>
          </w:p>
        </w:tc>
        <w:tc>
          <w:tcPr>
            <w:tcW w:w="3735" w:type="dxa"/>
          </w:tcPr>
          <w:p w14:paraId="3D750F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Форма банка</w:t>
            </w:r>
          </w:p>
        </w:tc>
      </w:tr>
      <w:tr w:rsidR="009D43E8" w14:paraId="65890D31" w14:textId="77777777" w:rsidTr="009D43E8">
        <w:tc>
          <w:tcPr>
            <w:tcW w:w="2415" w:type="dxa"/>
          </w:tcPr>
          <w:p w14:paraId="005C9B7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Тестовый Bitrix (СУЗ)</w:t>
            </w:r>
          </w:p>
        </w:tc>
        <w:tc>
          <w:tcPr>
            <w:tcW w:w="3390" w:type="dxa"/>
          </w:tcPr>
          <w:p w14:paraId="7BC4320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30C08A5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Копия prod (тест Bitrix)</w:t>
            </w:r>
          </w:p>
        </w:tc>
      </w:tr>
      <w:tr w:rsidR="009D43E8" w14:paraId="7962F1A1" w14:textId="77777777" w:rsidTr="009D43E8">
        <w:tc>
          <w:tcPr>
            <w:tcW w:w="2415" w:type="dxa"/>
          </w:tcPr>
          <w:p w14:paraId="55CBF0D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Тест Oktell </w:t>
            </w:r>
          </w:p>
        </w:tc>
        <w:tc>
          <w:tcPr>
            <w:tcW w:w="3390" w:type="dxa"/>
          </w:tcPr>
          <w:p w14:paraId="0BE3FC8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445B30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 с маркировкой тест</w:t>
            </w:r>
          </w:p>
        </w:tc>
      </w:tr>
      <w:tr w:rsidR="009D43E8" w:rsidRPr="0050000B" w14:paraId="19B4ED43" w14:textId="77777777" w:rsidTr="009D43E8">
        <w:tc>
          <w:tcPr>
            <w:tcW w:w="2415" w:type="dxa"/>
          </w:tcPr>
          <w:p w14:paraId="63DCAE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 / LDAPS</w:t>
            </w:r>
          </w:p>
        </w:tc>
        <w:tc>
          <w:tcPr>
            <w:tcW w:w="3390" w:type="dxa"/>
          </w:tcPr>
          <w:p w14:paraId="241450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  <w:tc>
          <w:tcPr>
            <w:tcW w:w="3735" w:type="dxa"/>
          </w:tcPr>
          <w:p w14:paraId="3A563ED3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 xml:space="preserve">Группы под 13 ролей, </w:t>
            </w:r>
            <w:r>
              <w:rPr>
                <w:rFonts w:ascii="Arial" w:eastAsia="Arial" w:hAnsi="Arial" w:cs="Arial"/>
              </w:rPr>
              <w:t>LDAPS</w:t>
            </w:r>
            <w:r w:rsidRPr="003C42DA">
              <w:rPr>
                <w:rFonts w:ascii="Arial" w:eastAsia="Arial" w:hAnsi="Arial" w:cs="Arial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</w:rPr>
              <w:t>endpoint</w:t>
            </w:r>
          </w:p>
        </w:tc>
      </w:tr>
      <w:tr w:rsidR="009D43E8" w14:paraId="59BB46B2" w14:textId="77777777" w:rsidTr="009D43E8">
        <w:tc>
          <w:tcPr>
            <w:tcW w:w="2415" w:type="dxa"/>
          </w:tcPr>
          <w:p w14:paraId="4CFED73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Контент СУЗ</w:t>
            </w:r>
          </w:p>
        </w:tc>
        <w:tc>
          <w:tcPr>
            <w:tcW w:w="3390" w:type="dxa"/>
          </w:tcPr>
          <w:p w14:paraId="679240F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КЦ</w:t>
            </w:r>
          </w:p>
        </w:tc>
        <w:tc>
          <w:tcPr>
            <w:tcW w:w="3735" w:type="dxa"/>
          </w:tcPr>
          <w:p w14:paraId="70D295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Production-индекс для INT-T</w:t>
            </w:r>
          </w:p>
        </w:tc>
      </w:tr>
      <w:tr w:rsidR="009D43E8" w14:paraId="2B3D07D6" w14:textId="77777777" w:rsidTr="009D43E8">
        <w:tc>
          <w:tcPr>
            <w:tcW w:w="2415" w:type="dxa"/>
          </w:tcPr>
          <w:p w14:paraId="0093FB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Обучение</w:t>
            </w:r>
          </w:p>
        </w:tc>
        <w:tc>
          <w:tcPr>
            <w:tcW w:w="3390" w:type="dxa"/>
          </w:tcPr>
          <w:p w14:paraId="481A7E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Исполнитель</w:t>
            </w:r>
          </w:p>
        </w:tc>
        <w:tc>
          <w:tcPr>
            <w:tcW w:w="3735" w:type="dxa"/>
          </w:tcPr>
          <w:p w14:paraId="3B82FD52" w14:textId="77777777" w:rsidR="009D43E8" w:rsidRDefault="00000000">
            <w:pPr>
              <w:spacing w:before="36" w:after="36"/>
              <w:rPr>
                <w:rFonts w:ascii="Arial" w:eastAsia="Arial" w:hAnsi="Arial" w:cs="Arial"/>
              </w:rPr>
            </w:pPr>
            <w:sdt>
              <w:sdtPr>
                <w:tag w:val="goog_rdk_342"/>
                <w:id w:val="-1770934762"/>
              </w:sdtPr>
              <w:sdtContent>
                <w:r w:rsidR="00317F00">
                  <w:rPr>
                    <w:rFonts w:ascii="Arial Unicode MS" w:eastAsia="Arial Unicode MS" w:hAnsi="Arial Unicode MS" w:cs="Arial Unicode MS"/>
                  </w:rPr>
                  <w:t>≥3 админ., ≥5 пользов. (этап 5)</w:t>
                </w:r>
              </w:sdtContent>
            </w:sdt>
          </w:p>
        </w:tc>
      </w:tr>
    </w:tbl>
    <w:p w14:paraId="5F62566F" w14:textId="77777777" w:rsidR="009D43E8" w:rsidRPr="009962AA" w:rsidRDefault="00317F00">
      <w:pPr>
        <w:pStyle w:val="2"/>
        <w:rPr>
          <w:rFonts w:ascii="Arial" w:eastAsia="Arial" w:hAnsi="Arial" w:cs="Arial"/>
          <w:lang w:val="ru-RU"/>
        </w:rPr>
      </w:pPr>
      <w:bookmarkStart w:id="4669" w:name="bookmark=kix.jjj7gvbinrxg" w:colFirst="0" w:colLast="0"/>
      <w:bookmarkEnd w:id="4669"/>
      <w:r>
        <w:rPr>
          <w:rFonts w:ascii="Arial" w:eastAsia="Arial" w:hAnsi="Arial" w:cs="Arial"/>
        </w:rPr>
        <w:lastRenderedPageBreak/>
        <w:t>VII</w:t>
      </w:r>
      <w:r w:rsidRPr="009962AA">
        <w:rPr>
          <w:rFonts w:ascii="Arial" w:eastAsia="Arial" w:hAnsi="Arial" w:cs="Arial"/>
          <w:lang w:val="ru-RU"/>
        </w:rPr>
        <w:t>.4. Требования к документированию</w:t>
      </w:r>
    </w:p>
    <w:p w14:paraId="5A9ADB48" w14:textId="77777777" w:rsidR="009D43E8" w:rsidRPr="00F12BAE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F12BAE">
        <w:rPr>
          <w:rFonts w:ascii="Arial" w:eastAsia="Arial" w:hAnsi="Arial" w:cs="Arial"/>
          <w:b/>
          <w:bCs/>
          <w:lang w:val="ru-RU"/>
        </w:rPr>
        <w:t>[ГОСТ §8, §11.1 ТТ]: состав документации</w:t>
      </w:r>
    </w:p>
    <w:p w14:paraId="01DB35C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>Перечень документов этапов 2–7: руководства, ПМИ, акты.</w:t>
      </w:r>
    </w:p>
    <w:p w14:paraId="51AA8D86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b/>
          <w:bCs/>
          <w:lang w:val="ru-RU"/>
        </w:rPr>
        <w:t>Целевой эффект:</w:t>
      </w:r>
      <w:r w:rsidRPr="003C42DA">
        <w:rPr>
          <w:rFonts w:ascii="Arial" w:eastAsia="Arial" w:hAnsi="Arial" w:cs="Arial"/>
          <w:lang w:val="ru-RU"/>
        </w:rPr>
        <w:t xml:space="preserve"> эксплуатация сопровождается согласованным комплектом документов.</w:t>
      </w:r>
    </w:p>
    <w:tbl>
      <w:tblPr>
        <w:tblStyle w:val="7"/>
        <w:tblW w:w="828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805"/>
        <w:gridCol w:w="2475"/>
      </w:tblGrid>
      <w:tr w:rsidR="009D43E8" w14:paraId="15DF22D6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805" w:type="dxa"/>
          </w:tcPr>
          <w:p w14:paraId="170428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2475" w:type="dxa"/>
          </w:tcPr>
          <w:p w14:paraId="1581211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ТТ</w:t>
            </w:r>
          </w:p>
        </w:tc>
      </w:tr>
      <w:tr w:rsidR="009D43E8" w14:paraId="484E51C3" w14:textId="77777777" w:rsidTr="009D43E8">
        <w:tc>
          <w:tcPr>
            <w:tcW w:w="5805" w:type="dxa"/>
          </w:tcPr>
          <w:p w14:paraId="2C48170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Проектное и техническое решение</w:t>
            </w:r>
          </w:p>
        </w:tc>
        <w:tc>
          <w:tcPr>
            <w:tcW w:w="2475" w:type="dxa"/>
          </w:tcPr>
          <w:p w14:paraId="64A9271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§11.1.1</w:t>
            </w:r>
          </w:p>
        </w:tc>
      </w:tr>
      <w:tr w:rsidR="009D43E8" w14:paraId="6F937F32" w14:textId="77777777" w:rsidTr="009D43E8">
        <w:tc>
          <w:tcPr>
            <w:tcW w:w="5805" w:type="dxa"/>
          </w:tcPr>
          <w:p w14:paraId="7FA3719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Руководство по эксплуатации</w:t>
            </w:r>
          </w:p>
        </w:tc>
        <w:tc>
          <w:tcPr>
            <w:tcW w:w="2475" w:type="dxa"/>
          </w:tcPr>
          <w:p w14:paraId="3C49A03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§11.1.2</w:t>
            </w:r>
          </w:p>
        </w:tc>
      </w:tr>
      <w:tr w:rsidR="009D43E8" w14:paraId="6B462ED3" w14:textId="77777777" w:rsidTr="009D43E8">
        <w:tc>
          <w:tcPr>
            <w:tcW w:w="5805" w:type="dxa"/>
          </w:tcPr>
          <w:p w14:paraId="088383A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Руководство по администрированию</w:t>
            </w:r>
          </w:p>
        </w:tc>
        <w:tc>
          <w:tcPr>
            <w:tcW w:w="2475" w:type="dxa"/>
          </w:tcPr>
          <w:p w14:paraId="385D385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§11.1.3</w:t>
            </w:r>
          </w:p>
        </w:tc>
      </w:tr>
      <w:tr w:rsidR="009D43E8" w14:paraId="3C4C2DDB" w14:textId="77777777" w:rsidTr="009D43E8">
        <w:tc>
          <w:tcPr>
            <w:tcW w:w="5805" w:type="dxa"/>
          </w:tcPr>
          <w:p w14:paraId="7E7F45B7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 w:rsidRPr="003C42DA">
              <w:rPr>
                <w:rFonts w:ascii="Arial" w:eastAsia="Arial" w:hAnsi="Arial" w:cs="Arial"/>
                <w:lang w:val="ru-RU"/>
              </w:rPr>
              <w:t>Документация интеграции (</w:t>
            </w:r>
            <w:r>
              <w:rPr>
                <w:rFonts w:ascii="Arial" w:eastAsia="Arial" w:hAnsi="Arial" w:cs="Arial"/>
              </w:rPr>
              <w:t>API</w:t>
            </w:r>
            <w:r w:rsidRPr="003C42DA">
              <w:rPr>
                <w:rFonts w:ascii="Arial" w:eastAsia="Arial" w:hAnsi="Arial" w:cs="Arial"/>
                <w:lang w:val="ru-RU"/>
              </w:rPr>
              <w:t>, форматы обмена)</w:t>
            </w:r>
          </w:p>
        </w:tc>
        <w:tc>
          <w:tcPr>
            <w:tcW w:w="2475" w:type="dxa"/>
          </w:tcPr>
          <w:p w14:paraId="73A281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§11.1.4</w:t>
            </w:r>
          </w:p>
        </w:tc>
      </w:tr>
    </w:tbl>
    <w:p w14:paraId="5187FCC1" w14:textId="77777777" w:rsidR="009D43E8" w:rsidRDefault="009D43E8">
      <w:pPr>
        <w:spacing w:before="180" w:after="180"/>
        <w:rPr>
          <w:rFonts w:ascii="Arial" w:eastAsia="Arial" w:hAnsi="Arial" w:cs="Arial"/>
        </w:rPr>
      </w:pPr>
    </w:p>
    <w:p w14:paraId="68F85BEA" w14:textId="77777777" w:rsidR="009D43E8" w:rsidRPr="003C42DA" w:rsidRDefault="00317F00">
      <w:pPr>
        <w:pStyle w:val="3"/>
        <w:rPr>
          <w:rFonts w:ascii="Arial" w:eastAsia="Arial" w:hAnsi="Arial" w:cs="Arial"/>
          <w:lang w:val="ru-RU"/>
        </w:rPr>
      </w:pPr>
      <w:bookmarkStart w:id="4670" w:name="bookmark=kix.5459fjdny16j" w:colFirst="0" w:colLast="0"/>
      <w:bookmarkEnd w:id="4670"/>
      <w:r>
        <w:rPr>
          <w:rFonts w:ascii="Arial" w:eastAsia="Arial" w:hAnsi="Arial" w:cs="Arial"/>
        </w:rPr>
        <w:t>VII</w:t>
      </w:r>
      <w:r w:rsidRPr="003C42DA">
        <w:rPr>
          <w:rFonts w:ascii="Arial" w:eastAsia="Arial" w:hAnsi="Arial" w:cs="Arial"/>
          <w:lang w:val="ru-RU"/>
        </w:rPr>
        <w:t>.5.1. Данные заказчика (</w:t>
      </w:r>
      <w:r>
        <w:rPr>
          <w:rFonts w:ascii="Arial" w:eastAsia="Arial" w:hAnsi="Arial" w:cs="Arial"/>
        </w:rPr>
        <w:t>TBD</w:t>
      </w:r>
      <w:r w:rsidRPr="003C42DA">
        <w:rPr>
          <w:rFonts w:ascii="Arial" w:eastAsia="Arial" w:hAnsi="Arial" w:cs="Arial"/>
          <w:lang w:val="ru-RU"/>
        </w:rPr>
        <w:t xml:space="preserve"> при внедрении)</w:t>
      </w:r>
    </w:p>
    <w:p w14:paraId="1AEB1E1D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Поля, которые </w:t>
      </w:r>
      <w:r w:rsidRPr="003C42DA">
        <w:rPr>
          <w:rFonts w:ascii="Arial" w:eastAsia="Arial" w:hAnsi="Arial" w:cs="Arial"/>
          <w:b/>
          <w:bCs/>
          <w:lang w:val="ru-RU"/>
        </w:rPr>
        <w:t>не блокируют</w:t>
      </w:r>
      <w:r w:rsidRPr="003C42DA">
        <w:rPr>
          <w:rFonts w:ascii="Arial" w:eastAsia="Arial" w:hAnsi="Arial" w:cs="Arial"/>
          <w:lang w:val="ru-RU"/>
        </w:rPr>
        <w:t xml:space="preserve"> текст требований ТЗ, но обязательны для промышленного контура:</w:t>
      </w:r>
    </w:p>
    <w:tbl>
      <w:tblPr>
        <w:tblStyle w:val="6a"/>
        <w:tblW w:w="957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870"/>
        <w:gridCol w:w="2655"/>
        <w:gridCol w:w="2025"/>
        <w:gridCol w:w="1290"/>
        <w:gridCol w:w="2730"/>
      </w:tblGrid>
      <w:tr w:rsidR="009D43E8" w14:paraId="24BE0932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70" w:type="dxa"/>
          </w:tcPr>
          <w:p w14:paraId="48EF0CE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2655" w:type="dxa"/>
          </w:tcPr>
          <w:p w14:paraId="15CF205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Поле</w:t>
            </w:r>
          </w:p>
        </w:tc>
        <w:tc>
          <w:tcPr>
            <w:tcW w:w="2025" w:type="dxa"/>
          </w:tcPr>
          <w:p w14:paraId="461846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ТЗ</w:t>
            </w:r>
          </w:p>
        </w:tc>
        <w:tc>
          <w:tcPr>
            <w:tcW w:w="1290" w:type="dxa"/>
          </w:tcPr>
          <w:p w14:paraId="2C67C67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Значение</w:t>
            </w:r>
          </w:p>
        </w:tc>
        <w:tc>
          <w:tcPr>
            <w:tcW w:w="2730" w:type="dxa"/>
          </w:tcPr>
          <w:p w14:paraId="24351D9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Ответственный</w:t>
            </w:r>
          </w:p>
        </w:tc>
      </w:tr>
      <w:tr w:rsidR="009D43E8" w14:paraId="09A69FB0" w14:textId="77777777" w:rsidTr="009D43E8">
        <w:tc>
          <w:tcPr>
            <w:tcW w:w="870" w:type="dxa"/>
          </w:tcPr>
          <w:p w14:paraId="297391F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C1</w:t>
            </w:r>
          </w:p>
        </w:tc>
        <w:tc>
          <w:tcPr>
            <w:tcW w:w="2655" w:type="dxa"/>
          </w:tcPr>
          <w:p w14:paraId="51B4740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Имена </w:t>
            </w:r>
            <w:r>
              <w:rPr>
                <w:rFonts w:ascii="Arial" w:eastAsia="Arial" w:hAnsi="Arial" w:cs="Arial"/>
                <w:b/>
                <w:bCs/>
              </w:rPr>
              <w:t>13 AD-групп</w:t>
            </w:r>
            <w:r>
              <w:rPr>
                <w:rFonts w:ascii="Arial" w:eastAsia="Arial" w:hAnsi="Arial" w:cs="Arial"/>
              </w:rPr>
              <w:t xml:space="preserve"> §2.4</w:t>
            </w:r>
          </w:p>
        </w:tc>
        <w:tc>
          <w:tcPr>
            <w:tcW w:w="2025" w:type="dxa"/>
          </w:tcPr>
          <w:p w14:paraId="12D4C1B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1" w:anchor="bookmark=id.bvlc0q9kc2ug">
              <w:r>
                <w:rPr>
                  <w:rFonts w:ascii="Arial" w:eastAsia="Arial" w:hAnsi="Arial" w:cs="Arial"/>
                  <w:color w:val="156082"/>
                </w:rPr>
                <w:t>I.4.1</w:t>
              </w:r>
            </w:hyperlink>
          </w:p>
        </w:tc>
        <w:tc>
          <w:tcPr>
            <w:tcW w:w="1290" w:type="dxa"/>
          </w:tcPr>
          <w:p w14:paraId="071906D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  <w:r>
              <w:rPr>
                <w:rFonts w:ascii="Arial" w:eastAsia="Arial" w:hAnsi="Arial" w:cs="Arial"/>
              </w:rPr>
              <w:t xml:space="preserve"> (13 ролей)</w:t>
            </w:r>
          </w:p>
        </w:tc>
        <w:tc>
          <w:tcPr>
            <w:tcW w:w="2730" w:type="dxa"/>
          </w:tcPr>
          <w:p w14:paraId="6627384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</w:tr>
      <w:tr w:rsidR="009D43E8" w14:paraId="157F15DC" w14:textId="77777777" w:rsidTr="009D43E8">
        <w:tc>
          <w:tcPr>
            <w:tcW w:w="870" w:type="dxa"/>
          </w:tcPr>
          <w:p w14:paraId="5848D6A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C2</w:t>
            </w:r>
          </w:p>
        </w:tc>
        <w:tc>
          <w:tcPr>
            <w:tcW w:w="2655" w:type="dxa"/>
          </w:tcPr>
          <w:p w14:paraId="7D5F11CA" w14:textId="77777777" w:rsidR="009D43E8" w:rsidRPr="003C42DA" w:rsidRDefault="00317F00">
            <w:pPr>
              <w:spacing w:before="36" w:after="36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</w:rPr>
              <w:t>AD</w:t>
            </w:r>
            <w:r w:rsidRPr="003C42DA">
              <w:rPr>
                <w:rFonts w:ascii="Arial" w:eastAsia="Arial" w:hAnsi="Arial" w:cs="Arial"/>
                <w:lang w:val="ru-RU"/>
              </w:rPr>
              <w:t>-группа админа сценариев / доп. роли</w:t>
            </w:r>
          </w:p>
        </w:tc>
        <w:tc>
          <w:tcPr>
            <w:tcW w:w="2025" w:type="dxa"/>
          </w:tcPr>
          <w:p w14:paraId="433A65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2" w:anchor="bookmark=id.1z7v1s3hu4c9">
              <w:r>
                <w:rPr>
                  <w:rFonts w:ascii="Arial" w:eastAsia="Arial" w:hAnsi="Arial" w:cs="Arial"/>
                  <w:color w:val="156082"/>
                </w:rPr>
                <w:t>I.4.2</w:t>
              </w:r>
            </w:hyperlink>
          </w:p>
        </w:tc>
        <w:tc>
          <w:tcPr>
            <w:tcW w:w="1290" w:type="dxa"/>
          </w:tcPr>
          <w:p w14:paraId="325F2C4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</w:p>
        </w:tc>
        <w:tc>
          <w:tcPr>
            <w:tcW w:w="2730" w:type="dxa"/>
          </w:tcPr>
          <w:p w14:paraId="0832875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</w:t>
            </w:r>
          </w:p>
        </w:tc>
      </w:tr>
      <w:tr w:rsidR="009D43E8" w14:paraId="04D1C2A0" w14:textId="77777777" w:rsidTr="009D43E8">
        <w:tc>
          <w:tcPr>
            <w:tcW w:w="870" w:type="dxa"/>
          </w:tcPr>
          <w:p w14:paraId="4776590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C3</w:t>
            </w:r>
          </w:p>
        </w:tc>
        <w:tc>
          <w:tcPr>
            <w:tcW w:w="2655" w:type="dxa"/>
          </w:tcPr>
          <w:p w14:paraId="224380D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Prod LDAPS</w:t>
            </w:r>
            <w:r>
              <w:rPr>
                <w:rFonts w:ascii="Arial" w:eastAsia="Arial" w:hAnsi="Arial" w:cs="Arial"/>
              </w:rPr>
              <w:t xml:space="preserve"> (хост, порт 636, CA, служебная УЗ)</w:t>
            </w:r>
          </w:p>
        </w:tc>
        <w:tc>
          <w:tcPr>
            <w:tcW w:w="2025" w:type="dxa"/>
          </w:tcPr>
          <w:p w14:paraId="12B3BE7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hyperlink r:id="rId83" w:anchor="bookmark=id.aq08ywofcsqh">
              <w:r>
                <w:rPr>
                  <w:rFonts w:ascii="Arial" w:eastAsia="Arial" w:hAnsi="Arial" w:cs="Arial"/>
                  <w:color w:val="156082"/>
                </w:rPr>
                <w:t>I.10</w:t>
              </w:r>
            </w:hyperlink>
          </w:p>
        </w:tc>
        <w:tc>
          <w:tcPr>
            <w:tcW w:w="1290" w:type="dxa"/>
          </w:tcPr>
          <w:p w14:paraId="149F5BD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i/>
                <w:iCs/>
              </w:rPr>
              <w:t>TBD</w:t>
            </w:r>
          </w:p>
        </w:tc>
        <w:tc>
          <w:tcPr>
            <w:tcW w:w="2730" w:type="dxa"/>
          </w:tcPr>
          <w:p w14:paraId="4093E5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ДРиРИТ / ИБ</w:t>
            </w:r>
          </w:p>
        </w:tc>
      </w:tr>
    </w:tbl>
    <w:p w14:paraId="7E24384E" w14:textId="77777777" w:rsidR="009D43E8" w:rsidRDefault="009D43E8">
      <w:pPr>
        <w:rPr>
          <w:rFonts w:ascii="Arial" w:eastAsia="Arial" w:hAnsi="Arial" w:cs="Arial"/>
        </w:rPr>
      </w:pPr>
    </w:p>
    <w:p w14:paraId="4E9113C7" w14:textId="77777777" w:rsidR="009D43E8" w:rsidRDefault="009D43E8">
      <w:pPr>
        <w:pStyle w:val="1"/>
        <w:rPr>
          <w:rFonts w:ascii="Arial" w:eastAsia="Arial" w:hAnsi="Arial" w:cs="Arial"/>
        </w:rPr>
        <w:sectPr w:rsidR="009D43E8">
          <w:pgSz w:w="12240" w:h="15840"/>
          <w:pgMar w:top="1440" w:right="1440" w:bottom="1440" w:left="1440" w:header="360" w:footer="360" w:gutter="0"/>
          <w:cols w:space="720"/>
        </w:sectPr>
      </w:pPr>
    </w:p>
    <w:p w14:paraId="2EB0947B" w14:textId="77777777" w:rsidR="009D43E8" w:rsidRDefault="00317F00">
      <w:pPr>
        <w:pStyle w:val="1"/>
        <w:rPr>
          <w:rFonts w:ascii="Arial" w:eastAsia="Arial" w:hAnsi="Arial" w:cs="Arial"/>
        </w:rPr>
      </w:pPr>
      <w:bookmarkStart w:id="4671" w:name="bookmark=kix.sn8pdltsbd88" w:colFirst="0" w:colLast="0"/>
      <w:bookmarkEnd w:id="4671"/>
      <w:r>
        <w:rPr>
          <w:rFonts w:ascii="Arial" w:eastAsia="Arial" w:hAnsi="Arial" w:cs="Arial"/>
        </w:rPr>
        <w:lastRenderedPageBreak/>
        <w:t>Приложение A. Лист согласования</w:t>
      </w:r>
    </w:p>
    <w:tbl>
      <w:tblPr>
        <w:tblStyle w:val="5a"/>
        <w:tblW w:w="13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65"/>
        <w:gridCol w:w="3810"/>
        <w:gridCol w:w="2115"/>
        <w:gridCol w:w="2715"/>
      </w:tblGrid>
      <w:tr w:rsidR="009D43E8" w14:paraId="7D2DD7C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65" w:type="dxa"/>
          </w:tcPr>
          <w:p w14:paraId="473D0E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(Заказчик)</w:t>
            </w:r>
          </w:p>
        </w:tc>
        <w:tc>
          <w:tcPr>
            <w:tcW w:w="3810" w:type="dxa"/>
          </w:tcPr>
          <w:p w14:paraId="0C699E9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ФИО</w:t>
            </w:r>
          </w:p>
        </w:tc>
        <w:tc>
          <w:tcPr>
            <w:tcW w:w="2115" w:type="dxa"/>
          </w:tcPr>
          <w:p w14:paraId="4AF64EE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Дата</w:t>
            </w:r>
          </w:p>
        </w:tc>
        <w:tc>
          <w:tcPr>
            <w:tcW w:w="2715" w:type="dxa"/>
          </w:tcPr>
          <w:p w14:paraId="663E401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Подпись / статус</w:t>
            </w:r>
          </w:p>
        </w:tc>
      </w:tr>
      <w:tr w:rsidR="009D43E8" w14:paraId="0DD73BD7" w14:textId="77777777" w:rsidTr="009D43E8">
        <w:tc>
          <w:tcPr>
            <w:tcW w:w="4365" w:type="dxa"/>
          </w:tcPr>
          <w:p w14:paraId="62BC89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КЦ (телефония)</w:t>
            </w:r>
          </w:p>
        </w:tc>
        <w:tc>
          <w:tcPr>
            <w:tcW w:w="3810" w:type="dxa"/>
          </w:tcPr>
          <w:p w14:paraId="75EDE5E2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4299050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036326E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7C005697" w14:textId="77777777" w:rsidTr="009D43E8">
        <w:tc>
          <w:tcPr>
            <w:tcW w:w="4365" w:type="dxa"/>
          </w:tcPr>
          <w:p w14:paraId="151F602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КЦ (онлайн-чат)</w:t>
            </w:r>
          </w:p>
        </w:tc>
        <w:tc>
          <w:tcPr>
            <w:tcW w:w="3810" w:type="dxa"/>
          </w:tcPr>
          <w:p w14:paraId="6FB78E3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6FD848C5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576C9797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44F9C614" w14:textId="77777777" w:rsidTr="009D43E8">
        <w:tc>
          <w:tcPr>
            <w:tcW w:w="4365" w:type="dxa"/>
          </w:tcPr>
          <w:p w14:paraId="3406DDC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back-office / HR / IT</w:t>
            </w:r>
          </w:p>
        </w:tc>
        <w:tc>
          <w:tcPr>
            <w:tcW w:w="3810" w:type="dxa"/>
          </w:tcPr>
          <w:p w14:paraId="06773679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6717A4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A6BCF3A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0F05E84" w14:textId="77777777" w:rsidTr="009D43E8">
        <w:tc>
          <w:tcPr>
            <w:tcW w:w="4365" w:type="dxa"/>
          </w:tcPr>
          <w:p w14:paraId="3D30B7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Координатор проекта (ДРиРИТ)</w:t>
            </w:r>
          </w:p>
        </w:tc>
        <w:tc>
          <w:tcPr>
            <w:tcW w:w="3810" w:type="dxa"/>
          </w:tcPr>
          <w:p w14:paraId="10F1C3E7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5F51F41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47BCCC24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88B4013" w14:textId="77777777" w:rsidTr="009D43E8">
        <w:tc>
          <w:tcPr>
            <w:tcW w:w="4365" w:type="dxa"/>
          </w:tcPr>
          <w:p w14:paraId="1066B4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Представитель ИБ (ЦКБ)</w:t>
            </w:r>
          </w:p>
        </w:tc>
        <w:tc>
          <w:tcPr>
            <w:tcW w:w="3810" w:type="dxa"/>
          </w:tcPr>
          <w:p w14:paraId="4F344923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3E6A3E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22B7743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67AE5684" w14:textId="77777777" w:rsidTr="009D43E8">
        <w:tc>
          <w:tcPr>
            <w:tcW w:w="4365" w:type="dxa"/>
          </w:tcPr>
          <w:p w14:paraId="5125E0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модуля ИИ-ассистент</w:t>
            </w:r>
          </w:p>
        </w:tc>
        <w:tc>
          <w:tcPr>
            <w:tcW w:w="3810" w:type="dxa"/>
          </w:tcPr>
          <w:p w14:paraId="352693FE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24085084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6E05983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414A37EB" w14:textId="77777777" w:rsidTr="009D43E8">
        <w:tc>
          <w:tcPr>
            <w:tcW w:w="4365" w:type="dxa"/>
          </w:tcPr>
          <w:p w14:paraId="2639F79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Владелец модуля распознавания документов</w:t>
            </w:r>
          </w:p>
        </w:tc>
        <w:tc>
          <w:tcPr>
            <w:tcW w:w="3810" w:type="dxa"/>
          </w:tcPr>
          <w:p w14:paraId="18DD574C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15" w:type="dxa"/>
          </w:tcPr>
          <w:p w14:paraId="7E6AAB7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15" w:type="dxa"/>
          </w:tcPr>
          <w:p w14:paraId="5D41D30B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</w:tbl>
    <w:p w14:paraId="575013ED" w14:textId="77777777" w:rsidR="009D43E8" w:rsidRDefault="009D43E8">
      <w:pPr>
        <w:rPr>
          <w:rFonts w:ascii="Arial" w:eastAsia="Arial" w:hAnsi="Arial" w:cs="Arial"/>
        </w:rPr>
      </w:pPr>
    </w:p>
    <w:tbl>
      <w:tblPr>
        <w:tblStyle w:val="4a"/>
        <w:tblW w:w="1300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95"/>
        <w:gridCol w:w="3735"/>
        <w:gridCol w:w="2130"/>
        <w:gridCol w:w="2745"/>
      </w:tblGrid>
      <w:tr w:rsidR="009D43E8" w14:paraId="1F47D65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395" w:type="dxa"/>
          </w:tcPr>
          <w:p w14:paraId="361957F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Роль (Исполнитель)</w:t>
            </w:r>
          </w:p>
        </w:tc>
        <w:tc>
          <w:tcPr>
            <w:tcW w:w="3735" w:type="dxa"/>
          </w:tcPr>
          <w:p w14:paraId="05509C0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ФИО</w:t>
            </w:r>
          </w:p>
        </w:tc>
        <w:tc>
          <w:tcPr>
            <w:tcW w:w="2130" w:type="dxa"/>
          </w:tcPr>
          <w:p w14:paraId="007DED8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Дата</w:t>
            </w:r>
          </w:p>
        </w:tc>
        <w:tc>
          <w:tcPr>
            <w:tcW w:w="2745" w:type="dxa"/>
          </w:tcPr>
          <w:p w14:paraId="7A0EA7C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Подпись / статус</w:t>
            </w:r>
          </w:p>
        </w:tc>
      </w:tr>
      <w:tr w:rsidR="009D43E8" w14:paraId="4B2AC4D0" w14:textId="77777777" w:rsidTr="009D43E8">
        <w:tc>
          <w:tcPr>
            <w:tcW w:w="4395" w:type="dxa"/>
          </w:tcPr>
          <w:p w14:paraId="21F775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Руководитель проекта</w:t>
            </w:r>
          </w:p>
        </w:tc>
        <w:tc>
          <w:tcPr>
            <w:tcW w:w="3735" w:type="dxa"/>
          </w:tcPr>
          <w:p w14:paraId="2D51F6DF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3C78949D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45" w:type="dxa"/>
          </w:tcPr>
          <w:p w14:paraId="78EA2F70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  <w:tr w:rsidR="009D43E8" w14:paraId="32154F45" w14:textId="77777777" w:rsidTr="009D43E8">
        <w:tc>
          <w:tcPr>
            <w:tcW w:w="4395" w:type="dxa"/>
          </w:tcPr>
          <w:p w14:paraId="42CD33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Архитектор / ведущий аналитик</w:t>
            </w:r>
          </w:p>
        </w:tc>
        <w:tc>
          <w:tcPr>
            <w:tcW w:w="3735" w:type="dxa"/>
          </w:tcPr>
          <w:p w14:paraId="553A006F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130" w:type="dxa"/>
          </w:tcPr>
          <w:p w14:paraId="2D2F927E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  <w:tc>
          <w:tcPr>
            <w:tcW w:w="2745" w:type="dxa"/>
          </w:tcPr>
          <w:p w14:paraId="1513C265" w14:textId="77777777" w:rsidR="009D43E8" w:rsidRDefault="009D43E8">
            <w:pPr>
              <w:spacing w:before="36" w:after="36"/>
              <w:rPr>
                <w:rFonts w:ascii="Arial" w:eastAsia="Arial" w:hAnsi="Arial" w:cs="Arial"/>
              </w:rPr>
            </w:pPr>
          </w:p>
        </w:tc>
      </w:tr>
    </w:tbl>
    <w:p w14:paraId="768ED4D8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i/>
          <w:iCs/>
          <w:lang w:val="ru-RU"/>
        </w:rPr>
        <w:t>Документ подготовлен Исполнителем (ООО «ГС Ритейл») для согласования с ОАО «АСБ Беларусбанк».</w:t>
      </w:r>
    </w:p>
    <w:p w14:paraId="608846F2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716A214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6A54D63E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53AC07D3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9B51ACC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03D1C23B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2114F4CD" w14:textId="77777777" w:rsidR="009D43E8" w:rsidRPr="003C42DA" w:rsidRDefault="009D43E8">
      <w:pPr>
        <w:rPr>
          <w:rFonts w:ascii="Arial" w:eastAsia="Arial" w:hAnsi="Arial" w:cs="Arial"/>
          <w:lang w:val="ru-RU"/>
        </w:rPr>
      </w:pPr>
    </w:p>
    <w:p w14:paraId="3C002C1F" w14:textId="77777777" w:rsidR="009D43E8" w:rsidRPr="003C42DA" w:rsidRDefault="00317F00">
      <w:pPr>
        <w:pStyle w:val="1"/>
        <w:rPr>
          <w:rFonts w:ascii="Arial" w:eastAsia="Arial" w:hAnsi="Arial" w:cs="Arial"/>
          <w:lang w:val="ru-RU"/>
        </w:rPr>
      </w:pPr>
      <w:bookmarkStart w:id="4672" w:name="bookmark=kix.6u851b9js3bx" w:colFirst="0" w:colLast="0"/>
      <w:bookmarkEnd w:id="4672"/>
      <w:r w:rsidRPr="003C42DA">
        <w:rPr>
          <w:rFonts w:ascii="Arial" w:eastAsia="Arial" w:hAnsi="Arial" w:cs="Arial"/>
          <w:lang w:val="ru-RU"/>
        </w:rPr>
        <w:t xml:space="preserve">Приложение </w:t>
      </w:r>
      <w:r>
        <w:rPr>
          <w:rFonts w:ascii="Arial" w:eastAsia="Arial" w:hAnsi="Arial" w:cs="Arial"/>
        </w:rPr>
        <w:t>B</w:t>
      </w:r>
      <w:r w:rsidRPr="003C42DA">
        <w:rPr>
          <w:rFonts w:ascii="Arial" w:eastAsia="Arial" w:hAnsi="Arial" w:cs="Arial"/>
          <w:lang w:val="ru-RU"/>
        </w:rPr>
        <w:t>. Реестр диалоговых сценариев КЦ (Прил.2)</w:t>
      </w:r>
    </w:p>
    <w:p w14:paraId="6DA97E52" w14:textId="77777777" w:rsidR="009D43E8" w:rsidRPr="003C42DA" w:rsidRDefault="00317F00">
      <w:pPr>
        <w:spacing w:before="180" w:after="1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lang w:val="ru-RU"/>
        </w:rPr>
        <w:t xml:space="preserve">Источник: </w:t>
      </w:r>
      <w:r w:rsidRPr="003C42DA">
        <w:rPr>
          <w:rFonts w:ascii="Arial" w:eastAsia="Arial" w:hAnsi="Arial" w:cs="Arial"/>
          <w:b/>
          <w:bCs/>
          <w:lang w:val="ru-RU"/>
        </w:rPr>
        <w:t>Прил.2</w:t>
      </w:r>
      <w:r w:rsidRPr="003C42DA">
        <w:rPr>
          <w:rFonts w:ascii="Arial" w:eastAsia="Arial" w:hAnsi="Arial" w:cs="Arial"/>
          <w:lang w:val="ru-RU"/>
        </w:rPr>
        <w:t xml:space="preserve">. </w:t>
      </w:r>
      <w:r w:rsidRPr="003C42DA">
        <w:rPr>
          <w:rFonts w:ascii="Arial" w:eastAsia="Arial" w:hAnsi="Arial" w:cs="Arial"/>
          <w:b/>
          <w:bCs/>
          <w:lang w:val="ru-RU"/>
        </w:rPr>
        <w:t>Минимум к внедрению:</w:t>
      </w:r>
      <w:r w:rsidRPr="003C42DA">
        <w:rPr>
          <w:rFonts w:ascii="Arial" w:eastAsia="Arial" w:hAnsi="Arial" w:cs="Arial"/>
          <w:lang w:val="ru-RU"/>
        </w:rPr>
        <w:t xml:space="preserve"> 50 сценариев (§4.5.2.1 ТТ); эталонных в договоре — </w:t>
      </w:r>
      <w:r w:rsidRPr="003C42DA">
        <w:rPr>
          <w:rFonts w:ascii="Arial" w:eastAsia="Arial" w:hAnsi="Arial" w:cs="Arial"/>
          <w:b/>
          <w:bCs/>
          <w:lang w:val="ru-RU"/>
        </w:rPr>
        <w:t>10</w:t>
      </w:r>
      <w:r w:rsidRPr="003C42DA">
        <w:rPr>
          <w:rFonts w:ascii="Arial" w:eastAsia="Arial" w:hAnsi="Arial" w:cs="Arial"/>
          <w:lang w:val="ru-RU"/>
        </w:rPr>
        <w:t xml:space="preserve">. </w:t>
      </w:r>
    </w:p>
    <w:tbl>
      <w:tblPr>
        <w:tblStyle w:val="3a"/>
        <w:tblW w:w="11910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60"/>
        <w:gridCol w:w="2580"/>
        <w:gridCol w:w="2475"/>
        <w:gridCol w:w="2085"/>
        <w:gridCol w:w="2310"/>
      </w:tblGrid>
      <w:tr w:rsidR="009D43E8" w14:paraId="75044BC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60" w:type="dxa"/>
          </w:tcPr>
          <w:p w14:paraId="1A60008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ID</w:t>
            </w:r>
          </w:p>
        </w:tc>
        <w:tc>
          <w:tcPr>
            <w:tcW w:w="2580" w:type="dxa"/>
          </w:tcPr>
          <w:p w14:paraId="70022FA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</w:t>
            </w:r>
          </w:p>
        </w:tc>
        <w:tc>
          <w:tcPr>
            <w:tcW w:w="2475" w:type="dxa"/>
          </w:tcPr>
          <w:p w14:paraId="1EEB4BB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Канал</w:t>
            </w:r>
          </w:p>
        </w:tc>
        <w:tc>
          <w:tcPr>
            <w:tcW w:w="2085" w:type="dxa"/>
          </w:tcPr>
          <w:p w14:paraId="43C3DBA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 ТЗ</w:t>
            </w:r>
          </w:p>
        </w:tc>
        <w:tc>
          <w:tcPr>
            <w:tcW w:w="2310" w:type="dxa"/>
          </w:tcPr>
          <w:p w14:paraId="4BCF914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Приемка</w:t>
            </w:r>
          </w:p>
        </w:tc>
      </w:tr>
      <w:tr w:rsidR="009D43E8" w14:paraId="2F1186B6" w14:textId="77777777" w:rsidTr="009D43E8">
        <w:tc>
          <w:tcPr>
            <w:tcW w:w="2460" w:type="dxa"/>
          </w:tcPr>
          <w:p w14:paraId="40DC9B2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CC-SCR-001</w:t>
            </w:r>
          </w:p>
        </w:tc>
        <w:tc>
          <w:tcPr>
            <w:tcW w:w="2580" w:type="dxa"/>
          </w:tcPr>
          <w:p w14:paraId="6A38793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14-летний хочет открыть счет</w:t>
            </w:r>
          </w:p>
        </w:tc>
        <w:tc>
          <w:tcPr>
            <w:tcW w:w="2475" w:type="dxa"/>
          </w:tcPr>
          <w:p w14:paraId="138FE5B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126D4F9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0692213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19B79BAE" w14:textId="77777777" w:rsidTr="009D43E8">
        <w:tc>
          <w:tcPr>
            <w:tcW w:w="2460" w:type="dxa"/>
          </w:tcPr>
          <w:p w14:paraId="4E69C96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CC-SCR-002</w:t>
            </w:r>
          </w:p>
        </w:tc>
        <w:tc>
          <w:tcPr>
            <w:tcW w:w="2580" w:type="dxa"/>
          </w:tcPr>
          <w:p w14:paraId="4B5FA99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Счет внуку, 6 лет</w:t>
            </w:r>
          </w:p>
        </w:tc>
        <w:tc>
          <w:tcPr>
            <w:tcW w:w="2475" w:type="dxa"/>
          </w:tcPr>
          <w:p w14:paraId="2FF8E7E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7AE58D0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535FB5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9E76DB8" w14:textId="77777777" w:rsidTr="009D43E8">
        <w:tc>
          <w:tcPr>
            <w:tcW w:w="2460" w:type="dxa"/>
          </w:tcPr>
          <w:p w14:paraId="33DC2B7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CC-SCR-003</w:t>
            </w:r>
          </w:p>
        </w:tc>
        <w:tc>
          <w:tcPr>
            <w:tcW w:w="2580" w:type="dxa"/>
          </w:tcPr>
          <w:p w14:paraId="207D4CF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Оплата телефоном (NFC)</w:t>
            </w:r>
          </w:p>
        </w:tc>
        <w:tc>
          <w:tcPr>
            <w:tcW w:w="2475" w:type="dxa"/>
          </w:tcPr>
          <w:p w14:paraId="01FEE24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2A3A530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1A90A3C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774244EF" w14:textId="77777777" w:rsidTr="009D43E8">
        <w:tc>
          <w:tcPr>
            <w:tcW w:w="2460" w:type="dxa"/>
          </w:tcPr>
          <w:p w14:paraId="7E690BA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CC-SCR-004</w:t>
            </w:r>
          </w:p>
        </w:tc>
        <w:tc>
          <w:tcPr>
            <w:tcW w:w="2580" w:type="dxa"/>
          </w:tcPr>
          <w:p w14:paraId="1EF1D1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Автокредит</w:t>
            </w:r>
          </w:p>
        </w:tc>
        <w:tc>
          <w:tcPr>
            <w:tcW w:w="2475" w:type="dxa"/>
          </w:tcPr>
          <w:p w14:paraId="3E0E4DA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45C6DFF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798B7CD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00FD8C59" w14:textId="77777777" w:rsidTr="009D43E8">
        <w:tc>
          <w:tcPr>
            <w:tcW w:w="2460" w:type="dxa"/>
          </w:tcPr>
          <w:p w14:paraId="445B81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CC-SCR-005</w:t>
            </w:r>
          </w:p>
        </w:tc>
        <w:tc>
          <w:tcPr>
            <w:tcW w:w="2580" w:type="dxa"/>
          </w:tcPr>
          <w:p w14:paraId="0581358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Перевод в РФ</w:t>
            </w:r>
          </w:p>
        </w:tc>
        <w:tc>
          <w:tcPr>
            <w:tcW w:w="2475" w:type="dxa"/>
          </w:tcPr>
          <w:p w14:paraId="48EE2F7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74A0ACE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5315A8E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7CEEDE0F" w14:textId="77777777" w:rsidTr="009D43E8">
        <w:tc>
          <w:tcPr>
            <w:tcW w:w="2460" w:type="dxa"/>
          </w:tcPr>
          <w:p w14:paraId="19FDF16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CC-SCR-006</w:t>
            </w:r>
          </w:p>
        </w:tc>
        <w:tc>
          <w:tcPr>
            <w:tcW w:w="2580" w:type="dxa"/>
          </w:tcPr>
          <w:p w14:paraId="3E2393D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PIN-код карты</w:t>
            </w:r>
          </w:p>
        </w:tc>
        <w:tc>
          <w:tcPr>
            <w:tcW w:w="2475" w:type="dxa"/>
          </w:tcPr>
          <w:p w14:paraId="75EAF7F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52373C2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2C0CAA5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0D1C9CF1" w14:textId="77777777" w:rsidTr="009D43E8">
        <w:tc>
          <w:tcPr>
            <w:tcW w:w="2460" w:type="dxa"/>
          </w:tcPr>
          <w:p w14:paraId="72C9D03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CC-SCR-007</w:t>
            </w:r>
          </w:p>
        </w:tc>
        <w:tc>
          <w:tcPr>
            <w:tcW w:w="2580" w:type="dxa"/>
          </w:tcPr>
          <w:p w14:paraId="4345EE6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Выписка для визы</w:t>
            </w:r>
          </w:p>
        </w:tc>
        <w:tc>
          <w:tcPr>
            <w:tcW w:w="2475" w:type="dxa"/>
          </w:tcPr>
          <w:p w14:paraId="6CD7BB3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2B35DF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4CD11B9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7FEC63B" w14:textId="77777777" w:rsidTr="009D43E8">
        <w:tc>
          <w:tcPr>
            <w:tcW w:w="2460" w:type="dxa"/>
          </w:tcPr>
          <w:p w14:paraId="1DBD93A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CC-SCR-008</w:t>
            </w:r>
          </w:p>
        </w:tc>
        <w:tc>
          <w:tcPr>
            <w:tcW w:w="2580" w:type="dxa"/>
          </w:tcPr>
          <w:p w14:paraId="0CD6602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Стройсбережения — срок вклада</w:t>
            </w:r>
          </w:p>
        </w:tc>
        <w:tc>
          <w:tcPr>
            <w:tcW w:w="2475" w:type="dxa"/>
          </w:tcPr>
          <w:p w14:paraId="1733CD5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959C1F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437343D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38DAD212" w14:textId="77777777" w:rsidTr="009D43E8">
        <w:tc>
          <w:tcPr>
            <w:tcW w:w="2460" w:type="dxa"/>
          </w:tcPr>
          <w:p w14:paraId="44079C9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CC-SCR-009</w:t>
            </w:r>
          </w:p>
        </w:tc>
        <w:tc>
          <w:tcPr>
            <w:tcW w:w="2580" w:type="dxa"/>
          </w:tcPr>
          <w:p w14:paraId="730E96C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Перевод на криптобиржу</w:t>
            </w:r>
          </w:p>
        </w:tc>
        <w:tc>
          <w:tcPr>
            <w:tcW w:w="2475" w:type="dxa"/>
          </w:tcPr>
          <w:p w14:paraId="11BA64C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6B8C0B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68C7176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  <w:tr w:rsidR="009D43E8" w14:paraId="175320D9" w14:textId="77777777" w:rsidTr="009D43E8">
        <w:tc>
          <w:tcPr>
            <w:tcW w:w="2460" w:type="dxa"/>
          </w:tcPr>
          <w:p w14:paraId="3DB9C0B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CC-SCR-010</w:t>
            </w:r>
          </w:p>
        </w:tc>
        <w:tc>
          <w:tcPr>
            <w:tcW w:w="2580" w:type="dxa"/>
          </w:tcPr>
          <w:p w14:paraId="1A235E4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Проверка российских рублей</w:t>
            </w:r>
          </w:p>
        </w:tc>
        <w:tc>
          <w:tcPr>
            <w:tcW w:w="2475" w:type="dxa"/>
          </w:tcPr>
          <w:p w14:paraId="59E4F1A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Телефония + чат</w:t>
            </w:r>
          </w:p>
        </w:tc>
        <w:tc>
          <w:tcPr>
            <w:tcW w:w="2085" w:type="dxa"/>
          </w:tcPr>
          <w:p w14:paraId="3F16A8E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II.3</w:t>
            </w:r>
          </w:p>
        </w:tc>
        <w:tc>
          <w:tcPr>
            <w:tcW w:w="2310" w:type="dxa"/>
          </w:tcPr>
          <w:p w14:paraId="635A393F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SUF-T-11</w:t>
            </w:r>
          </w:p>
        </w:tc>
      </w:tr>
    </w:tbl>
    <w:p w14:paraId="6B1FDB14" w14:textId="77777777" w:rsidR="009D43E8" w:rsidRDefault="009D43E8">
      <w:pPr>
        <w:rPr>
          <w:rFonts w:ascii="Arial" w:eastAsia="Arial" w:hAnsi="Arial" w:cs="Arial"/>
        </w:rPr>
      </w:pPr>
    </w:p>
    <w:p w14:paraId="40247B96" w14:textId="77777777" w:rsidR="009D43E8" w:rsidRDefault="009D43E8">
      <w:pPr>
        <w:rPr>
          <w:rFonts w:ascii="Arial" w:eastAsia="Arial" w:hAnsi="Arial" w:cs="Arial"/>
        </w:rPr>
      </w:pPr>
    </w:p>
    <w:p w14:paraId="52A603EE" w14:textId="77777777" w:rsidR="009D43E8" w:rsidRDefault="009D43E8">
      <w:pPr>
        <w:rPr>
          <w:rFonts w:ascii="Arial" w:eastAsia="Arial" w:hAnsi="Arial" w:cs="Arial"/>
        </w:rPr>
      </w:pPr>
    </w:p>
    <w:p w14:paraId="45F1A484" w14:textId="77777777" w:rsidR="009D43E8" w:rsidRDefault="009D43E8">
      <w:pPr>
        <w:rPr>
          <w:rFonts w:ascii="Arial" w:eastAsia="Arial" w:hAnsi="Arial" w:cs="Arial"/>
        </w:rPr>
      </w:pPr>
    </w:p>
    <w:p w14:paraId="62413ABC" w14:textId="77777777" w:rsidR="009D43E8" w:rsidRPr="009962AA" w:rsidRDefault="00317F00">
      <w:pPr>
        <w:pStyle w:val="1"/>
        <w:rPr>
          <w:rFonts w:ascii="Arial" w:eastAsia="Arial" w:hAnsi="Arial" w:cs="Arial"/>
          <w:lang w:val="ru-RU"/>
        </w:rPr>
      </w:pPr>
      <w:bookmarkStart w:id="4673" w:name="bookmark=kix.4zkrui9h45av" w:colFirst="0" w:colLast="0"/>
      <w:bookmarkEnd w:id="4673"/>
      <w:r w:rsidRPr="009962AA">
        <w:rPr>
          <w:rFonts w:ascii="Arial" w:eastAsia="Arial" w:hAnsi="Arial" w:cs="Arial"/>
          <w:lang w:val="ru-RU"/>
        </w:rPr>
        <w:lastRenderedPageBreak/>
        <w:t xml:space="preserve">Приложение </w:t>
      </w:r>
      <w:r>
        <w:rPr>
          <w:rFonts w:ascii="Arial" w:eastAsia="Arial" w:hAnsi="Arial" w:cs="Arial"/>
        </w:rPr>
        <w:t>C</w:t>
      </w:r>
      <w:r w:rsidRPr="009962AA">
        <w:rPr>
          <w:rFonts w:ascii="Arial" w:eastAsia="Arial" w:hAnsi="Arial" w:cs="Arial"/>
          <w:lang w:val="ru-RU"/>
        </w:rPr>
        <w:t>. Источники разработки</w:t>
      </w:r>
    </w:p>
    <w:p w14:paraId="7B7735E1" w14:textId="77777777" w:rsidR="009D43E8" w:rsidRPr="003C42DA" w:rsidRDefault="00317F00">
      <w:pPr>
        <w:spacing w:before="100" w:after="100"/>
        <w:ind w:left="480" w:right="480"/>
        <w:rPr>
          <w:rFonts w:ascii="Arial" w:eastAsia="Arial" w:hAnsi="Arial" w:cs="Arial"/>
          <w:lang w:val="ru-RU"/>
        </w:rPr>
      </w:pPr>
      <w:r w:rsidRPr="003C42DA">
        <w:rPr>
          <w:rFonts w:ascii="Arial" w:eastAsia="Arial" w:hAnsi="Arial" w:cs="Arial"/>
          <w:i/>
          <w:iCs/>
          <w:lang w:val="ru-RU"/>
        </w:rPr>
        <w:t>ГОСТ 34.602 §9. Перечень документов, на основании которых разрабатывается настоящее ТЗ.</w:t>
      </w:r>
    </w:p>
    <w:p w14:paraId="275AF50C" w14:textId="77777777" w:rsidR="009D43E8" w:rsidRDefault="00317F00">
      <w:pPr>
        <w:pStyle w:val="2"/>
        <w:rPr>
          <w:rFonts w:ascii="Arial" w:eastAsia="Arial" w:hAnsi="Arial" w:cs="Arial"/>
        </w:rPr>
      </w:pPr>
      <w:bookmarkStart w:id="4674" w:name="bookmark=kix.n6g46ir8l5ta" w:colFirst="0" w:colLast="0"/>
      <w:bookmarkEnd w:id="4674"/>
      <w:r>
        <w:rPr>
          <w:rFonts w:ascii="Arial" w:eastAsia="Arial" w:hAnsi="Arial" w:cs="Arial"/>
        </w:rPr>
        <w:t>C.1. Договорные и нормативные документы</w:t>
      </w:r>
    </w:p>
    <w:tbl>
      <w:tblPr>
        <w:tblStyle w:val="2a"/>
        <w:tblW w:w="1321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880"/>
        <w:gridCol w:w="5070"/>
        <w:gridCol w:w="5265"/>
      </w:tblGrid>
      <w:tr w:rsidR="009D43E8" w14:paraId="3503138B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0" w:type="dxa"/>
          </w:tcPr>
          <w:p w14:paraId="67778E0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Документ</w:t>
            </w:r>
          </w:p>
        </w:tc>
        <w:tc>
          <w:tcPr>
            <w:tcW w:w="5070" w:type="dxa"/>
          </w:tcPr>
          <w:p w14:paraId="70904CA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Путь</w:t>
            </w:r>
          </w:p>
        </w:tc>
        <w:tc>
          <w:tcPr>
            <w:tcW w:w="5265" w:type="dxa"/>
          </w:tcPr>
          <w:p w14:paraId="6AD97FA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Использование в ТЗ</w:t>
            </w:r>
          </w:p>
        </w:tc>
      </w:tr>
      <w:tr w:rsidR="009D43E8" w14:paraId="0D33D300" w14:textId="77777777" w:rsidTr="009D43E8">
        <w:tc>
          <w:tcPr>
            <w:tcW w:w="2880" w:type="dxa"/>
          </w:tcPr>
          <w:p w14:paraId="5211884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Приложение 1 — технические требования</w:t>
            </w:r>
          </w:p>
        </w:tc>
        <w:tc>
          <w:tcPr>
            <w:tcW w:w="5070" w:type="dxa"/>
          </w:tcPr>
          <w:p w14:paraId="05A6AC6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Прил.1</w:t>
            </w:r>
          </w:p>
        </w:tc>
        <w:tc>
          <w:tcPr>
            <w:tcW w:w="5265" w:type="dxa"/>
          </w:tcPr>
          <w:p w14:paraId="663152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Содержание требований §1–11</w:t>
            </w:r>
          </w:p>
        </w:tc>
      </w:tr>
      <w:tr w:rsidR="009D43E8" w14:paraId="6ECF6ED7" w14:textId="77777777" w:rsidTr="009D43E8">
        <w:tc>
          <w:tcPr>
            <w:tcW w:w="2880" w:type="dxa"/>
          </w:tcPr>
          <w:p w14:paraId="183271B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Приложение 2 — сценарии КЦ</w:t>
            </w:r>
          </w:p>
        </w:tc>
        <w:tc>
          <w:tcPr>
            <w:tcW w:w="5070" w:type="dxa"/>
          </w:tcPr>
          <w:p w14:paraId="6240E3E6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Прил.2</w:t>
            </w:r>
          </w:p>
        </w:tc>
        <w:tc>
          <w:tcPr>
            <w:tcW w:w="5265" w:type="dxa"/>
          </w:tcPr>
          <w:p w14:paraId="6E73E2C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Прил. B</w:t>
            </w:r>
          </w:p>
        </w:tc>
      </w:tr>
      <w:tr w:rsidR="009D43E8" w14:paraId="00D7AFE0" w14:textId="77777777" w:rsidTr="009D43E8">
        <w:tc>
          <w:tcPr>
            <w:tcW w:w="2880" w:type="dxa"/>
          </w:tcPr>
          <w:p w14:paraId="26DC0ED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ГОСТ 34.602-2020</w:t>
            </w:r>
          </w:p>
        </w:tc>
        <w:tc>
          <w:tcPr>
            <w:tcW w:w="5070" w:type="dxa"/>
          </w:tcPr>
          <w:p w14:paraId="633214C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Структура ТЗ</w:t>
            </w:r>
          </w:p>
        </w:tc>
        <w:tc>
          <w:tcPr>
            <w:tcW w:w="5265" w:type="dxa"/>
          </w:tcPr>
          <w:p w14:paraId="135361B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I.1.1</w:t>
            </w:r>
          </w:p>
        </w:tc>
      </w:tr>
      <w:tr w:rsidR="009D43E8" w14:paraId="21E4F34B" w14:textId="77777777" w:rsidTr="009D43E8">
        <w:tc>
          <w:tcPr>
            <w:tcW w:w="2880" w:type="dxa"/>
          </w:tcPr>
          <w:p w14:paraId="6D82DF6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Приказ ОАЦ № 66</w:t>
            </w:r>
          </w:p>
        </w:tc>
        <w:tc>
          <w:tcPr>
            <w:tcW w:w="5070" w:type="dxa"/>
          </w:tcPr>
          <w:p w14:paraId="50C1EACE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Прил.1 §8.14</w:t>
            </w:r>
          </w:p>
        </w:tc>
        <w:tc>
          <w:tcPr>
            <w:tcW w:w="5265" w:type="dxa"/>
          </w:tcPr>
          <w:p w14:paraId="3A59CB9C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I.9</w:t>
            </w:r>
          </w:p>
        </w:tc>
      </w:tr>
    </w:tbl>
    <w:p w14:paraId="675652FE" w14:textId="77777777" w:rsidR="009D43E8" w:rsidRDefault="00317F00">
      <w:pPr>
        <w:pStyle w:val="2"/>
        <w:rPr>
          <w:rFonts w:ascii="Arial" w:eastAsia="Arial" w:hAnsi="Arial" w:cs="Arial"/>
        </w:rPr>
      </w:pPr>
      <w:bookmarkStart w:id="4675" w:name="bookmark=kix.vma470sjnub" w:colFirst="0" w:colLast="0"/>
      <w:bookmarkEnd w:id="4675"/>
      <w:r>
        <w:rPr>
          <w:rFonts w:ascii="Arial" w:eastAsia="Arial" w:hAnsi="Arial" w:cs="Arial"/>
        </w:rPr>
        <w:t xml:space="preserve">C.2. Исходные материалы заказчика </w:t>
      </w:r>
    </w:p>
    <w:tbl>
      <w:tblPr>
        <w:tblStyle w:val="1a"/>
        <w:tblW w:w="13275" w:type="dxa"/>
        <w:tblInd w:w="-1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70"/>
        <w:gridCol w:w="3270"/>
        <w:gridCol w:w="3375"/>
        <w:gridCol w:w="4560"/>
      </w:tblGrid>
      <w:tr w:rsidR="009D43E8" w14:paraId="1184F31D" w14:textId="77777777" w:rsidTr="009D43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70" w:type="dxa"/>
          </w:tcPr>
          <w:p w14:paraId="75BAD6C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Категория</w:t>
            </w:r>
          </w:p>
        </w:tc>
        <w:tc>
          <w:tcPr>
            <w:tcW w:w="3270" w:type="dxa"/>
          </w:tcPr>
          <w:p w14:paraId="1BCF725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Наименование/описание</w:t>
            </w:r>
          </w:p>
        </w:tc>
        <w:tc>
          <w:tcPr>
            <w:tcW w:w="3375" w:type="dxa"/>
          </w:tcPr>
          <w:p w14:paraId="0061E4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Прочитано и изучено</w:t>
            </w:r>
          </w:p>
        </w:tc>
        <w:tc>
          <w:tcPr>
            <w:tcW w:w="4560" w:type="dxa"/>
          </w:tcPr>
          <w:p w14:paraId="467855EB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Разделы ТЗ</w:t>
            </w:r>
          </w:p>
        </w:tc>
      </w:tr>
      <w:tr w:rsidR="009D43E8" w14:paraId="6B7082B8" w14:textId="77777777" w:rsidTr="009D43E8">
        <w:tc>
          <w:tcPr>
            <w:tcW w:w="2070" w:type="dxa"/>
          </w:tcPr>
          <w:p w14:paraId="346F6020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Active Directory</w:t>
            </w:r>
          </w:p>
        </w:tc>
        <w:tc>
          <w:tcPr>
            <w:tcW w:w="3270" w:type="dxa"/>
          </w:tcPr>
          <w:p w14:paraId="2FC77522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Структура AD</w:t>
            </w:r>
          </w:p>
        </w:tc>
        <w:tc>
          <w:tcPr>
            <w:tcW w:w="3375" w:type="dxa"/>
          </w:tcPr>
          <w:p w14:paraId="11E55419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 + LDIF)</w:t>
            </w:r>
          </w:p>
        </w:tc>
        <w:tc>
          <w:tcPr>
            <w:tcW w:w="4560" w:type="dxa"/>
          </w:tcPr>
          <w:p w14:paraId="25D80625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I.4, I.10</w:t>
            </w:r>
          </w:p>
        </w:tc>
      </w:tr>
      <w:tr w:rsidR="009D43E8" w14:paraId="66B1BC8A" w14:textId="77777777" w:rsidTr="009D43E8">
        <w:tc>
          <w:tcPr>
            <w:tcW w:w="2070" w:type="dxa"/>
          </w:tcPr>
          <w:p w14:paraId="5653BF6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Oktell</w:t>
            </w:r>
          </w:p>
        </w:tc>
        <w:tc>
          <w:tcPr>
            <w:tcW w:w="3270" w:type="dxa"/>
          </w:tcPr>
          <w:p w14:paraId="65E2EEA4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Oktell</w:t>
            </w:r>
          </w:p>
        </w:tc>
        <w:tc>
          <w:tcPr>
            <w:tcW w:w="3375" w:type="dxa"/>
          </w:tcPr>
          <w:p w14:paraId="4DE9FF1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 + PDF)</w:t>
            </w:r>
          </w:p>
        </w:tc>
        <w:tc>
          <w:tcPr>
            <w:tcW w:w="4560" w:type="dxa"/>
          </w:tcPr>
          <w:p w14:paraId="24EB01D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VI.2, VII.5</w:t>
            </w:r>
          </w:p>
        </w:tc>
      </w:tr>
      <w:tr w:rsidR="009D43E8" w14:paraId="75661ACE" w14:textId="77777777" w:rsidTr="009D43E8">
        <w:tc>
          <w:tcPr>
            <w:tcW w:w="2070" w:type="dxa"/>
          </w:tcPr>
          <w:p w14:paraId="4B9ADF83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СУЗ</w:t>
            </w:r>
          </w:p>
        </w:tc>
        <w:tc>
          <w:tcPr>
            <w:tcW w:w="3270" w:type="dxa"/>
          </w:tcPr>
          <w:p w14:paraId="0F7D7537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СУЗ</w:t>
            </w:r>
          </w:p>
        </w:tc>
        <w:tc>
          <w:tcPr>
            <w:tcW w:w="3375" w:type="dxa"/>
          </w:tcPr>
          <w:p w14:paraId="5B06838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Да (DOCX)</w:t>
            </w:r>
          </w:p>
        </w:tc>
        <w:tc>
          <w:tcPr>
            <w:tcW w:w="4560" w:type="dxa"/>
          </w:tcPr>
          <w:p w14:paraId="23F126B1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VI.1</w:t>
            </w:r>
          </w:p>
        </w:tc>
      </w:tr>
      <w:tr w:rsidR="009D43E8" w14:paraId="20456E37" w14:textId="77777777" w:rsidTr="009D43E8">
        <w:tc>
          <w:tcPr>
            <w:tcW w:w="2070" w:type="dxa"/>
          </w:tcPr>
          <w:p w14:paraId="691F4E1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SIEM </w:t>
            </w:r>
            <w:del w:id="4676" w:author="Никита Гринь" w:date="2026-08-05T12:33:00Z" w16du:dateUtc="2026-08-05T09:33:00Z">
              <w:r w:rsidDel="00D65562">
                <w:rPr>
                  <w:rFonts w:ascii="Arial" w:eastAsia="Arial" w:hAnsi="Arial" w:cs="Arial"/>
                </w:rPr>
                <w:delText>(KUMA)</w:delText>
              </w:r>
            </w:del>
          </w:p>
        </w:tc>
        <w:tc>
          <w:tcPr>
            <w:tcW w:w="3270" w:type="dxa"/>
          </w:tcPr>
          <w:p w14:paraId="7104A358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исходные материалы заказчика</w:t>
            </w:r>
          </w:p>
        </w:tc>
        <w:tc>
          <w:tcPr>
            <w:tcW w:w="3375" w:type="dxa"/>
          </w:tcPr>
          <w:p w14:paraId="59FB6DFD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Открытая документация Kaspersky</w:t>
            </w:r>
          </w:p>
        </w:tc>
        <w:tc>
          <w:tcPr>
            <w:tcW w:w="4560" w:type="dxa"/>
          </w:tcPr>
          <w:p w14:paraId="1DB7690A" w14:textId="77777777" w:rsidR="009D43E8" w:rsidRDefault="00317F00">
            <w:pPr>
              <w:spacing w:before="36" w:after="36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VI.3</w:t>
            </w:r>
          </w:p>
        </w:tc>
      </w:tr>
    </w:tbl>
    <w:p w14:paraId="22A1F5B2" w14:textId="77777777" w:rsidR="009D43E8" w:rsidRDefault="009D43E8">
      <w:pPr>
        <w:pStyle w:val="2"/>
        <w:rPr>
          <w:rFonts w:ascii="Arial" w:eastAsia="Arial" w:hAnsi="Arial" w:cs="Arial"/>
        </w:rPr>
      </w:pPr>
      <w:bookmarkStart w:id="4677" w:name="_heading=h.guxrurcyorm7" w:colFirst="0" w:colLast="0"/>
      <w:bookmarkEnd w:id="4677"/>
    </w:p>
    <w:p w14:paraId="3A5B6C9B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60623FF6" w14:textId="77777777" w:rsidR="009D43E8" w:rsidRDefault="009D43E8">
      <w:pPr>
        <w:pBdr>
          <w:top w:val="nil"/>
          <w:left w:val="nil"/>
          <w:bottom w:val="nil"/>
          <w:right w:val="nil"/>
          <w:between w:val="nil"/>
        </w:pBdr>
        <w:spacing w:before="180" w:after="180"/>
        <w:rPr>
          <w:rFonts w:ascii="Arial" w:eastAsia="Arial" w:hAnsi="Arial" w:cs="Arial"/>
          <w:b/>
          <w:bCs/>
        </w:rPr>
      </w:pPr>
    </w:p>
    <w:p w14:paraId="343CAF69" w14:textId="77777777" w:rsidR="009D43E8" w:rsidRDefault="009D43E8">
      <w:pPr>
        <w:rPr>
          <w:rFonts w:ascii="Arial" w:eastAsia="Arial" w:hAnsi="Arial" w:cs="Arial"/>
        </w:rPr>
      </w:pPr>
    </w:p>
    <w:sectPr w:rsidR="009D43E8">
      <w:pgSz w:w="15840" w:h="12240" w:orient="landscape"/>
      <w:pgMar w:top="1440" w:right="1440" w:bottom="1440" w:left="144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9AC32" w14:textId="77777777" w:rsidR="0076074B" w:rsidRDefault="0076074B" w:rsidP="006100D9">
      <w:pPr>
        <w:spacing w:after="0"/>
      </w:pPr>
      <w:r>
        <w:separator/>
      </w:r>
    </w:p>
  </w:endnote>
  <w:endnote w:type="continuationSeparator" w:id="0">
    <w:p w14:paraId="23DB6812" w14:textId="77777777" w:rsidR="0076074B" w:rsidRDefault="0076074B" w:rsidP="006100D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B9562620-6599-4A25-A94C-FC6E46FE0580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A5D727D4-AD70-4CAB-A704-7F0BB67A0532}"/>
    <w:embedBold r:id="rId3" w:fontKey="{7154DF2F-D29F-4ECA-A6E7-09BA78109C89}"/>
    <w:embedItalic r:id="rId4" w:fontKey="{04709BE3-E385-475E-BF00-8192CBCE2730}"/>
  </w:font>
  <w:font w:name="Play">
    <w:charset w:val="00"/>
    <w:family w:val="auto"/>
    <w:pitch w:val="default"/>
    <w:embedRegular r:id="rId5" w:fontKey="{D1ACA6D9-335E-4EF9-8FBF-435B00BEB4BF}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  <w:embedRegular r:id="rId6" w:fontKey="{2E0CDC3A-5A5A-4B26-B2AD-27B6AD12BE17}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  <w:embedRegular r:id="rId7" w:fontKey="{6F392600-E437-4078-A077-BD0641FA8B5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8" w:fontKey="{67214505-E37B-4D64-9C22-D05638702B59}"/>
    <w:embedBold r:id="rId9" w:fontKey="{873C3051-125C-4AD2-9833-F02EC60EA402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0" w:fontKey="{0231EF1F-691F-4A15-9B7A-0E70017BBD9F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1" w:fontKey="{47DD7A18-7EBC-428A-AE82-F8A29D83D23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0146830"/>
      <w:docPartObj>
        <w:docPartGallery w:val="Page Numbers (Bottom of Page)"/>
        <w:docPartUnique/>
      </w:docPartObj>
    </w:sdtPr>
    <w:sdtContent>
      <w:p w14:paraId="6BB9224B" w14:textId="7E000963" w:rsidR="004E522C" w:rsidRDefault="004E522C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61A5D" w:rsidRPr="00E61A5D">
          <w:rPr>
            <w:noProof/>
            <w:lang w:val="ru-RU"/>
          </w:rPr>
          <w:t>277</w:t>
        </w:r>
        <w:r>
          <w:fldChar w:fldCharType="end"/>
        </w:r>
      </w:p>
    </w:sdtContent>
  </w:sdt>
  <w:p w14:paraId="74E86DDB" w14:textId="77777777" w:rsidR="004E522C" w:rsidRDefault="004E522C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08F29D" w14:textId="77777777" w:rsidR="0076074B" w:rsidRDefault="0076074B" w:rsidP="006100D9">
      <w:pPr>
        <w:spacing w:after="0"/>
      </w:pPr>
      <w:r>
        <w:separator/>
      </w:r>
    </w:p>
  </w:footnote>
  <w:footnote w:type="continuationSeparator" w:id="0">
    <w:p w14:paraId="268DBD7A" w14:textId="77777777" w:rsidR="0076074B" w:rsidRDefault="0076074B" w:rsidP="006100D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7724"/>
    <w:multiLevelType w:val="multilevel"/>
    <w:tmpl w:val="D576B86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13365C"/>
    <w:multiLevelType w:val="multilevel"/>
    <w:tmpl w:val="50B23A70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33083D"/>
    <w:multiLevelType w:val="multilevel"/>
    <w:tmpl w:val="571A055C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3B20D3"/>
    <w:multiLevelType w:val="multilevel"/>
    <w:tmpl w:val="F57AF7A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5482500"/>
    <w:multiLevelType w:val="multilevel"/>
    <w:tmpl w:val="6D749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E55DB"/>
    <w:multiLevelType w:val="multilevel"/>
    <w:tmpl w:val="EF4A75B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16654B37"/>
    <w:multiLevelType w:val="multilevel"/>
    <w:tmpl w:val="9EBC381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B926B76"/>
    <w:multiLevelType w:val="multilevel"/>
    <w:tmpl w:val="D7BA9C46"/>
    <w:lvl w:ilvl="0">
      <w:numFmt w:val="bullet"/>
      <w:lvlText w:val="●"/>
      <w:lvlJc w:val="left"/>
      <w:pPr>
        <w:ind w:left="720" w:hanging="360"/>
      </w:pPr>
      <w:rPr>
        <w:u w:val="none"/>
      </w:rPr>
    </w:lvl>
    <w:lvl w:ilvl="1">
      <w:numFmt w:val="bullet"/>
      <w:lvlText w:val="o"/>
      <w:lvlJc w:val="left"/>
      <w:pPr>
        <w:ind w:left="1440" w:hanging="360"/>
      </w:pPr>
      <w:rPr>
        <w:u w:val="none"/>
      </w:rPr>
    </w:lvl>
    <w:lvl w:ilvl="2">
      <w:numFmt w:val="bullet"/>
      <w:lvlText w:val="▪"/>
      <w:lvlJc w:val="left"/>
      <w:pPr>
        <w:ind w:left="2160" w:hanging="360"/>
      </w:pPr>
      <w:rPr>
        <w:u w:val="none"/>
      </w:rPr>
    </w:lvl>
    <w:lvl w:ilvl="3">
      <w:numFmt w:val="bullet"/>
      <w:lvlText w:val="●"/>
      <w:lvlJc w:val="left"/>
      <w:pPr>
        <w:ind w:left="2880" w:hanging="360"/>
      </w:pPr>
      <w:rPr>
        <w:u w:val="none"/>
      </w:rPr>
    </w:lvl>
    <w:lvl w:ilvl="4">
      <w:numFmt w:val="bullet"/>
      <w:lvlText w:val="o"/>
      <w:lvlJc w:val="left"/>
      <w:pPr>
        <w:ind w:left="3600" w:hanging="360"/>
      </w:pPr>
      <w:rPr>
        <w:u w:val="none"/>
      </w:rPr>
    </w:lvl>
    <w:lvl w:ilvl="5">
      <w:numFmt w:val="bullet"/>
      <w:lvlText w:val="▪"/>
      <w:lvlJc w:val="left"/>
      <w:pPr>
        <w:ind w:left="4320" w:hanging="360"/>
      </w:pPr>
      <w:rPr>
        <w:u w:val="none"/>
      </w:rPr>
    </w:lvl>
    <w:lvl w:ilvl="6">
      <w:numFmt w:val="bullet"/>
      <w:lvlText w:val="●"/>
      <w:lvlJc w:val="left"/>
      <w:pPr>
        <w:ind w:left="5040" w:hanging="360"/>
      </w:pPr>
      <w:rPr>
        <w:u w:val="none"/>
      </w:rPr>
    </w:lvl>
    <w:lvl w:ilvl="7">
      <w:numFmt w:val="bullet"/>
      <w:lvlText w:val="o"/>
      <w:lvlJc w:val="left"/>
      <w:pPr>
        <w:ind w:left="5760" w:hanging="360"/>
      </w:pPr>
      <w:rPr>
        <w:u w:val="none"/>
      </w:rPr>
    </w:lvl>
    <w:lvl w:ilvl="8"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2F8388B"/>
    <w:multiLevelType w:val="multilevel"/>
    <w:tmpl w:val="D5B28EC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A78681D"/>
    <w:multiLevelType w:val="multilevel"/>
    <w:tmpl w:val="CD0C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5B7E93"/>
    <w:multiLevelType w:val="multilevel"/>
    <w:tmpl w:val="451464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A0C1DEE"/>
    <w:multiLevelType w:val="multilevel"/>
    <w:tmpl w:val="C0DA25C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3A9057F4"/>
    <w:multiLevelType w:val="multilevel"/>
    <w:tmpl w:val="06429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DF15FB"/>
    <w:multiLevelType w:val="multilevel"/>
    <w:tmpl w:val="FF7A7B0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3F724596"/>
    <w:multiLevelType w:val="multilevel"/>
    <w:tmpl w:val="A5C62918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46520235"/>
    <w:multiLevelType w:val="multilevel"/>
    <w:tmpl w:val="D100854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14456D0"/>
    <w:multiLevelType w:val="multilevel"/>
    <w:tmpl w:val="4F5AB2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1D93EB7"/>
    <w:multiLevelType w:val="multilevel"/>
    <w:tmpl w:val="8B68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24E4B79"/>
    <w:multiLevelType w:val="multilevel"/>
    <w:tmpl w:val="6DAAA5B0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19" w15:restartNumberingAfterBreak="0">
    <w:nsid w:val="52D1595A"/>
    <w:multiLevelType w:val="multilevel"/>
    <w:tmpl w:val="1AE63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C6674C"/>
    <w:multiLevelType w:val="multilevel"/>
    <w:tmpl w:val="4380DF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58FF7CB3"/>
    <w:multiLevelType w:val="multilevel"/>
    <w:tmpl w:val="462208D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5A94291F"/>
    <w:multiLevelType w:val="multilevel"/>
    <w:tmpl w:val="9B88440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AA12AB5"/>
    <w:multiLevelType w:val="multilevel"/>
    <w:tmpl w:val="221C15F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5BE353D7"/>
    <w:multiLevelType w:val="multilevel"/>
    <w:tmpl w:val="3B3CD36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D7E6A38"/>
    <w:multiLevelType w:val="multilevel"/>
    <w:tmpl w:val="694288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5F77217C"/>
    <w:multiLevelType w:val="multilevel"/>
    <w:tmpl w:val="BA062BA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60600BFD"/>
    <w:multiLevelType w:val="multilevel"/>
    <w:tmpl w:val="3DC0821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10D770E"/>
    <w:multiLevelType w:val="multilevel"/>
    <w:tmpl w:val="32707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2F75C4D"/>
    <w:multiLevelType w:val="multilevel"/>
    <w:tmpl w:val="A02C48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3615577"/>
    <w:multiLevelType w:val="hybridMultilevel"/>
    <w:tmpl w:val="E34EC7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2217B8"/>
    <w:multiLevelType w:val="multilevel"/>
    <w:tmpl w:val="66B6DAE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2" w15:restartNumberingAfterBreak="0">
    <w:nsid w:val="68293669"/>
    <w:multiLevelType w:val="multilevel"/>
    <w:tmpl w:val="0F4C252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6CA25A27"/>
    <w:multiLevelType w:val="multilevel"/>
    <w:tmpl w:val="8AC4109E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6F1E2A1A"/>
    <w:multiLevelType w:val="multilevel"/>
    <w:tmpl w:val="AFCA7D3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FC82AED"/>
    <w:multiLevelType w:val="multilevel"/>
    <w:tmpl w:val="18A4CF7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70F95B71"/>
    <w:multiLevelType w:val="multilevel"/>
    <w:tmpl w:val="6EF64370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724929AF"/>
    <w:multiLevelType w:val="multilevel"/>
    <w:tmpl w:val="A87AC2C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8" w15:restartNumberingAfterBreak="0">
    <w:nsid w:val="728A7044"/>
    <w:multiLevelType w:val="multilevel"/>
    <w:tmpl w:val="4E0EC414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3E43E2D"/>
    <w:multiLevelType w:val="multilevel"/>
    <w:tmpl w:val="F044FB9C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9C41E9A"/>
    <w:multiLevelType w:val="multilevel"/>
    <w:tmpl w:val="7428A7AA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7A0E4137"/>
    <w:multiLevelType w:val="multilevel"/>
    <w:tmpl w:val="398E7902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2" w15:restartNumberingAfterBreak="0">
    <w:nsid w:val="7BC92CE9"/>
    <w:multiLevelType w:val="multilevel"/>
    <w:tmpl w:val="52DE9F3A"/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3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3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3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3"/>
      <w:numFmt w:val="decimal"/>
      <w:lvlText w:val="%5."/>
      <w:lvlJc w:val="left"/>
      <w:pPr>
        <w:ind w:left="3600" w:hanging="360"/>
      </w:pPr>
      <w:rPr>
        <w:u w:val="none"/>
      </w:rPr>
    </w:lvl>
    <w:lvl w:ilvl="5">
      <w:start w:val="3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3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3"/>
      <w:numFmt w:val="decimal"/>
      <w:lvlText w:val="%8."/>
      <w:lvlJc w:val="left"/>
      <w:pPr>
        <w:ind w:left="5760" w:hanging="360"/>
      </w:pPr>
      <w:rPr>
        <w:u w:val="none"/>
      </w:rPr>
    </w:lvl>
    <w:lvl w:ilvl="8">
      <w:start w:val="3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392195285">
    <w:abstractNumId w:val="2"/>
  </w:num>
  <w:num w:numId="2" w16cid:durableId="1676151595">
    <w:abstractNumId w:val="42"/>
  </w:num>
  <w:num w:numId="3" w16cid:durableId="815102411">
    <w:abstractNumId w:val="1"/>
  </w:num>
  <w:num w:numId="4" w16cid:durableId="1699574983">
    <w:abstractNumId w:val="7"/>
  </w:num>
  <w:num w:numId="5" w16cid:durableId="390888564">
    <w:abstractNumId w:val="29"/>
  </w:num>
  <w:num w:numId="6" w16cid:durableId="392319295">
    <w:abstractNumId w:val="20"/>
  </w:num>
  <w:num w:numId="7" w16cid:durableId="163708983">
    <w:abstractNumId w:val="25"/>
  </w:num>
  <w:num w:numId="8" w16cid:durableId="2092045336">
    <w:abstractNumId w:val="26"/>
  </w:num>
  <w:num w:numId="9" w16cid:durableId="611085095">
    <w:abstractNumId w:val="31"/>
  </w:num>
  <w:num w:numId="10" w16cid:durableId="1298220152">
    <w:abstractNumId w:val="41"/>
  </w:num>
  <w:num w:numId="11" w16cid:durableId="72317664">
    <w:abstractNumId w:val="36"/>
  </w:num>
  <w:num w:numId="12" w16cid:durableId="139395312">
    <w:abstractNumId w:val="22"/>
  </w:num>
  <w:num w:numId="13" w16cid:durableId="798838553">
    <w:abstractNumId w:val="37"/>
  </w:num>
  <w:num w:numId="14" w16cid:durableId="1761412843">
    <w:abstractNumId w:val="8"/>
  </w:num>
  <w:num w:numId="15" w16cid:durableId="2050252930">
    <w:abstractNumId w:val="15"/>
  </w:num>
  <w:num w:numId="16" w16cid:durableId="1187209985">
    <w:abstractNumId w:val="11"/>
  </w:num>
  <w:num w:numId="17" w16cid:durableId="2113208455">
    <w:abstractNumId w:val="27"/>
  </w:num>
  <w:num w:numId="18" w16cid:durableId="171795577">
    <w:abstractNumId w:val="10"/>
  </w:num>
  <w:num w:numId="19" w16cid:durableId="112287408">
    <w:abstractNumId w:val="23"/>
  </w:num>
  <w:num w:numId="20" w16cid:durableId="483205906">
    <w:abstractNumId w:val="13"/>
  </w:num>
  <w:num w:numId="21" w16cid:durableId="448008442">
    <w:abstractNumId w:val="38"/>
  </w:num>
  <w:num w:numId="22" w16cid:durableId="2070495723">
    <w:abstractNumId w:val="32"/>
  </w:num>
  <w:num w:numId="23" w16cid:durableId="2002346623">
    <w:abstractNumId w:val="33"/>
  </w:num>
  <w:num w:numId="24" w16cid:durableId="1308582801">
    <w:abstractNumId w:val="0"/>
  </w:num>
  <w:num w:numId="25" w16cid:durableId="1987665417">
    <w:abstractNumId w:val="14"/>
  </w:num>
  <w:num w:numId="26" w16cid:durableId="475611773">
    <w:abstractNumId w:val="34"/>
  </w:num>
  <w:num w:numId="27" w16cid:durableId="1890261244">
    <w:abstractNumId w:val="35"/>
  </w:num>
  <w:num w:numId="28" w16cid:durableId="1654287704">
    <w:abstractNumId w:val="3"/>
  </w:num>
  <w:num w:numId="29" w16cid:durableId="1881892895">
    <w:abstractNumId w:val="24"/>
  </w:num>
  <w:num w:numId="30" w16cid:durableId="1430004486">
    <w:abstractNumId w:val="5"/>
  </w:num>
  <w:num w:numId="31" w16cid:durableId="158615516">
    <w:abstractNumId w:val="40"/>
  </w:num>
  <w:num w:numId="32" w16cid:durableId="901986834">
    <w:abstractNumId w:val="18"/>
  </w:num>
  <w:num w:numId="33" w16cid:durableId="2047560696">
    <w:abstractNumId w:val="39"/>
  </w:num>
  <w:num w:numId="34" w16cid:durableId="1063452975">
    <w:abstractNumId w:val="6"/>
  </w:num>
  <w:num w:numId="35" w16cid:durableId="822619225">
    <w:abstractNumId w:val="16"/>
  </w:num>
  <w:num w:numId="36" w16cid:durableId="1594240344">
    <w:abstractNumId w:val="21"/>
  </w:num>
  <w:num w:numId="37" w16cid:durableId="1977756554">
    <w:abstractNumId w:val="17"/>
  </w:num>
  <w:num w:numId="38" w16cid:durableId="884410921">
    <w:abstractNumId w:val="30"/>
  </w:num>
  <w:num w:numId="39" w16cid:durableId="2137944779">
    <w:abstractNumId w:val="12"/>
  </w:num>
  <w:num w:numId="40" w16cid:durableId="475727019">
    <w:abstractNumId w:val="28"/>
  </w:num>
  <w:num w:numId="41" w16cid:durableId="1585332697">
    <w:abstractNumId w:val="4"/>
  </w:num>
  <w:num w:numId="42" w16cid:durableId="565722743">
    <w:abstractNumId w:val="19"/>
  </w:num>
  <w:num w:numId="43" w16cid:durableId="454250987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Никита Гринь">
    <w15:presenceInfo w15:providerId="Windows Live" w15:userId="55e9a41690db9d81"/>
  </w15:person>
  <w15:person w15:author="Солдатенко Евгений Павлович">
    <w15:presenceInfo w15:providerId="None" w15:userId="Солдатенко Евгений Павлович"/>
  </w15:person>
  <w15:person w15:author="Пекарская Юлия Валентиновна">
    <w15:presenceInfo w15:providerId="None" w15:userId="Пекарская Юлия Валентиновна"/>
  </w15:person>
  <w15:person w15:author="Солонович Татьяна Игоревна">
    <w15:presenceInfo w15:providerId="None" w15:userId="Солонович Татьяна Игоревна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hideSpellingErrors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3E8"/>
    <w:rsid w:val="0000006D"/>
    <w:rsid w:val="00001D09"/>
    <w:rsid w:val="00002E74"/>
    <w:rsid w:val="000033A0"/>
    <w:rsid w:val="00006401"/>
    <w:rsid w:val="00006AEA"/>
    <w:rsid w:val="000075F8"/>
    <w:rsid w:val="00007B10"/>
    <w:rsid w:val="00010746"/>
    <w:rsid w:val="0001374D"/>
    <w:rsid w:val="000141DB"/>
    <w:rsid w:val="00020204"/>
    <w:rsid w:val="00021A1C"/>
    <w:rsid w:val="000223B2"/>
    <w:rsid w:val="00022A65"/>
    <w:rsid w:val="00025E46"/>
    <w:rsid w:val="00027FDA"/>
    <w:rsid w:val="00032432"/>
    <w:rsid w:val="00032C06"/>
    <w:rsid w:val="000335FD"/>
    <w:rsid w:val="00034CBE"/>
    <w:rsid w:val="0003625B"/>
    <w:rsid w:val="00042417"/>
    <w:rsid w:val="000427FE"/>
    <w:rsid w:val="00054A13"/>
    <w:rsid w:val="00055881"/>
    <w:rsid w:val="000608EE"/>
    <w:rsid w:val="0006125C"/>
    <w:rsid w:val="00072550"/>
    <w:rsid w:val="00072D07"/>
    <w:rsid w:val="00072DF9"/>
    <w:rsid w:val="000759DD"/>
    <w:rsid w:val="000812E8"/>
    <w:rsid w:val="00083399"/>
    <w:rsid w:val="00086246"/>
    <w:rsid w:val="00086385"/>
    <w:rsid w:val="00086446"/>
    <w:rsid w:val="000865A3"/>
    <w:rsid w:val="00091212"/>
    <w:rsid w:val="00093DED"/>
    <w:rsid w:val="000949FF"/>
    <w:rsid w:val="0009547D"/>
    <w:rsid w:val="00096124"/>
    <w:rsid w:val="00096208"/>
    <w:rsid w:val="000A76CD"/>
    <w:rsid w:val="000B167F"/>
    <w:rsid w:val="000B3686"/>
    <w:rsid w:val="000B7AEB"/>
    <w:rsid w:val="000C3D3F"/>
    <w:rsid w:val="000C7F52"/>
    <w:rsid w:val="000D5297"/>
    <w:rsid w:val="000D6E96"/>
    <w:rsid w:val="000D72A4"/>
    <w:rsid w:val="000E076F"/>
    <w:rsid w:val="000E1A56"/>
    <w:rsid w:val="000E2662"/>
    <w:rsid w:val="000E2868"/>
    <w:rsid w:val="000E39DE"/>
    <w:rsid w:val="000E4F67"/>
    <w:rsid w:val="000E58EC"/>
    <w:rsid w:val="000F0E24"/>
    <w:rsid w:val="000F30D6"/>
    <w:rsid w:val="000F6400"/>
    <w:rsid w:val="00100037"/>
    <w:rsid w:val="00103E41"/>
    <w:rsid w:val="00107C89"/>
    <w:rsid w:val="00114E2E"/>
    <w:rsid w:val="00115854"/>
    <w:rsid w:val="00115C9E"/>
    <w:rsid w:val="00117D06"/>
    <w:rsid w:val="00121FD9"/>
    <w:rsid w:val="001229EF"/>
    <w:rsid w:val="00123587"/>
    <w:rsid w:val="00125B77"/>
    <w:rsid w:val="00127596"/>
    <w:rsid w:val="00140E0A"/>
    <w:rsid w:val="001420FD"/>
    <w:rsid w:val="00143682"/>
    <w:rsid w:val="00143763"/>
    <w:rsid w:val="0014652E"/>
    <w:rsid w:val="0015189A"/>
    <w:rsid w:val="0015254F"/>
    <w:rsid w:val="00153F87"/>
    <w:rsid w:val="00154809"/>
    <w:rsid w:val="001604E1"/>
    <w:rsid w:val="001629E8"/>
    <w:rsid w:val="00166A57"/>
    <w:rsid w:val="00173BD4"/>
    <w:rsid w:val="00174EC5"/>
    <w:rsid w:val="00177237"/>
    <w:rsid w:val="001811BB"/>
    <w:rsid w:val="00181BD9"/>
    <w:rsid w:val="00190737"/>
    <w:rsid w:val="00195D06"/>
    <w:rsid w:val="001A1369"/>
    <w:rsid w:val="001A2C32"/>
    <w:rsid w:val="001B1029"/>
    <w:rsid w:val="001B132E"/>
    <w:rsid w:val="001B24D7"/>
    <w:rsid w:val="001C1B5A"/>
    <w:rsid w:val="001C64EA"/>
    <w:rsid w:val="001D0E9A"/>
    <w:rsid w:val="001D44AC"/>
    <w:rsid w:val="001D4C49"/>
    <w:rsid w:val="001D7B0B"/>
    <w:rsid w:val="001E20E6"/>
    <w:rsid w:val="001E6F49"/>
    <w:rsid w:val="001E726E"/>
    <w:rsid w:val="001F12DB"/>
    <w:rsid w:val="001F22EC"/>
    <w:rsid w:val="001F50BD"/>
    <w:rsid w:val="001F602B"/>
    <w:rsid w:val="001F640D"/>
    <w:rsid w:val="0020098F"/>
    <w:rsid w:val="0020316F"/>
    <w:rsid w:val="00203680"/>
    <w:rsid w:val="00207E4E"/>
    <w:rsid w:val="00211972"/>
    <w:rsid w:val="00212D35"/>
    <w:rsid w:val="00215E93"/>
    <w:rsid w:val="00216C9A"/>
    <w:rsid w:val="002175CC"/>
    <w:rsid w:val="0021786B"/>
    <w:rsid w:val="00224C72"/>
    <w:rsid w:val="002262C0"/>
    <w:rsid w:val="00234996"/>
    <w:rsid w:val="00236630"/>
    <w:rsid w:val="0023708A"/>
    <w:rsid w:val="00237B68"/>
    <w:rsid w:val="0024161A"/>
    <w:rsid w:val="00247FFC"/>
    <w:rsid w:val="00257EF9"/>
    <w:rsid w:val="00266D14"/>
    <w:rsid w:val="00273BE8"/>
    <w:rsid w:val="00277A02"/>
    <w:rsid w:val="00280C5F"/>
    <w:rsid w:val="00283566"/>
    <w:rsid w:val="00285B80"/>
    <w:rsid w:val="00292C8C"/>
    <w:rsid w:val="00297725"/>
    <w:rsid w:val="002A0594"/>
    <w:rsid w:val="002A1D8A"/>
    <w:rsid w:val="002A27FC"/>
    <w:rsid w:val="002A4632"/>
    <w:rsid w:val="002A604B"/>
    <w:rsid w:val="002A63A2"/>
    <w:rsid w:val="002A6B83"/>
    <w:rsid w:val="002A746C"/>
    <w:rsid w:val="002A7FFC"/>
    <w:rsid w:val="002B2B59"/>
    <w:rsid w:val="002B2D16"/>
    <w:rsid w:val="002C3E8C"/>
    <w:rsid w:val="002C50E9"/>
    <w:rsid w:val="002C72EB"/>
    <w:rsid w:val="002D26F5"/>
    <w:rsid w:val="002D2820"/>
    <w:rsid w:val="002D7824"/>
    <w:rsid w:val="002E204A"/>
    <w:rsid w:val="002E2EDD"/>
    <w:rsid w:val="002E3F60"/>
    <w:rsid w:val="002E50FC"/>
    <w:rsid w:val="002E5BE7"/>
    <w:rsid w:val="002E6AAF"/>
    <w:rsid w:val="002F2379"/>
    <w:rsid w:val="002F2808"/>
    <w:rsid w:val="002F3ADE"/>
    <w:rsid w:val="002F7C39"/>
    <w:rsid w:val="0030129E"/>
    <w:rsid w:val="00304251"/>
    <w:rsid w:val="0031011C"/>
    <w:rsid w:val="0031247E"/>
    <w:rsid w:val="0031307F"/>
    <w:rsid w:val="0031462D"/>
    <w:rsid w:val="003155AF"/>
    <w:rsid w:val="0031623B"/>
    <w:rsid w:val="00317785"/>
    <w:rsid w:val="00317F00"/>
    <w:rsid w:val="00320A1D"/>
    <w:rsid w:val="00320DA7"/>
    <w:rsid w:val="003220A3"/>
    <w:rsid w:val="003237C8"/>
    <w:rsid w:val="00325378"/>
    <w:rsid w:val="00327B0F"/>
    <w:rsid w:val="00327FAD"/>
    <w:rsid w:val="00332304"/>
    <w:rsid w:val="003339CA"/>
    <w:rsid w:val="0034053B"/>
    <w:rsid w:val="003441B6"/>
    <w:rsid w:val="003457AB"/>
    <w:rsid w:val="003477C7"/>
    <w:rsid w:val="00353554"/>
    <w:rsid w:val="003536BD"/>
    <w:rsid w:val="003554C0"/>
    <w:rsid w:val="00356B0D"/>
    <w:rsid w:val="003578F5"/>
    <w:rsid w:val="00357D62"/>
    <w:rsid w:val="00360C2C"/>
    <w:rsid w:val="00361330"/>
    <w:rsid w:val="003639C4"/>
    <w:rsid w:val="00364D5E"/>
    <w:rsid w:val="00366FDB"/>
    <w:rsid w:val="00367C25"/>
    <w:rsid w:val="00371231"/>
    <w:rsid w:val="003727F0"/>
    <w:rsid w:val="003753A6"/>
    <w:rsid w:val="00376E7D"/>
    <w:rsid w:val="00377C04"/>
    <w:rsid w:val="00380450"/>
    <w:rsid w:val="00384110"/>
    <w:rsid w:val="00384961"/>
    <w:rsid w:val="003865A5"/>
    <w:rsid w:val="003923E1"/>
    <w:rsid w:val="003926E7"/>
    <w:rsid w:val="00393AD5"/>
    <w:rsid w:val="003956D8"/>
    <w:rsid w:val="00395E5C"/>
    <w:rsid w:val="003A4E05"/>
    <w:rsid w:val="003A6830"/>
    <w:rsid w:val="003A6C93"/>
    <w:rsid w:val="003B1FDA"/>
    <w:rsid w:val="003B31D5"/>
    <w:rsid w:val="003B5108"/>
    <w:rsid w:val="003C3175"/>
    <w:rsid w:val="003C327F"/>
    <w:rsid w:val="003C42DA"/>
    <w:rsid w:val="003D1E67"/>
    <w:rsid w:val="003D2334"/>
    <w:rsid w:val="003D7F2A"/>
    <w:rsid w:val="003E00ED"/>
    <w:rsid w:val="003E5A84"/>
    <w:rsid w:val="003F06B5"/>
    <w:rsid w:val="003F1B40"/>
    <w:rsid w:val="003F26F7"/>
    <w:rsid w:val="003F2836"/>
    <w:rsid w:val="003F7DF5"/>
    <w:rsid w:val="004072C0"/>
    <w:rsid w:val="00410271"/>
    <w:rsid w:val="004110F4"/>
    <w:rsid w:val="00411968"/>
    <w:rsid w:val="00413B4D"/>
    <w:rsid w:val="00414028"/>
    <w:rsid w:val="004157CA"/>
    <w:rsid w:val="00415FCC"/>
    <w:rsid w:val="00416136"/>
    <w:rsid w:val="00417197"/>
    <w:rsid w:val="00417B5C"/>
    <w:rsid w:val="00417D2A"/>
    <w:rsid w:val="00422121"/>
    <w:rsid w:val="00424093"/>
    <w:rsid w:val="00425A09"/>
    <w:rsid w:val="00427254"/>
    <w:rsid w:val="00430CC5"/>
    <w:rsid w:val="00440C2E"/>
    <w:rsid w:val="00442A1F"/>
    <w:rsid w:val="00444424"/>
    <w:rsid w:val="00450D8B"/>
    <w:rsid w:val="00451512"/>
    <w:rsid w:val="004545BC"/>
    <w:rsid w:val="0045718F"/>
    <w:rsid w:val="00465B87"/>
    <w:rsid w:val="004739C4"/>
    <w:rsid w:val="00475000"/>
    <w:rsid w:val="00475F75"/>
    <w:rsid w:val="00476534"/>
    <w:rsid w:val="00480596"/>
    <w:rsid w:val="004811F7"/>
    <w:rsid w:val="00484C16"/>
    <w:rsid w:val="004878A3"/>
    <w:rsid w:val="0049101A"/>
    <w:rsid w:val="004917A9"/>
    <w:rsid w:val="00494226"/>
    <w:rsid w:val="004943D7"/>
    <w:rsid w:val="0049531E"/>
    <w:rsid w:val="00495575"/>
    <w:rsid w:val="00495C72"/>
    <w:rsid w:val="00496C40"/>
    <w:rsid w:val="004A74C4"/>
    <w:rsid w:val="004A7722"/>
    <w:rsid w:val="004A7801"/>
    <w:rsid w:val="004A7FCF"/>
    <w:rsid w:val="004B0FB9"/>
    <w:rsid w:val="004B1EB8"/>
    <w:rsid w:val="004B468A"/>
    <w:rsid w:val="004B4991"/>
    <w:rsid w:val="004B6184"/>
    <w:rsid w:val="004C25BB"/>
    <w:rsid w:val="004C33DE"/>
    <w:rsid w:val="004C3716"/>
    <w:rsid w:val="004C4811"/>
    <w:rsid w:val="004C628E"/>
    <w:rsid w:val="004C7661"/>
    <w:rsid w:val="004D1841"/>
    <w:rsid w:val="004D1BF1"/>
    <w:rsid w:val="004E0D3C"/>
    <w:rsid w:val="004E371F"/>
    <w:rsid w:val="004E522C"/>
    <w:rsid w:val="004F5EBB"/>
    <w:rsid w:val="004F65B3"/>
    <w:rsid w:val="004F7A94"/>
    <w:rsid w:val="0050000B"/>
    <w:rsid w:val="00506288"/>
    <w:rsid w:val="0051141C"/>
    <w:rsid w:val="005143D4"/>
    <w:rsid w:val="00514737"/>
    <w:rsid w:val="005167AE"/>
    <w:rsid w:val="00517FF6"/>
    <w:rsid w:val="0052158C"/>
    <w:rsid w:val="005250E2"/>
    <w:rsid w:val="00530BBE"/>
    <w:rsid w:val="005319D8"/>
    <w:rsid w:val="005337EF"/>
    <w:rsid w:val="00534C99"/>
    <w:rsid w:val="0054318A"/>
    <w:rsid w:val="00545EEE"/>
    <w:rsid w:val="0055422A"/>
    <w:rsid w:val="005550E9"/>
    <w:rsid w:val="00556616"/>
    <w:rsid w:val="005611CB"/>
    <w:rsid w:val="00562709"/>
    <w:rsid w:val="00563FE4"/>
    <w:rsid w:val="0056418F"/>
    <w:rsid w:val="0056512B"/>
    <w:rsid w:val="00566778"/>
    <w:rsid w:val="00567FE2"/>
    <w:rsid w:val="00576387"/>
    <w:rsid w:val="005857A8"/>
    <w:rsid w:val="00585B84"/>
    <w:rsid w:val="00585D81"/>
    <w:rsid w:val="005862F5"/>
    <w:rsid w:val="0059004E"/>
    <w:rsid w:val="005965A0"/>
    <w:rsid w:val="00597747"/>
    <w:rsid w:val="005A0010"/>
    <w:rsid w:val="005A2D57"/>
    <w:rsid w:val="005A319D"/>
    <w:rsid w:val="005B073E"/>
    <w:rsid w:val="005B207C"/>
    <w:rsid w:val="005B2E07"/>
    <w:rsid w:val="005C0EFD"/>
    <w:rsid w:val="005C3392"/>
    <w:rsid w:val="005C7488"/>
    <w:rsid w:val="005D1A1C"/>
    <w:rsid w:val="005D1C14"/>
    <w:rsid w:val="005D1E7C"/>
    <w:rsid w:val="005D5765"/>
    <w:rsid w:val="005D6250"/>
    <w:rsid w:val="005D6A52"/>
    <w:rsid w:val="005D7FD3"/>
    <w:rsid w:val="005E491C"/>
    <w:rsid w:val="005E51FB"/>
    <w:rsid w:val="005E64B2"/>
    <w:rsid w:val="005E6E7D"/>
    <w:rsid w:val="005F1070"/>
    <w:rsid w:val="005F3D38"/>
    <w:rsid w:val="005F6C8F"/>
    <w:rsid w:val="005F798B"/>
    <w:rsid w:val="0060421D"/>
    <w:rsid w:val="00605410"/>
    <w:rsid w:val="00607B57"/>
    <w:rsid w:val="006100D9"/>
    <w:rsid w:val="006113DA"/>
    <w:rsid w:val="00612621"/>
    <w:rsid w:val="00613144"/>
    <w:rsid w:val="006140E4"/>
    <w:rsid w:val="0061569E"/>
    <w:rsid w:val="00623408"/>
    <w:rsid w:val="00630623"/>
    <w:rsid w:val="00636E57"/>
    <w:rsid w:val="00641D32"/>
    <w:rsid w:val="00642868"/>
    <w:rsid w:val="00642CE0"/>
    <w:rsid w:val="006431E8"/>
    <w:rsid w:val="00653E67"/>
    <w:rsid w:val="00655507"/>
    <w:rsid w:val="00661317"/>
    <w:rsid w:val="00662158"/>
    <w:rsid w:val="006650E1"/>
    <w:rsid w:val="00666776"/>
    <w:rsid w:val="00667111"/>
    <w:rsid w:val="00671E55"/>
    <w:rsid w:val="00672909"/>
    <w:rsid w:val="006732CA"/>
    <w:rsid w:val="00680801"/>
    <w:rsid w:val="00681ADE"/>
    <w:rsid w:val="00682D38"/>
    <w:rsid w:val="00684F44"/>
    <w:rsid w:val="00690B1C"/>
    <w:rsid w:val="00690DA7"/>
    <w:rsid w:val="006918A2"/>
    <w:rsid w:val="006926EA"/>
    <w:rsid w:val="0069534D"/>
    <w:rsid w:val="006956F0"/>
    <w:rsid w:val="00695908"/>
    <w:rsid w:val="006975A8"/>
    <w:rsid w:val="006A0BF8"/>
    <w:rsid w:val="006A1CEE"/>
    <w:rsid w:val="006A34C0"/>
    <w:rsid w:val="006A397A"/>
    <w:rsid w:val="006A3E2B"/>
    <w:rsid w:val="006A64A9"/>
    <w:rsid w:val="006B0311"/>
    <w:rsid w:val="006B2A3B"/>
    <w:rsid w:val="006B312D"/>
    <w:rsid w:val="006B3881"/>
    <w:rsid w:val="006B4E47"/>
    <w:rsid w:val="006B52BD"/>
    <w:rsid w:val="006B6E04"/>
    <w:rsid w:val="006B70A6"/>
    <w:rsid w:val="006C1850"/>
    <w:rsid w:val="006C53EB"/>
    <w:rsid w:val="006C5F7E"/>
    <w:rsid w:val="006C6A99"/>
    <w:rsid w:val="006D1D03"/>
    <w:rsid w:val="006D3208"/>
    <w:rsid w:val="006D3583"/>
    <w:rsid w:val="006D6485"/>
    <w:rsid w:val="006E23D1"/>
    <w:rsid w:val="006E5EC0"/>
    <w:rsid w:val="006F0D46"/>
    <w:rsid w:val="006F1BDD"/>
    <w:rsid w:val="006F5358"/>
    <w:rsid w:val="00700D4D"/>
    <w:rsid w:val="007044CB"/>
    <w:rsid w:val="00722F0B"/>
    <w:rsid w:val="00724072"/>
    <w:rsid w:val="007244FE"/>
    <w:rsid w:val="00726D7B"/>
    <w:rsid w:val="00731035"/>
    <w:rsid w:val="00734F49"/>
    <w:rsid w:val="00743D89"/>
    <w:rsid w:val="0074407E"/>
    <w:rsid w:val="00744349"/>
    <w:rsid w:val="00745430"/>
    <w:rsid w:val="00746257"/>
    <w:rsid w:val="0074729D"/>
    <w:rsid w:val="007510F2"/>
    <w:rsid w:val="00751F22"/>
    <w:rsid w:val="00752E91"/>
    <w:rsid w:val="0076074B"/>
    <w:rsid w:val="00761829"/>
    <w:rsid w:val="00763408"/>
    <w:rsid w:val="007636B2"/>
    <w:rsid w:val="00764905"/>
    <w:rsid w:val="007653AC"/>
    <w:rsid w:val="00765736"/>
    <w:rsid w:val="00771763"/>
    <w:rsid w:val="0077418C"/>
    <w:rsid w:val="007770CF"/>
    <w:rsid w:val="0078182E"/>
    <w:rsid w:val="00787440"/>
    <w:rsid w:val="007879F5"/>
    <w:rsid w:val="007900F6"/>
    <w:rsid w:val="0079329F"/>
    <w:rsid w:val="00795A6B"/>
    <w:rsid w:val="007975F3"/>
    <w:rsid w:val="007A1FDF"/>
    <w:rsid w:val="007A2704"/>
    <w:rsid w:val="007A43B2"/>
    <w:rsid w:val="007A4A71"/>
    <w:rsid w:val="007A4BB6"/>
    <w:rsid w:val="007A5C55"/>
    <w:rsid w:val="007A6D98"/>
    <w:rsid w:val="007A7D04"/>
    <w:rsid w:val="007B0B7A"/>
    <w:rsid w:val="007B3D8D"/>
    <w:rsid w:val="007B694D"/>
    <w:rsid w:val="007B71C3"/>
    <w:rsid w:val="007C0B4C"/>
    <w:rsid w:val="007C4776"/>
    <w:rsid w:val="007C5268"/>
    <w:rsid w:val="007C593C"/>
    <w:rsid w:val="007D238A"/>
    <w:rsid w:val="007D59D2"/>
    <w:rsid w:val="007D5C06"/>
    <w:rsid w:val="007D614E"/>
    <w:rsid w:val="007E1CAE"/>
    <w:rsid w:val="007E1CD9"/>
    <w:rsid w:val="007E2994"/>
    <w:rsid w:val="007E32C5"/>
    <w:rsid w:val="007E3320"/>
    <w:rsid w:val="007E6387"/>
    <w:rsid w:val="007E774B"/>
    <w:rsid w:val="007F0D0C"/>
    <w:rsid w:val="007F336A"/>
    <w:rsid w:val="007F5E38"/>
    <w:rsid w:val="007F615F"/>
    <w:rsid w:val="00802052"/>
    <w:rsid w:val="00803830"/>
    <w:rsid w:val="00803FE6"/>
    <w:rsid w:val="00804EFD"/>
    <w:rsid w:val="00805456"/>
    <w:rsid w:val="008057B3"/>
    <w:rsid w:val="00813B73"/>
    <w:rsid w:val="0081412B"/>
    <w:rsid w:val="0082056E"/>
    <w:rsid w:val="0082434C"/>
    <w:rsid w:val="008413FB"/>
    <w:rsid w:val="00843813"/>
    <w:rsid w:val="008449D0"/>
    <w:rsid w:val="00844C5F"/>
    <w:rsid w:val="00844DBF"/>
    <w:rsid w:val="00845CF3"/>
    <w:rsid w:val="00846C8F"/>
    <w:rsid w:val="00851D3B"/>
    <w:rsid w:val="0085231B"/>
    <w:rsid w:val="00852BAB"/>
    <w:rsid w:val="00860544"/>
    <w:rsid w:val="008677BD"/>
    <w:rsid w:val="00867D5B"/>
    <w:rsid w:val="00873F36"/>
    <w:rsid w:val="00874E19"/>
    <w:rsid w:val="00877D32"/>
    <w:rsid w:val="00883283"/>
    <w:rsid w:val="008835CC"/>
    <w:rsid w:val="0088388E"/>
    <w:rsid w:val="008918FF"/>
    <w:rsid w:val="00896211"/>
    <w:rsid w:val="0089667D"/>
    <w:rsid w:val="008A2C55"/>
    <w:rsid w:val="008A3728"/>
    <w:rsid w:val="008A3B40"/>
    <w:rsid w:val="008A413B"/>
    <w:rsid w:val="008A4C55"/>
    <w:rsid w:val="008A583B"/>
    <w:rsid w:val="008B4069"/>
    <w:rsid w:val="008B7866"/>
    <w:rsid w:val="008C10D9"/>
    <w:rsid w:val="008C2A26"/>
    <w:rsid w:val="008C3CD0"/>
    <w:rsid w:val="008C5298"/>
    <w:rsid w:val="008D1E0E"/>
    <w:rsid w:val="008D235B"/>
    <w:rsid w:val="008D459D"/>
    <w:rsid w:val="008D5EA7"/>
    <w:rsid w:val="008E2FA7"/>
    <w:rsid w:val="008E7C8D"/>
    <w:rsid w:val="008F1D14"/>
    <w:rsid w:val="008F3456"/>
    <w:rsid w:val="008F6984"/>
    <w:rsid w:val="009017A6"/>
    <w:rsid w:val="0090244C"/>
    <w:rsid w:val="009028F1"/>
    <w:rsid w:val="0090435B"/>
    <w:rsid w:val="00905968"/>
    <w:rsid w:val="0091039A"/>
    <w:rsid w:val="00910837"/>
    <w:rsid w:val="00922A13"/>
    <w:rsid w:val="00927075"/>
    <w:rsid w:val="009316AA"/>
    <w:rsid w:val="00942105"/>
    <w:rsid w:val="00943D7D"/>
    <w:rsid w:val="00945377"/>
    <w:rsid w:val="00950314"/>
    <w:rsid w:val="0095094E"/>
    <w:rsid w:val="00955CE1"/>
    <w:rsid w:val="009569A6"/>
    <w:rsid w:val="0095756E"/>
    <w:rsid w:val="009615C8"/>
    <w:rsid w:val="0096277E"/>
    <w:rsid w:val="009629E2"/>
    <w:rsid w:val="009644A3"/>
    <w:rsid w:val="0096615B"/>
    <w:rsid w:val="00971413"/>
    <w:rsid w:val="0097207B"/>
    <w:rsid w:val="00977CB0"/>
    <w:rsid w:val="00985986"/>
    <w:rsid w:val="00991038"/>
    <w:rsid w:val="00995A0C"/>
    <w:rsid w:val="009962AA"/>
    <w:rsid w:val="009A0917"/>
    <w:rsid w:val="009A37A3"/>
    <w:rsid w:val="009A60CC"/>
    <w:rsid w:val="009A6ADA"/>
    <w:rsid w:val="009A77D6"/>
    <w:rsid w:val="009B1297"/>
    <w:rsid w:val="009B6E78"/>
    <w:rsid w:val="009C79B3"/>
    <w:rsid w:val="009D43E8"/>
    <w:rsid w:val="009D69A6"/>
    <w:rsid w:val="009E2D3A"/>
    <w:rsid w:val="009F275C"/>
    <w:rsid w:val="009F635F"/>
    <w:rsid w:val="00A1095A"/>
    <w:rsid w:val="00A1183B"/>
    <w:rsid w:val="00A1321A"/>
    <w:rsid w:val="00A147FA"/>
    <w:rsid w:val="00A14EB8"/>
    <w:rsid w:val="00A156F0"/>
    <w:rsid w:val="00A17AB3"/>
    <w:rsid w:val="00A210AB"/>
    <w:rsid w:val="00A223DC"/>
    <w:rsid w:val="00A23896"/>
    <w:rsid w:val="00A247A2"/>
    <w:rsid w:val="00A262A1"/>
    <w:rsid w:val="00A26D4F"/>
    <w:rsid w:val="00A26DEA"/>
    <w:rsid w:val="00A340E8"/>
    <w:rsid w:val="00A36205"/>
    <w:rsid w:val="00A41B14"/>
    <w:rsid w:val="00A42410"/>
    <w:rsid w:val="00A429DE"/>
    <w:rsid w:val="00A42A82"/>
    <w:rsid w:val="00A43503"/>
    <w:rsid w:val="00A469FD"/>
    <w:rsid w:val="00A475F8"/>
    <w:rsid w:val="00A47D2C"/>
    <w:rsid w:val="00A50461"/>
    <w:rsid w:val="00A52C21"/>
    <w:rsid w:val="00A54CE5"/>
    <w:rsid w:val="00A55A1D"/>
    <w:rsid w:val="00A73827"/>
    <w:rsid w:val="00A756FC"/>
    <w:rsid w:val="00A80355"/>
    <w:rsid w:val="00A813B4"/>
    <w:rsid w:val="00A81FCD"/>
    <w:rsid w:val="00A82E51"/>
    <w:rsid w:val="00A84322"/>
    <w:rsid w:val="00A95988"/>
    <w:rsid w:val="00AB1631"/>
    <w:rsid w:val="00AB5164"/>
    <w:rsid w:val="00AC0900"/>
    <w:rsid w:val="00AC522B"/>
    <w:rsid w:val="00AC614C"/>
    <w:rsid w:val="00AD2773"/>
    <w:rsid w:val="00AD577C"/>
    <w:rsid w:val="00AD66E2"/>
    <w:rsid w:val="00AE4C2C"/>
    <w:rsid w:val="00AE5262"/>
    <w:rsid w:val="00AE5F98"/>
    <w:rsid w:val="00AE6E03"/>
    <w:rsid w:val="00AE7475"/>
    <w:rsid w:val="00AF2AD7"/>
    <w:rsid w:val="00AF5052"/>
    <w:rsid w:val="00AF7AA0"/>
    <w:rsid w:val="00B00B58"/>
    <w:rsid w:val="00B05678"/>
    <w:rsid w:val="00B05CDA"/>
    <w:rsid w:val="00B0651E"/>
    <w:rsid w:val="00B077BB"/>
    <w:rsid w:val="00B103DC"/>
    <w:rsid w:val="00B11D29"/>
    <w:rsid w:val="00B12717"/>
    <w:rsid w:val="00B14AF4"/>
    <w:rsid w:val="00B20EF9"/>
    <w:rsid w:val="00B21DC6"/>
    <w:rsid w:val="00B22029"/>
    <w:rsid w:val="00B22AE6"/>
    <w:rsid w:val="00B22C6E"/>
    <w:rsid w:val="00B242E5"/>
    <w:rsid w:val="00B34AB8"/>
    <w:rsid w:val="00B35494"/>
    <w:rsid w:val="00B359C0"/>
    <w:rsid w:val="00B36CD8"/>
    <w:rsid w:val="00B408AC"/>
    <w:rsid w:val="00B4124C"/>
    <w:rsid w:val="00B413EF"/>
    <w:rsid w:val="00B44BA8"/>
    <w:rsid w:val="00B461DB"/>
    <w:rsid w:val="00B4754C"/>
    <w:rsid w:val="00B478AA"/>
    <w:rsid w:val="00B53FF4"/>
    <w:rsid w:val="00B56501"/>
    <w:rsid w:val="00B60203"/>
    <w:rsid w:val="00B62641"/>
    <w:rsid w:val="00B632A5"/>
    <w:rsid w:val="00B70728"/>
    <w:rsid w:val="00B71A30"/>
    <w:rsid w:val="00B75889"/>
    <w:rsid w:val="00B80623"/>
    <w:rsid w:val="00B8183E"/>
    <w:rsid w:val="00B81904"/>
    <w:rsid w:val="00B8285F"/>
    <w:rsid w:val="00B86F8E"/>
    <w:rsid w:val="00B92040"/>
    <w:rsid w:val="00B92D8A"/>
    <w:rsid w:val="00B94484"/>
    <w:rsid w:val="00BA1C38"/>
    <w:rsid w:val="00BA3673"/>
    <w:rsid w:val="00BA4132"/>
    <w:rsid w:val="00BA50A5"/>
    <w:rsid w:val="00BA567E"/>
    <w:rsid w:val="00BB04A8"/>
    <w:rsid w:val="00BB133F"/>
    <w:rsid w:val="00BB3233"/>
    <w:rsid w:val="00BB3E8C"/>
    <w:rsid w:val="00BB7ED8"/>
    <w:rsid w:val="00BC1041"/>
    <w:rsid w:val="00BD0B15"/>
    <w:rsid w:val="00BE4F4F"/>
    <w:rsid w:val="00BE70B8"/>
    <w:rsid w:val="00BE7492"/>
    <w:rsid w:val="00BF4C8D"/>
    <w:rsid w:val="00BF4C8F"/>
    <w:rsid w:val="00C02A5A"/>
    <w:rsid w:val="00C037D8"/>
    <w:rsid w:val="00C05AF3"/>
    <w:rsid w:val="00C061A1"/>
    <w:rsid w:val="00C06442"/>
    <w:rsid w:val="00C07074"/>
    <w:rsid w:val="00C111CA"/>
    <w:rsid w:val="00C12069"/>
    <w:rsid w:val="00C1457E"/>
    <w:rsid w:val="00C17A45"/>
    <w:rsid w:val="00C20DC0"/>
    <w:rsid w:val="00C22F3F"/>
    <w:rsid w:val="00C2756E"/>
    <w:rsid w:val="00C3296D"/>
    <w:rsid w:val="00C34850"/>
    <w:rsid w:val="00C3665C"/>
    <w:rsid w:val="00C3731D"/>
    <w:rsid w:val="00C37F63"/>
    <w:rsid w:val="00C41DCF"/>
    <w:rsid w:val="00C44FCF"/>
    <w:rsid w:val="00C45B6E"/>
    <w:rsid w:val="00C52FFB"/>
    <w:rsid w:val="00C53E08"/>
    <w:rsid w:val="00C57A7B"/>
    <w:rsid w:val="00C61415"/>
    <w:rsid w:val="00C633EA"/>
    <w:rsid w:val="00C65C41"/>
    <w:rsid w:val="00C679D0"/>
    <w:rsid w:val="00C72715"/>
    <w:rsid w:val="00C73B6E"/>
    <w:rsid w:val="00C74535"/>
    <w:rsid w:val="00C74DEC"/>
    <w:rsid w:val="00C74DF1"/>
    <w:rsid w:val="00C74DFC"/>
    <w:rsid w:val="00C7621E"/>
    <w:rsid w:val="00C82972"/>
    <w:rsid w:val="00C82C9D"/>
    <w:rsid w:val="00C83DAB"/>
    <w:rsid w:val="00C8421F"/>
    <w:rsid w:val="00C846A4"/>
    <w:rsid w:val="00C84737"/>
    <w:rsid w:val="00C8571B"/>
    <w:rsid w:val="00C85F3C"/>
    <w:rsid w:val="00C85FDE"/>
    <w:rsid w:val="00C86DF1"/>
    <w:rsid w:val="00C905F8"/>
    <w:rsid w:val="00C909A9"/>
    <w:rsid w:val="00C9201E"/>
    <w:rsid w:val="00C92E94"/>
    <w:rsid w:val="00C933D1"/>
    <w:rsid w:val="00C971AD"/>
    <w:rsid w:val="00CA0179"/>
    <w:rsid w:val="00CA2B88"/>
    <w:rsid w:val="00CA4EF0"/>
    <w:rsid w:val="00CA710F"/>
    <w:rsid w:val="00CB0D21"/>
    <w:rsid w:val="00CC156B"/>
    <w:rsid w:val="00CC2E68"/>
    <w:rsid w:val="00CC787C"/>
    <w:rsid w:val="00CD266C"/>
    <w:rsid w:val="00CD4524"/>
    <w:rsid w:val="00CD52AE"/>
    <w:rsid w:val="00CD5FD3"/>
    <w:rsid w:val="00CE15CA"/>
    <w:rsid w:val="00CE398E"/>
    <w:rsid w:val="00CE5856"/>
    <w:rsid w:val="00CE7C27"/>
    <w:rsid w:val="00CF0D71"/>
    <w:rsid w:val="00CF2FAE"/>
    <w:rsid w:val="00CF2FCB"/>
    <w:rsid w:val="00CF6EE2"/>
    <w:rsid w:val="00CF783B"/>
    <w:rsid w:val="00D000F2"/>
    <w:rsid w:val="00D00B32"/>
    <w:rsid w:val="00D068C5"/>
    <w:rsid w:val="00D070F9"/>
    <w:rsid w:val="00D1003C"/>
    <w:rsid w:val="00D1488C"/>
    <w:rsid w:val="00D153C6"/>
    <w:rsid w:val="00D15E5B"/>
    <w:rsid w:val="00D16382"/>
    <w:rsid w:val="00D16B50"/>
    <w:rsid w:val="00D16CE1"/>
    <w:rsid w:val="00D16E2F"/>
    <w:rsid w:val="00D1746C"/>
    <w:rsid w:val="00D22FC4"/>
    <w:rsid w:val="00D24692"/>
    <w:rsid w:val="00D271C5"/>
    <w:rsid w:val="00D27960"/>
    <w:rsid w:val="00D3182E"/>
    <w:rsid w:val="00D32D03"/>
    <w:rsid w:val="00D34273"/>
    <w:rsid w:val="00D3635E"/>
    <w:rsid w:val="00D37466"/>
    <w:rsid w:val="00D44249"/>
    <w:rsid w:val="00D526C2"/>
    <w:rsid w:val="00D5452C"/>
    <w:rsid w:val="00D56606"/>
    <w:rsid w:val="00D56705"/>
    <w:rsid w:val="00D61E01"/>
    <w:rsid w:val="00D651A7"/>
    <w:rsid w:val="00D65562"/>
    <w:rsid w:val="00D6566A"/>
    <w:rsid w:val="00D66748"/>
    <w:rsid w:val="00D67C03"/>
    <w:rsid w:val="00D711C3"/>
    <w:rsid w:val="00D7194D"/>
    <w:rsid w:val="00D73889"/>
    <w:rsid w:val="00D75ABC"/>
    <w:rsid w:val="00D84077"/>
    <w:rsid w:val="00D95451"/>
    <w:rsid w:val="00D97800"/>
    <w:rsid w:val="00DA0C5A"/>
    <w:rsid w:val="00DB0522"/>
    <w:rsid w:val="00DB1789"/>
    <w:rsid w:val="00DB2A03"/>
    <w:rsid w:val="00DB3EF0"/>
    <w:rsid w:val="00DB60E5"/>
    <w:rsid w:val="00DB7BBA"/>
    <w:rsid w:val="00DC0CED"/>
    <w:rsid w:val="00DC11E3"/>
    <w:rsid w:val="00DC4013"/>
    <w:rsid w:val="00DC48B3"/>
    <w:rsid w:val="00DC6D53"/>
    <w:rsid w:val="00DC7DDE"/>
    <w:rsid w:val="00DD2725"/>
    <w:rsid w:val="00DD45C1"/>
    <w:rsid w:val="00DD5AD2"/>
    <w:rsid w:val="00DD60D7"/>
    <w:rsid w:val="00DE02A5"/>
    <w:rsid w:val="00DE30ED"/>
    <w:rsid w:val="00DE32B7"/>
    <w:rsid w:val="00DE4D7E"/>
    <w:rsid w:val="00DF02BA"/>
    <w:rsid w:val="00DF0926"/>
    <w:rsid w:val="00DF1BF1"/>
    <w:rsid w:val="00DF2CA4"/>
    <w:rsid w:val="00E02538"/>
    <w:rsid w:val="00E02591"/>
    <w:rsid w:val="00E05C5D"/>
    <w:rsid w:val="00E06FB3"/>
    <w:rsid w:val="00E14761"/>
    <w:rsid w:val="00E17662"/>
    <w:rsid w:val="00E200FF"/>
    <w:rsid w:val="00E21207"/>
    <w:rsid w:val="00E246B6"/>
    <w:rsid w:val="00E3146E"/>
    <w:rsid w:val="00E33F45"/>
    <w:rsid w:val="00E40914"/>
    <w:rsid w:val="00E41163"/>
    <w:rsid w:val="00E42232"/>
    <w:rsid w:val="00E43D16"/>
    <w:rsid w:val="00E474D0"/>
    <w:rsid w:val="00E5358F"/>
    <w:rsid w:val="00E57DC6"/>
    <w:rsid w:val="00E61A5D"/>
    <w:rsid w:val="00E62BEA"/>
    <w:rsid w:val="00E64D7D"/>
    <w:rsid w:val="00E70821"/>
    <w:rsid w:val="00E74DA7"/>
    <w:rsid w:val="00E86A16"/>
    <w:rsid w:val="00E92B62"/>
    <w:rsid w:val="00E93C28"/>
    <w:rsid w:val="00E94398"/>
    <w:rsid w:val="00EA02C1"/>
    <w:rsid w:val="00EA0E37"/>
    <w:rsid w:val="00EA1892"/>
    <w:rsid w:val="00EA3213"/>
    <w:rsid w:val="00EA614C"/>
    <w:rsid w:val="00EA62ED"/>
    <w:rsid w:val="00EA7A61"/>
    <w:rsid w:val="00EB4DBB"/>
    <w:rsid w:val="00EB6D52"/>
    <w:rsid w:val="00EC0973"/>
    <w:rsid w:val="00EC5877"/>
    <w:rsid w:val="00EC789C"/>
    <w:rsid w:val="00ED0653"/>
    <w:rsid w:val="00ED0CD3"/>
    <w:rsid w:val="00ED3BE9"/>
    <w:rsid w:val="00ED74FE"/>
    <w:rsid w:val="00ED7F49"/>
    <w:rsid w:val="00EE2D41"/>
    <w:rsid w:val="00EE2DF2"/>
    <w:rsid w:val="00EE5036"/>
    <w:rsid w:val="00EE54E2"/>
    <w:rsid w:val="00EE7D72"/>
    <w:rsid w:val="00EF4775"/>
    <w:rsid w:val="00EF4C92"/>
    <w:rsid w:val="00EF4D68"/>
    <w:rsid w:val="00EF6B06"/>
    <w:rsid w:val="00EF7BF9"/>
    <w:rsid w:val="00F0128D"/>
    <w:rsid w:val="00F040D4"/>
    <w:rsid w:val="00F10B16"/>
    <w:rsid w:val="00F11C07"/>
    <w:rsid w:val="00F12BAE"/>
    <w:rsid w:val="00F15D32"/>
    <w:rsid w:val="00F21D96"/>
    <w:rsid w:val="00F2676C"/>
    <w:rsid w:val="00F34F96"/>
    <w:rsid w:val="00F41225"/>
    <w:rsid w:val="00F4690E"/>
    <w:rsid w:val="00F52DF0"/>
    <w:rsid w:val="00F53116"/>
    <w:rsid w:val="00F53269"/>
    <w:rsid w:val="00F57C40"/>
    <w:rsid w:val="00F649E2"/>
    <w:rsid w:val="00F669EF"/>
    <w:rsid w:val="00F747E0"/>
    <w:rsid w:val="00F761DC"/>
    <w:rsid w:val="00F85A31"/>
    <w:rsid w:val="00F96918"/>
    <w:rsid w:val="00FA0E54"/>
    <w:rsid w:val="00FA167A"/>
    <w:rsid w:val="00FA549F"/>
    <w:rsid w:val="00FB1AE1"/>
    <w:rsid w:val="00FB3627"/>
    <w:rsid w:val="00FC0C75"/>
    <w:rsid w:val="00FC685C"/>
    <w:rsid w:val="00FC73CC"/>
    <w:rsid w:val="00FD392E"/>
    <w:rsid w:val="00FD4C81"/>
    <w:rsid w:val="00FD792F"/>
    <w:rsid w:val="00FD7F09"/>
    <w:rsid w:val="00FE0972"/>
    <w:rsid w:val="00FE1B56"/>
    <w:rsid w:val="00FE1F77"/>
    <w:rsid w:val="00FE32AE"/>
    <w:rsid w:val="00FE44F6"/>
    <w:rsid w:val="00FE5DD4"/>
    <w:rsid w:val="00FF3CD5"/>
    <w:rsid w:val="00FF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32713"/>
  <w15:docId w15:val="{7501179E-49C4-424B-889A-7C39E47EC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" w:eastAsia="ru-RU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link w:val="20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spacing w:after="80"/>
      <w:jc w:val="center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pPr>
      <w:spacing w:after="80"/>
      <w:jc w:val="center"/>
    </w:pPr>
    <w:rPr>
      <w:rFonts w:ascii="Play" w:eastAsia="Play" w:hAnsi="Play" w:cs="Play"/>
      <w:sz w:val="28"/>
      <w:szCs w:val="28"/>
    </w:rPr>
  </w:style>
  <w:style w:type="table" w:customStyle="1" w:styleId="157">
    <w:name w:val="157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4">
    <w:name w:val="1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3">
    <w:name w:val="15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2">
    <w:name w:val="15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1">
    <w:name w:val="1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0">
    <w:name w:val="15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9">
    <w:name w:val="14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8">
    <w:name w:val="1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7">
    <w:name w:val="14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6">
    <w:name w:val="14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5">
    <w:name w:val="1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4">
    <w:name w:val="14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3">
    <w:name w:val="14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2">
    <w:name w:val="1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1">
    <w:name w:val="14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0">
    <w:name w:val="14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9">
    <w:name w:val="1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8">
    <w:name w:val="13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7">
    <w:name w:val="13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6">
    <w:name w:val="1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5">
    <w:name w:val="13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4">
    <w:name w:val="13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3">
    <w:name w:val="1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2">
    <w:name w:val="13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1">
    <w:name w:val="13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0">
    <w:name w:val="1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9">
    <w:name w:val="12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8">
    <w:name w:val="12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7">
    <w:name w:val="1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6">
    <w:name w:val="12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5">
    <w:name w:val="12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4">
    <w:name w:val="1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3">
    <w:name w:val="12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2">
    <w:name w:val="12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1">
    <w:name w:val="1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0">
    <w:name w:val="12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9">
    <w:name w:val="11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8">
    <w:name w:val="1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7">
    <w:name w:val="11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6">
    <w:name w:val="11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5">
    <w:name w:val="1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4">
    <w:name w:val="11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3">
    <w:name w:val="11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2">
    <w:name w:val="1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1">
    <w:name w:val="11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0">
    <w:name w:val="11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9">
    <w:name w:val="10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8">
    <w:name w:val="10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7">
    <w:name w:val="10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6">
    <w:name w:val="10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5">
    <w:name w:val="10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4">
    <w:name w:val="10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3">
    <w:name w:val="10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2">
    <w:name w:val="10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1">
    <w:name w:val="10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0">
    <w:name w:val="10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9">
    <w:name w:val="9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8">
    <w:name w:val="9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7">
    <w:name w:val="9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6">
    <w:name w:val="9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5">
    <w:name w:val="9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4">
    <w:name w:val="9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3">
    <w:name w:val="9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2">
    <w:name w:val="9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1">
    <w:name w:val="9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0">
    <w:name w:val="9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9">
    <w:name w:val="8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8">
    <w:name w:val="8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7">
    <w:name w:val="8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6">
    <w:name w:val="8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5">
    <w:name w:val="8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4">
    <w:name w:val="8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3">
    <w:name w:val="8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2">
    <w:name w:val="8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1">
    <w:name w:val="8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0">
    <w:name w:val="8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9">
    <w:name w:val="7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8">
    <w:name w:val="7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7">
    <w:name w:val="7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6">
    <w:name w:val="7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5">
    <w:name w:val="7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4">
    <w:name w:val="7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3">
    <w:name w:val="7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2">
    <w:name w:val="7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1">
    <w:name w:val="7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0">
    <w:name w:val="7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9">
    <w:name w:val="6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8">
    <w:name w:val="6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7">
    <w:name w:val="6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6">
    <w:name w:val="6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5">
    <w:name w:val="6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4">
    <w:name w:val="6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3">
    <w:name w:val="6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2">
    <w:name w:val="6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1">
    <w:name w:val="6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0">
    <w:name w:val="6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9">
    <w:name w:val="5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8">
    <w:name w:val="5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7">
    <w:name w:val="5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6">
    <w:name w:val="5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5">
    <w:name w:val="5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4">
    <w:name w:val="5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3">
    <w:name w:val="5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2">
    <w:name w:val="5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1">
    <w:name w:val="5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0">
    <w:name w:val="5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9">
    <w:name w:val="4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8">
    <w:name w:val="4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7">
    <w:name w:val="4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6">
    <w:name w:val="4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5">
    <w:name w:val="4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4">
    <w:name w:val="4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3">
    <w:name w:val="4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2">
    <w:name w:val="4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1">
    <w:name w:val="4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0">
    <w:name w:val="4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9">
    <w:name w:val="3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8">
    <w:name w:val="3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7">
    <w:name w:val="3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6">
    <w:name w:val="3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5">
    <w:name w:val="3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4">
    <w:name w:val="3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3">
    <w:name w:val="3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2">
    <w:name w:val="3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1">
    <w:name w:val="3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0">
    <w:name w:val="3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9">
    <w:name w:val="2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8">
    <w:name w:val="2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7">
    <w:name w:val="2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6">
    <w:name w:val="2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5">
    <w:name w:val="2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4">
    <w:name w:val="2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3">
    <w:name w:val="2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2">
    <w:name w:val="2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1">
    <w:name w:val="2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00">
    <w:name w:val="2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9">
    <w:name w:val="1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8">
    <w:name w:val="1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7">
    <w:name w:val="1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6">
    <w:name w:val="1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5">
    <w:name w:val="1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4">
    <w:name w:val="1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3">
    <w:name w:val="1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2">
    <w:name w:val="1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1">
    <w:name w:val="1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0">
    <w:name w:val="10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9">
    <w:name w:val="9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8">
    <w:name w:val="8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7">
    <w:name w:val="7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6a">
    <w:name w:val="6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5a">
    <w:name w:val="5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4a">
    <w:name w:val="4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3a">
    <w:name w:val="3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2a">
    <w:name w:val="2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table" w:customStyle="1" w:styleId="1a">
    <w:name w:val="1"/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vAlign w:val="bottom"/>
      </w:tcPr>
    </w:tblStylePr>
  </w:style>
  <w:style w:type="character" w:styleId="a5">
    <w:name w:val="annotation reference"/>
    <w:basedOn w:val="a0"/>
    <w:uiPriority w:val="99"/>
    <w:semiHidden/>
    <w:unhideWhenUsed/>
    <w:rsid w:val="00317F00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317F00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317F00"/>
    <w:rPr>
      <w:sz w:val="20"/>
      <w:szCs w:val="20"/>
    </w:rPr>
  </w:style>
  <w:style w:type="paragraph" w:styleId="a8">
    <w:name w:val="annotation subject"/>
    <w:basedOn w:val="a6"/>
    <w:next w:val="a6"/>
    <w:link w:val="a9"/>
    <w:uiPriority w:val="99"/>
    <w:semiHidden/>
    <w:unhideWhenUsed/>
    <w:rsid w:val="00317F00"/>
    <w:rPr>
      <w:b/>
      <w:bCs/>
    </w:rPr>
  </w:style>
  <w:style w:type="character" w:customStyle="1" w:styleId="a9">
    <w:name w:val="Тема примечания Знак"/>
    <w:basedOn w:val="a7"/>
    <w:link w:val="a8"/>
    <w:uiPriority w:val="99"/>
    <w:semiHidden/>
    <w:rsid w:val="00317F00"/>
    <w:rPr>
      <w:b/>
      <w:bCs/>
      <w:sz w:val="20"/>
      <w:szCs w:val="20"/>
    </w:rPr>
  </w:style>
  <w:style w:type="paragraph" w:styleId="aa">
    <w:name w:val="Balloon Text"/>
    <w:basedOn w:val="a"/>
    <w:link w:val="ab"/>
    <w:uiPriority w:val="99"/>
    <w:semiHidden/>
    <w:unhideWhenUsed/>
    <w:rsid w:val="00317F00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317F00"/>
    <w:rPr>
      <w:rFonts w:ascii="Segoe UI" w:hAnsi="Segoe UI" w:cs="Segoe UI"/>
      <w:sz w:val="18"/>
      <w:szCs w:val="18"/>
    </w:rPr>
  </w:style>
  <w:style w:type="paragraph" w:styleId="ac">
    <w:name w:val="Revision"/>
    <w:hidden/>
    <w:uiPriority w:val="99"/>
    <w:semiHidden/>
    <w:rsid w:val="009F635F"/>
    <w:pPr>
      <w:spacing w:after="0"/>
    </w:pPr>
  </w:style>
  <w:style w:type="paragraph" w:styleId="ad">
    <w:name w:val="header"/>
    <w:basedOn w:val="a"/>
    <w:link w:val="ae"/>
    <w:uiPriority w:val="99"/>
    <w:unhideWhenUsed/>
    <w:rsid w:val="006100D9"/>
    <w:pPr>
      <w:tabs>
        <w:tab w:val="center" w:pos="4677"/>
        <w:tab w:val="right" w:pos="9355"/>
      </w:tabs>
      <w:spacing w:after="0"/>
    </w:pPr>
  </w:style>
  <w:style w:type="character" w:customStyle="1" w:styleId="ae">
    <w:name w:val="Верхний колонтитул Знак"/>
    <w:basedOn w:val="a0"/>
    <w:link w:val="ad"/>
    <w:uiPriority w:val="99"/>
    <w:rsid w:val="006100D9"/>
  </w:style>
  <w:style w:type="paragraph" w:styleId="af">
    <w:name w:val="footer"/>
    <w:basedOn w:val="a"/>
    <w:link w:val="af0"/>
    <w:uiPriority w:val="99"/>
    <w:unhideWhenUsed/>
    <w:rsid w:val="006100D9"/>
    <w:pPr>
      <w:tabs>
        <w:tab w:val="center" w:pos="4677"/>
        <w:tab w:val="right" w:pos="9355"/>
      </w:tabs>
      <w:spacing w:after="0"/>
    </w:pPr>
  </w:style>
  <w:style w:type="character" w:customStyle="1" w:styleId="af0">
    <w:name w:val="Нижний колонтитул Знак"/>
    <w:basedOn w:val="a0"/>
    <w:link w:val="af"/>
    <w:uiPriority w:val="99"/>
    <w:rsid w:val="006100D9"/>
  </w:style>
  <w:style w:type="paragraph" w:styleId="af1">
    <w:name w:val="Normal (Web)"/>
    <w:basedOn w:val="a"/>
    <w:uiPriority w:val="99"/>
    <w:semiHidden/>
    <w:unhideWhenUsed/>
    <w:rsid w:val="006100D9"/>
    <w:rPr>
      <w:rFonts w:ascii="Times New Roman" w:hAnsi="Times New Roman" w:cs="Times New Roman"/>
    </w:rPr>
  </w:style>
  <w:style w:type="paragraph" w:styleId="HTML">
    <w:name w:val="HTML Preformatted"/>
    <w:basedOn w:val="a"/>
    <w:link w:val="HTML0"/>
    <w:uiPriority w:val="99"/>
    <w:semiHidden/>
    <w:unhideWhenUsed/>
    <w:rsid w:val="003E5A84"/>
    <w:pPr>
      <w:spacing w:after="0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E5A84"/>
    <w:rPr>
      <w:rFonts w:ascii="Consolas" w:hAnsi="Consolas"/>
      <w:sz w:val="20"/>
      <w:szCs w:val="20"/>
    </w:rPr>
  </w:style>
  <w:style w:type="character" w:customStyle="1" w:styleId="20">
    <w:name w:val="Заголовок 2 Знак"/>
    <w:basedOn w:val="a0"/>
    <w:link w:val="2"/>
    <w:rsid w:val="00C37F63"/>
    <w:rPr>
      <w:rFonts w:ascii="Play" w:eastAsia="Play" w:hAnsi="Play" w:cs="Play"/>
      <w:color w:val="0F4761"/>
      <w:sz w:val="32"/>
      <w:szCs w:val="32"/>
    </w:rPr>
  </w:style>
  <w:style w:type="character" w:customStyle="1" w:styleId="left">
    <w:name w:val="left"/>
    <w:basedOn w:val="a0"/>
    <w:rsid w:val="00802052"/>
  </w:style>
  <w:style w:type="paragraph" w:styleId="af2">
    <w:name w:val="List Paragraph"/>
    <w:basedOn w:val="a"/>
    <w:uiPriority w:val="34"/>
    <w:qFormat/>
    <w:rsid w:val="00C679D0"/>
    <w:pPr>
      <w:ind w:left="720"/>
      <w:contextualSpacing/>
    </w:pPr>
  </w:style>
  <w:style w:type="table" w:styleId="af3">
    <w:name w:val="Table Grid"/>
    <w:basedOn w:val="a1"/>
    <w:uiPriority w:val="39"/>
    <w:rsid w:val="00C061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6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9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534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12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939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49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3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1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0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93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6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53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5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792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62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6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1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29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6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29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4890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29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1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848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88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4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638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761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0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676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1588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39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131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0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0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48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969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588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8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84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5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15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783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84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58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4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7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14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22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3053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71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4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415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3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08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0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29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8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33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41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68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613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98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453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52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64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690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5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802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3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116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80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36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778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5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9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97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708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73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5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84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3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16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1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1752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998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1736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22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453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47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985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338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113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783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013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272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1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85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744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09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20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89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6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41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280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18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88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95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43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990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1019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50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2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370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909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7269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622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1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33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619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7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20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6250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6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18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84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28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41509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8112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5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2197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045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9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4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65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61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49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7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6273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44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30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04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5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8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5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28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31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20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06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8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931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41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00871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33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7614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5605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3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13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617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567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24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35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6643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0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62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24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811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9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9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83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729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26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1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46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229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9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7335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37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58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8998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5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90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59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5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2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8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3378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6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892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54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8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5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11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0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8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63" Type="http://schemas.openxmlformats.org/officeDocument/2006/relationships/image" Target="media/image50.png"/><Relationship Id="rId68" Type="http://schemas.openxmlformats.org/officeDocument/2006/relationships/image" Target="media/image55.png"/><Relationship Id="rId84" Type="http://schemas.openxmlformats.org/officeDocument/2006/relationships/fontTable" Target="fontTable.xml"/><Relationship Id="rId16" Type="http://schemas.openxmlformats.org/officeDocument/2006/relationships/image" Target="media/image4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74" Type="http://schemas.openxmlformats.org/officeDocument/2006/relationships/hyperlink" Target="https://docs.google.com/document/d/1HRsIqDCwgGZgX-G6ixQf3jXXzxb_jAhj/edit" TargetMode="External"/><Relationship Id="rId79" Type="http://schemas.openxmlformats.org/officeDocument/2006/relationships/hyperlink" Target="https://docs.google.com/document/d/1HRsIqDCwgGZgX-G6ixQf3jXXzxb_jAhj/edit" TargetMode="External"/><Relationship Id="rId5" Type="http://schemas.openxmlformats.org/officeDocument/2006/relationships/settings" Target="settings.xml"/><Relationship Id="rId19" Type="http://schemas.openxmlformats.org/officeDocument/2006/relationships/image" Target="media/image6.png"/><Relationship Id="rId14" Type="http://schemas.openxmlformats.org/officeDocument/2006/relationships/image" Target="media/image2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69" Type="http://schemas.openxmlformats.org/officeDocument/2006/relationships/image" Target="media/image56.png"/><Relationship Id="rId77" Type="http://schemas.openxmlformats.org/officeDocument/2006/relationships/image" Target="media/image62.png"/><Relationship Id="rId8" Type="http://schemas.openxmlformats.org/officeDocument/2006/relationships/endnotes" Target="endnotes.xml"/><Relationship Id="rId51" Type="http://schemas.openxmlformats.org/officeDocument/2006/relationships/image" Target="media/image38.png"/><Relationship Id="rId72" Type="http://schemas.openxmlformats.org/officeDocument/2006/relationships/image" Target="media/image59.png"/><Relationship Id="rId80" Type="http://schemas.openxmlformats.org/officeDocument/2006/relationships/hyperlink" Target="https://docs.google.com/document/d/1HRsIqDCwgGZgX-G6ixQf3jXXzxb_jAhj/edit" TargetMode="External"/><Relationship Id="rId85" Type="http://schemas.microsoft.com/office/2011/relationships/people" Target="people.xml"/><Relationship Id="rId3" Type="http://schemas.openxmlformats.org/officeDocument/2006/relationships/numbering" Target="numbering.xml"/><Relationship Id="rId12" Type="http://schemas.openxmlformats.org/officeDocument/2006/relationships/footer" Target="footer1.xml"/><Relationship Id="rId17" Type="http://schemas.openxmlformats.org/officeDocument/2006/relationships/image" Target="media/image5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image" Target="media/image54.png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70" Type="http://schemas.openxmlformats.org/officeDocument/2006/relationships/image" Target="media/image57.png"/><Relationship Id="rId75" Type="http://schemas.openxmlformats.org/officeDocument/2006/relationships/image" Target="media/image60.png"/><Relationship Id="rId83" Type="http://schemas.openxmlformats.org/officeDocument/2006/relationships/hyperlink" Target="https://docs.google.com/document/d/1HRsIqDCwgGZgX-G6ixQf3jXXzxb_jAhj/edit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3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image" Target="media/image52.png"/><Relationship Id="rId73" Type="http://schemas.openxmlformats.org/officeDocument/2006/relationships/hyperlink" Target="https://docs.google.com/document/d/1HRsIqDCwgGZgX-G6ixQf3jXXzxb_jAhj/edit" TargetMode="External"/><Relationship Id="rId78" Type="http://schemas.openxmlformats.org/officeDocument/2006/relationships/image" Target="media/image63.png"/><Relationship Id="rId81" Type="http://schemas.openxmlformats.org/officeDocument/2006/relationships/hyperlink" Target="https://docs.google.com/document/d/1HRsIqDCwgGZgX-G6ixQf3jXXzxb_jAhj/edit" TargetMode="External"/><Relationship Id="rId86" Type="http://schemas.openxmlformats.org/officeDocument/2006/relationships/theme" Target="theme/theme1.xml"/><Relationship Id="rId4" Type="http://schemas.openxmlformats.org/officeDocument/2006/relationships/styles" Target="styles.xml"/><Relationship Id="rId13" Type="http://schemas.openxmlformats.org/officeDocument/2006/relationships/image" Target="media/image1.png"/><Relationship Id="rId39" Type="http://schemas.openxmlformats.org/officeDocument/2006/relationships/image" Target="media/image26.png"/><Relationship Id="rId34" Type="http://schemas.openxmlformats.org/officeDocument/2006/relationships/image" Target="media/image21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6" Type="http://schemas.openxmlformats.org/officeDocument/2006/relationships/image" Target="media/image61.png"/><Relationship Id="rId7" Type="http://schemas.openxmlformats.org/officeDocument/2006/relationships/footnotes" Target="footnotes.xml"/><Relationship Id="rId71" Type="http://schemas.openxmlformats.org/officeDocument/2006/relationships/image" Target="media/image58.png"/><Relationship Id="rId2" Type="http://schemas.openxmlformats.org/officeDocument/2006/relationships/customXml" Target="../customXml/item2.xml"/><Relationship Id="rId29" Type="http://schemas.openxmlformats.org/officeDocument/2006/relationships/image" Target="media/image16.png"/><Relationship Id="rId24" Type="http://schemas.openxmlformats.org/officeDocument/2006/relationships/image" Target="media/image11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66" Type="http://schemas.openxmlformats.org/officeDocument/2006/relationships/image" Target="media/image53.png"/><Relationship Id="rId61" Type="http://schemas.openxmlformats.org/officeDocument/2006/relationships/image" Target="media/image48.png"/><Relationship Id="rId82" Type="http://schemas.openxmlformats.org/officeDocument/2006/relationships/hyperlink" Target="https://docs.google.com/document/d/1HRsIqDCwgGZgX-G6ixQf3jXXzxb_jAhj/edi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6149fuOc8tqwGaysmDhr+IMIqQ==">CgMxLjAaHwoBMBIaChgICVIUChJ0YWJsZS5wZGtkMTR4OWd0bjMaHwoBMRIaChgICVIUChJ0YWJsZS54NnV1cjlua3N1bmE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83925F7-4EEA-438B-B2CE-1B36AE791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317</Pages>
  <Words>59069</Words>
  <Characters>336694</Characters>
  <Application>Microsoft Office Word</Application>
  <DocSecurity>0</DocSecurity>
  <Lines>2805</Lines>
  <Paragraphs>789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Пекарская Юлия Валентиновна</dc:creator>
  <cp:lastModifiedBy>Никита Гринь</cp:lastModifiedBy>
  <cp:revision>2</cp:revision>
  <cp:lastPrinted>2026-07-24T12:21:00Z</cp:lastPrinted>
  <dcterms:created xsi:type="dcterms:W3CDTF">2026-08-06T08:38:00Z</dcterms:created>
  <dcterms:modified xsi:type="dcterms:W3CDTF">2026-08-06T08:38:00Z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2026-07-09</vt:lpwstr>
  </property>
</Properties>
</file>